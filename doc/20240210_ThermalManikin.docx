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01B6351" w:rsidR="0024337D" w:rsidRDefault="0024337D" w:rsidP="00852A7D">
      <w:pPr>
        <w:pStyle w:val="Title"/>
        <w:spacing w:before="0"/>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w:t>
      </w:r>
      <w:ins w:id="0" w:author="Arfa Aijazi" w:date="2024-02-10T12:39:00Z">
        <w:r w:rsidR="00DE34D7">
          <w:t>e</w:t>
        </w:r>
      </w:ins>
      <w:del w:id="1" w:author="Arfa Aijazi" w:date="2024-02-10T12:39:00Z">
        <w:r w:rsidR="0099175E" w:rsidDel="00DE34D7">
          <w:delText>y</w:delText>
        </w:r>
      </w:del>
      <w:r w:rsidR="0099175E">
        <w:t xml:space="preserve"> during heat</w:t>
      </w:r>
      <w:r w:rsidR="004A3A32">
        <w:t xml:space="preserve"> </w:t>
      </w:r>
      <w:r w:rsidR="0099175E">
        <w:t>waves and cold snaps</w:t>
      </w:r>
      <w:r>
        <w:t xml:space="preserve"> </w:t>
      </w:r>
    </w:p>
    <w:p w14:paraId="345942BA" w14:textId="67225D07" w:rsidR="0024337D" w:rsidRPr="005A0458" w:rsidRDefault="0024337D" w:rsidP="0024337D">
      <w:r>
        <w:t>Arfa Aijazi</w:t>
      </w:r>
      <w:r w:rsidRPr="006244EE">
        <w:rPr>
          <w:vertAlign w:val="superscript"/>
        </w:rPr>
        <w:t>1</w:t>
      </w:r>
      <w:r w:rsidR="00346C98">
        <w:rPr>
          <w:vertAlign w:val="superscript"/>
        </w:rPr>
        <w:t>,2</w:t>
      </w:r>
      <w:r>
        <w:t>, Thomas Parkinson</w:t>
      </w:r>
      <w:r w:rsidRPr="006244EE">
        <w:rPr>
          <w:vertAlign w:val="superscript"/>
        </w:rPr>
        <w:t>1</w:t>
      </w:r>
      <w:r w:rsidR="00C31C62">
        <w:rPr>
          <w:vertAlign w:val="superscript"/>
        </w:rPr>
        <w:t>,</w:t>
      </w:r>
      <w:r w:rsidR="00346C98">
        <w:rPr>
          <w:vertAlign w:val="superscript"/>
        </w:rPr>
        <w:t>3</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6930DFEF" w14:textId="5B0BF213" w:rsidR="00346C98" w:rsidRPr="00346C98" w:rsidRDefault="00346C98" w:rsidP="0024337D">
      <w:bookmarkStart w:id="2" w:name="OLE_LINK6"/>
      <w:bookmarkStart w:id="3" w:name="OLE_LINK7"/>
      <w:r>
        <w:rPr>
          <w:vertAlign w:val="superscript"/>
        </w:rPr>
        <w:t>2</w:t>
      </w:r>
      <w:r>
        <w:t>School of Architecture, University of Waterloo, Canada</w:t>
      </w:r>
    </w:p>
    <w:bookmarkEnd w:id="2"/>
    <w:bookmarkEnd w:id="3"/>
    <w:p w14:paraId="04E5B53A" w14:textId="59BBF04C" w:rsidR="00FD64F3" w:rsidRPr="00A81897" w:rsidRDefault="00346C98" w:rsidP="00FD64F3">
      <w:r>
        <w:rPr>
          <w:vertAlign w:val="superscript"/>
        </w:rPr>
        <w:t>3</w:t>
      </w:r>
      <w:r w:rsidR="00FD64F3" w:rsidRPr="00A81897">
        <w:t>Indoor Environmental Quality</w:t>
      </w:r>
      <w:r w:rsidR="00FD64F3">
        <w:t xml:space="preserve"> (IEQ)</w:t>
      </w:r>
      <w:r w:rsidR="00FD64F3" w:rsidRPr="00A81897">
        <w:t xml:space="preserve"> Lab, The University of Sydney, Australia</w:t>
      </w:r>
    </w:p>
    <w:p w14:paraId="5141BD4C" w14:textId="474671C3" w:rsidR="0024337D" w:rsidRPr="007E6B76" w:rsidRDefault="00283883" w:rsidP="007E6B76">
      <w:pPr>
        <w:pStyle w:val="Heading1"/>
      </w:pPr>
      <w:r w:rsidRPr="007E6B76">
        <w:t>Abstract</w:t>
      </w:r>
    </w:p>
    <w:p w14:paraId="6207E5D9" w14:textId="3CAA43B7" w:rsidR="0024337D" w:rsidRPr="007268F9" w:rsidRDefault="0024337D" w:rsidP="0024337D">
      <w:bookmarkStart w:id="4" w:name="OLE_LINK1"/>
      <w:bookmarkStart w:id="5"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w:t>
      </w:r>
      <w:r w:rsidR="000B55C1">
        <w:t xml:space="preserve">are </w:t>
      </w:r>
      <w:r w:rsidR="001E5C84" w:rsidRPr="007268F9">
        <w:t>expensive to buy</w:t>
      </w:r>
      <w:ins w:id="6" w:author="Arfa Aijazi" w:date="2024-02-10T12:46:00Z">
        <w:r w:rsidR="00472208">
          <w:t>, maintain,</w:t>
        </w:r>
      </w:ins>
      <w:r w:rsidR="001E5C84" w:rsidRPr="007268F9">
        <w:t xml:space="preserve">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w:t>
      </w:r>
      <w:ins w:id="7" w:author="Arfa Aijazi" w:date="2024-02-10T12:40:00Z">
        <w:r w:rsidR="00DE34D7">
          <w:rPr>
            <w:color w:val="000000"/>
          </w:rPr>
          <w:t>—</w:t>
        </w:r>
      </w:ins>
      <w:del w:id="8" w:author="Arfa Aijazi" w:date="2024-02-10T12:40:00Z">
        <w:r w:rsidR="0023313F" w:rsidRPr="007268F9" w:rsidDel="00DE34D7">
          <w:delText>-</w:delText>
        </w:r>
      </w:del>
      <w:r w:rsidR="0023313F" w:rsidRPr="007268F9">
        <w:t xml:space="preserve">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w:t>
      </w:r>
      <w:ins w:id="9" w:author="Arfa Aijazi" w:date="2024-02-10T12:49:00Z">
        <w:r w:rsidR="00472208">
          <w:t>Easily</w:t>
        </w:r>
      </w:ins>
      <w:ins w:id="10" w:author="Arfa Aijazi" w:date="2024-02-10T13:01:00Z">
        <w:r w:rsidR="00801469">
          <w:t>-</w:t>
        </w:r>
      </w:ins>
      <w:ins w:id="11" w:author="Arfa Aijazi" w:date="2024-02-10T12:49:00Z">
        <w:r w:rsidR="00472208">
          <w:t>accessible p</w:t>
        </w:r>
      </w:ins>
      <w:del w:id="12" w:author="Arfa Aijazi" w:date="2024-02-10T12:49:00Z">
        <w:r w:rsidRPr="007268F9" w:rsidDel="00472208">
          <w:delText>P</w:delText>
        </w:r>
      </w:del>
      <w:r w:rsidRPr="007268F9">
        <w:t>assive and low-energy</w:t>
      </w:r>
      <w:ins w:id="13" w:author="Arfa Aijazi" w:date="2024-02-10T12:49:00Z">
        <w:r w:rsidR="00472208">
          <w:t xml:space="preserve"> </w:t>
        </w:r>
      </w:ins>
      <w:del w:id="14" w:author="Arfa Aijazi" w:date="2024-02-10T12:49:00Z">
        <w:r w:rsidRPr="007268F9" w:rsidDel="00472208">
          <w:delText xml:space="preserve"> </w:delText>
        </w:r>
      </w:del>
      <w:r w:rsidRPr="007268F9">
        <w:t xml:space="preserve">strategies, such as </w:t>
      </w:r>
      <w:r w:rsidR="005A0458" w:rsidRPr="007268F9">
        <w:t>fans and electrical</w:t>
      </w:r>
      <w:r w:rsidR="00F26D09">
        <w:t xml:space="preserve"> heated</w:t>
      </w:r>
      <w:r w:rsidR="005A0458" w:rsidRPr="007268F9">
        <w:t xml:space="preserve"> blankets</w:t>
      </w:r>
      <w:r w:rsidRPr="007268F9">
        <w:t xml:space="preserve">,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that many passive and low-energy strategies are highly effective in supplementing or replacing HVAC systems during sleep. Using passive strategies in combination with low-energy strategies that elevate air movement like ceiling or pedestal fans enhance</w:t>
      </w:r>
      <w:r w:rsidR="006971DB">
        <w:t>s</w:t>
      </w:r>
      <w:r w:rsidRPr="007268F9">
        <w:t xml:space="preserve"> the cooling effect by </w:t>
      </w:r>
      <w:r w:rsidR="0023313F" w:rsidRPr="007268F9">
        <w:t>three</w:t>
      </w:r>
      <w:r w:rsidRPr="007268F9">
        <w:t xml:space="preserve"> times</w:t>
      </w:r>
      <w:r w:rsidR="00365E0F">
        <w:t xml:space="preserve"> compared to </w:t>
      </w:r>
      <w:r w:rsidR="00F26D09">
        <w:t>using fans alone</w:t>
      </w:r>
      <w:r w:rsidRPr="007268F9">
        <w:t xml:space="preserve">. We </w:t>
      </w:r>
      <w:r w:rsidR="00D73C6A">
        <w:t>extrapolated</w:t>
      </w:r>
      <w:r w:rsidRPr="007268F9">
        <w:t xml:space="preserve"> our </w:t>
      </w:r>
      <w:r w:rsidR="005A0458" w:rsidRPr="007268F9">
        <w:t>experimental</w:t>
      </w:r>
      <w:r w:rsidR="00D73C6A">
        <w:t xml:space="preserve"> findings to estimate</w:t>
      </w:r>
      <w:r w:rsidRPr="007268F9">
        <w:t xml:space="preserve"> heating and cooling effect</w:t>
      </w:r>
      <w:r w:rsidR="00F3522F">
        <w:t>s</w:t>
      </w:r>
      <w:r w:rsidRPr="007268F9">
        <w:t xml:space="preserve"> </w:t>
      </w:r>
      <w:r w:rsidR="00D73C6A">
        <w:t>in</w:t>
      </w:r>
      <w:r w:rsidRPr="007268F9">
        <w:t xml:space="preserve"> two historical case studies: the 2015 Pakistan heat wave and the 2021 Texas power crisis. Passive and low-energy strategies reduce</w:t>
      </w:r>
      <w:r w:rsidR="006971DB">
        <w:t>d</w:t>
      </w:r>
      <w:r w:rsidRPr="007268F9">
        <w:t xml:space="preserve"> sleep</w:t>
      </w:r>
      <w:ins w:id="15" w:author="Arfa Aijazi" w:date="2024-02-10T12:42:00Z">
        <w:r w:rsidR="00DE34D7">
          <w:t>-</w:t>
        </w:r>
      </w:ins>
      <w:del w:id="16" w:author="Arfa Aijazi" w:date="2024-02-10T12:42:00Z">
        <w:r w:rsidRPr="007268F9" w:rsidDel="00DE34D7">
          <w:delText xml:space="preserve"> </w:delText>
        </w:r>
      </w:del>
      <w:r w:rsidRPr="007268F9">
        <w:t xml:space="preserve">time heat or cold exposure by </w:t>
      </w:r>
      <w:r w:rsidR="007961CB">
        <w:t>69-91%.</w:t>
      </w:r>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r w:rsidR="006971DB">
        <w:t>T</w:t>
      </w:r>
      <w:r w:rsidRPr="007268F9">
        <w:t xml:space="preserve">hese strategies </w:t>
      </w:r>
      <w:r w:rsidR="00F26D09">
        <w:t xml:space="preserve">can also </w:t>
      </w:r>
      <w:r w:rsidRPr="007268F9">
        <w:t xml:space="preserve">help reduce peak load surges </w:t>
      </w:r>
      <w:r w:rsidR="00A81897">
        <w:t xml:space="preserve">and total energy demand </w:t>
      </w:r>
      <w:r w:rsidRPr="007268F9">
        <w:t>in extreme temperature events. This reduces the need for utility load</w:t>
      </w:r>
      <w:ins w:id="17" w:author="Arfa Aijazi" w:date="2024-02-10T12:42:00Z">
        <w:r w:rsidR="00DE34D7">
          <w:t xml:space="preserve"> </w:t>
        </w:r>
      </w:ins>
      <w:r w:rsidRPr="007268F9">
        <w:t xml:space="preserve">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r w:rsidR="006971DB">
        <w:t xml:space="preserve">relying on </w:t>
      </w:r>
      <w:r w:rsidRPr="007268F9">
        <w:t>HVAC.</w:t>
      </w:r>
    </w:p>
    <w:bookmarkEnd w:id="4"/>
    <w:bookmarkEnd w:id="5"/>
    <w:p w14:paraId="79E30A2E" w14:textId="67830E75" w:rsidR="004F7E72" w:rsidRDefault="00A85128" w:rsidP="007268F9">
      <w:pPr>
        <w:pStyle w:val="Heading1"/>
      </w:pPr>
      <w:r>
        <w:t>Introduction</w:t>
      </w:r>
    </w:p>
    <w:p w14:paraId="160A9228" w14:textId="7C9C37DB"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w:t>
      </w:r>
      <w:ins w:id="18" w:author="Arfa Aijazi" w:date="2024-02-10T12:43:00Z">
        <w:r w:rsidR="00DE34D7">
          <w:t>a</w:t>
        </w:r>
      </w:ins>
      <w:del w:id="19" w:author="Arfa Aijazi" w:date="2024-02-10T12:43:00Z">
        <w:r w:rsidDel="00DE34D7">
          <w:delText>e</w:delText>
        </w:r>
      </w:del>
      <w:r>
        <w:t>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w:t>
      </w:r>
      <w:r w:rsidR="009D11BF">
        <w:t>one</w:t>
      </w:r>
      <w:r w:rsidR="007D0E8C">
        <w:t xml:space="preserve"> study </w:t>
      </w:r>
      <w:r>
        <w:t>report</w:t>
      </w:r>
      <w:r w:rsidR="009D11BF">
        <w:t>ed</w:t>
      </w:r>
      <w:r>
        <w:t xml:space="preserve">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5B45EA1C"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D37EB0">
        <w:instrText xml:space="preserve"> ADDIN ZOTERO_ITEM CSL_CITATION {"citationID":"JNNpV1FJ","properties":{"formattedCitation":"\\super 15\\nosupersub{}","plainCitation":"15","noteIndex":0},"citationItems":[{"id":"H0uZokVw/aJGTZeOi","uris":["http://zotero.org/users/4259226/items/3UII6DYL"],"itemData":{"id":674,"type":"book","publisher":"CIBSE","source":"Google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r w:rsidR="00FD64F3">
        <w:t>Lomas et al.</w:t>
      </w:r>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r w:rsidR="00FD64F3">
        <w:t xml:space="preserve"> recently extended this survey analysis to derive new overheating criteria between </w:t>
      </w:r>
      <w:r w:rsidR="00FD64F3" w:rsidRPr="00FD64F3">
        <w:t>26°C and 29°C</w:t>
      </w:r>
      <w:r w:rsidR="00FD64F3">
        <w:t>.</w:t>
      </w:r>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65FBB6F1" w14:textId="70AFFF81" w:rsidR="00895731" w:rsidRDefault="03FAD36C" w:rsidP="03FAD36C">
      <w:pPr>
        <w:tabs>
          <w:tab w:val="left" w:pos="2970"/>
        </w:tabs>
      </w:pPr>
      <w:r>
        <w:t>Conventional heating, ventilation, and air conditioning (HVAC) systems are a common and effective way to regulate the thermal conditions inside residential buildings. Adoption of residential air conditioning correlates to a 75% reduction in heat-related mortality in the U.S. since 1960</w:t>
      </w:r>
      <w:r w:rsidR="004F7E72">
        <w:fldChar w:fldCharType="begin"/>
      </w:r>
      <w:r w:rsidR="004F7E72">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4F7E72">
        <w:fldChar w:fldCharType="separate"/>
      </w:r>
      <w:r w:rsidRPr="03FAD36C">
        <w:rPr>
          <w:rFonts w:cs="Times New Roman"/>
          <w:vertAlign w:val="superscript"/>
        </w:rPr>
        <w:t>25</w:t>
      </w:r>
      <w:r w:rsidR="004F7E72">
        <w:fldChar w:fldCharType="end"/>
      </w:r>
      <w:r>
        <w:t>. HVAC technologies have high penetration in the United States, where over 95% of homes have some form of space heating and 88% have some form of space cooling</w:t>
      </w:r>
      <w:r w:rsidR="004F7E72">
        <w:fldChar w:fldCharType="begin"/>
      </w:r>
      <w:r w:rsidR="004F7E72">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4F7E72">
        <w:fldChar w:fldCharType="separate"/>
      </w:r>
      <w:r w:rsidRPr="03FAD36C">
        <w:rPr>
          <w:rFonts w:cs="Times New Roman"/>
          <w:vertAlign w:val="superscript"/>
        </w:rPr>
        <w:t>26</w:t>
      </w:r>
      <w:r w:rsidR="004F7E72">
        <w:fldChar w:fldCharType="end"/>
      </w:r>
      <w:r>
        <w:t>. However, space heating and cooling</w:t>
      </w:r>
      <w:ins w:id="20" w:author="Arfa Aijazi" w:date="2024-02-10T12:50:00Z">
        <w:r>
          <w:t xml:space="preserve"> systems</w:t>
        </w:r>
      </w:ins>
      <w:r>
        <w:t xml:space="preserve"> are energy intensive and historically represent</w:t>
      </w:r>
      <w:del w:id="21" w:author="Arfa Aijazi" w:date="2024-02-10T12:50:00Z">
        <w:r w:rsidR="004F7E72" w:rsidDel="03FAD36C">
          <w:delText>s</w:delText>
        </w:r>
      </w:del>
      <w:r>
        <w:t xml:space="preserve"> over 50% of energy end use in residential buildings</w:t>
      </w:r>
      <w:r w:rsidR="004F7E72">
        <w:fldChar w:fldCharType="begin"/>
      </w:r>
      <w:r w:rsidR="004F7E72">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rsidR="004F7E72">
        <w:fldChar w:fldCharType="separate"/>
      </w:r>
      <w:r w:rsidRPr="03FAD36C">
        <w:rPr>
          <w:rFonts w:cs="Times New Roman"/>
          <w:vertAlign w:val="superscript"/>
        </w:rPr>
        <w:t>27</w:t>
      </w:r>
      <w:r w:rsidR="004F7E72">
        <w:fldChar w:fldCharType="end"/>
      </w:r>
      <w:r>
        <w:t>. An average U.S. home of approximately 170 m</w:t>
      </w:r>
      <w:r w:rsidRPr="03FAD36C">
        <w:rPr>
          <w:vertAlign w:val="superscript"/>
        </w:rPr>
        <w:t>2</w:t>
      </w:r>
      <w:r>
        <w:t xml:space="preserve"> </w:t>
      </w:r>
      <w:r w:rsidR="004F7E72">
        <w:fldChar w:fldCharType="begin"/>
      </w:r>
      <w:r w:rsidR="004F7E72">
        <w:instrText xml:space="preserve"> ADDIN ZOTERO_ITEM CSL_CITATION {"citationID":"lRs8dKgt","properties":{"formattedCitation":"\\super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4F7E72">
        <w:fldChar w:fldCharType="separate"/>
      </w:r>
      <w:r w:rsidRPr="03FAD36C">
        <w:rPr>
          <w:rFonts w:cs="Times New Roman"/>
          <w:vertAlign w:val="superscript"/>
        </w:rPr>
        <w:t>26</w:t>
      </w:r>
      <w:r w:rsidR="004F7E72">
        <w:fldChar w:fldCharType="end"/>
      </w:r>
      <w:r>
        <w:t xml:space="preserve"> will require a 3</w:t>
      </w:r>
      <w:ins w:id="22" w:author="Arfa Aijazi" w:date="2024-02-10T18:07:00Z">
        <w:r w:rsidR="00DE294D">
          <w:t>-</w:t>
        </w:r>
      </w:ins>
      <w:del w:id="23" w:author="Arfa Aijazi" w:date="2024-02-10T18:07:00Z">
        <w:r w:rsidR="004F7E72" w:rsidDel="00DE294D">
          <w:delText xml:space="preserve"> </w:delText>
        </w:r>
      </w:del>
      <w:r>
        <w:t>ton air conditioner</w:t>
      </w:r>
      <w:r w:rsidR="004F7E72">
        <w:fldChar w:fldCharType="begin"/>
      </w:r>
      <w:r w:rsidR="004F7E72">
        <w:instrText xml:space="preserve"> ADDIN ZOTERO_ITEM CSL_CITATION {"citationID":"FMLNvYef","properties":{"formattedCitation":"\\super 28\\nosupersub{}","plainCitation":"28","noteIndex":0},"citationItems":[{"id":1757,"uris":["http://zotero.org/users/4259226/items/GPWRVZND"],"itemData":{"id":1757,"type":"webpage","abstract":"AC Masters, here! Today, we go over our guide to HVAC units. The details on types and sizes are discussed in detail. Give us a call!","container-title":"A/C Masters Heating &amp; Air Conditioning Inc.","language":"en-US","title":"HVAC Units: a Guide to Types and Sizes","title-short":"HVAC Units","URL":"https://acmasters.com/a-guide-to-hvac-unit-types-sizes/","author":[{"family":"A/C Masters","given":""}],"accessed":{"date-parts":[["2023",12,20]]},"issued":{"date-parts":[["2019",6,26]]}}}],"schema":"https://github.com/citation-style-language/schema/raw/master/csl-citation.json"} </w:instrText>
      </w:r>
      <w:r w:rsidR="004F7E72">
        <w:fldChar w:fldCharType="separate"/>
      </w:r>
      <w:r w:rsidRPr="03FAD36C">
        <w:rPr>
          <w:rFonts w:cs="Times New Roman"/>
          <w:vertAlign w:val="superscript"/>
        </w:rPr>
        <w:t>28</w:t>
      </w:r>
      <w:r w:rsidR="004F7E72">
        <w:fldChar w:fldCharType="end"/>
      </w:r>
      <w:r>
        <w:t xml:space="preserve"> and a 70,000 Btu/h gas furnace</w:t>
      </w:r>
      <w:r w:rsidR="004F7E72">
        <w:fldChar w:fldCharType="begin"/>
      </w:r>
      <w:r w:rsidR="004F7E72">
        <w:instrText xml:space="preserve"> ADDIN ZOTERO_ITEM CSL_CITATION {"citationID":"HvGXSWGK","properties":{"formattedCitation":"\\super 29\\nosupersub{}","plainCitation":"29","noteIndex":0},"citationItems":[{"id":1759,"uris":["http://zotero.org/users/4259226/items/UQPDQGVP"],"itemData":{"id":1759,"type":"webpage","abstract":"Our furnace size calculator asks where you live, how old your home is, and how many square feet it is, then tells you how many BTUs you need.","container-title":"Modernize","language":"en-US","title":"2023 Furnace Size Calculator | What Size Furnace Do I Need?","URL":"https://modernize.com/hvac/heating-repair-installation/furnace/furnace-size-calculator","author":[{"family":"Modernize Home Services","given":""}],"accessed":{"date-parts":[["2023",12,20]]},"issued":{"literal":"n.d."}}}],"schema":"https://github.com/citation-style-language/schema/raw/master/csl-citation.json"} </w:instrText>
      </w:r>
      <w:r w:rsidR="004F7E72">
        <w:fldChar w:fldCharType="separate"/>
      </w:r>
      <w:r w:rsidRPr="03FAD36C">
        <w:rPr>
          <w:rFonts w:cs="Times New Roman"/>
          <w:vertAlign w:val="superscript"/>
        </w:rPr>
        <w:t>29</w:t>
      </w:r>
      <w:r w:rsidR="004F7E72">
        <w:fldChar w:fldCharType="end"/>
      </w:r>
      <w:r>
        <w:t xml:space="preserve">. This equates to a power draw of </w:t>
      </w:r>
      <w:del w:id="24" w:author="Arfa Aijazi" w:date="2024-02-10T18:08:00Z">
        <w:r w:rsidDel="00DE294D">
          <w:delText xml:space="preserve">around </w:delText>
        </w:r>
      </w:del>
      <w:ins w:id="25" w:author="Arfa Aijazi" w:date="2024-02-10T18:08:00Z">
        <w:r w:rsidR="00DE294D">
          <w:t xml:space="preserve">up to </w:t>
        </w:r>
      </w:ins>
      <w:r>
        <w:t>10 kW and 21 kW for centralized cooling and heating respectively. For comparison, the power rating of a portable or window air conditioning unit can be as high as 4.8 kW</w:t>
      </w:r>
      <w:r w:rsidR="004F7E72">
        <w:fldChar w:fldCharType="begin"/>
      </w:r>
      <w:r w:rsidR="004F7E72">
        <w:instrText xml:space="preserve"> ADDIN ZOTERO_ITEM CSL_CITATION {"citationID":"PY2b3aKr","properties":{"formattedCitation":"\\super 30\\nosupersub{}","plainCitation":"30","noteIndex":0},"citationItems":[{"id":1747,"uris":["http://zotero.org/users/4259226/items/T9RFS6NS"],"itemData":{"id":1747,"type":"webpage","abstract":"The Koldfront 25,000 BTU Heat/Cool Window Air Conditioner (WAC25001W) can service a space up to 1,500 sq. ft. with cool air during the warm summer months and heat during the winter. This air conditioner","container-title":"The Home Depot","genre":"Consumer catalog","language":"en","title":"Koldfront 25,000 BTU 230V Window Air Conditioner Cools 1500 Sq. Ft. with Heater and Remote in White WAC25001W","URL":"https://www.homedepot.com/p/Koldfront-25-000-BTU-230V-Window-Air-Conditioner-Cools-1500-Sq-Ft-with-Heater-and-Remote-in-White-WAC25001W/309204561","author":[{"family":"Home Depot","given":""}],"accessed":{"date-parts":[["2023",12,18]]},"issued":{"date-parts":[["2023",12,18]]}},"label":"page"}],"schema":"https://github.com/citation-style-language/schema/raw/master/csl-citation.json"} </w:instrText>
      </w:r>
      <w:r w:rsidR="004F7E72">
        <w:fldChar w:fldCharType="separate"/>
      </w:r>
      <w:r w:rsidRPr="03FAD36C">
        <w:rPr>
          <w:rFonts w:cs="Times New Roman"/>
          <w:vertAlign w:val="superscript"/>
        </w:rPr>
        <w:t>30</w:t>
      </w:r>
      <w:r w:rsidR="004F7E72">
        <w:fldChar w:fldCharType="end"/>
      </w:r>
      <w:r>
        <w:t xml:space="preserve"> and that of a portable space heater can be up to 1.5 kW</w:t>
      </w:r>
      <w:r w:rsidR="004F7E72">
        <w:fldChar w:fldCharType="begin"/>
      </w:r>
      <w:r w:rsidR="004F7E72">
        <w:instrText xml:space="preserve"> ADDIN ZOTERO_ITEM CSL_CITATION {"citationID":"so8btiAV","properties":{"formattedCitation":"\\super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sidR="004F7E72">
        <w:fldChar w:fldCharType="separate"/>
      </w:r>
      <w:r w:rsidRPr="03FAD36C">
        <w:rPr>
          <w:rFonts w:cs="Times New Roman"/>
          <w:vertAlign w:val="superscript"/>
        </w:rPr>
        <w:t>31</w:t>
      </w:r>
      <w:r w:rsidR="004F7E72">
        <w:fldChar w:fldCharType="end"/>
      </w:r>
      <w:r>
        <w:t>, but these are designed for much smaller space volumes, like a single room. In a survey of New York City residents, 91% of respondents with air conditioning at home had it installed in their bedroom</w:t>
      </w:r>
      <w:r w:rsidR="004F7E72">
        <w:fldChar w:fldCharType="begin"/>
      </w:r>
      <w:r w:rsidR="004F7E72">
        <w:instrText xml:space="preserve"> ADDIN ZOTERO_ITEM CSL_CITATION {"citationID":"JiDqKviZ","properties":{"formattedCitation":"\\super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Pr="03FAD36C">
        <w:rPr>
          <w:rFonts w:cs="Times New Roman"/>
          <w:vertAlign w:val="superscript"/>
        </w:rPr>
        <w:t>32</w:t>
      </w:r>
      <w:r w:rsidR="004F7E72">
        <w:fldChar w:fldCharType="end"/>
      </w:r>
      <w:r>
        <w:t>. Bedroom air conditioning is especially energy intensive because it typically operates continuously throughout the night. Survey data has recorded this behavior in New York City</w:t>
      </w:r>
      <w:r w:rsidR="004F7E72">
        <w:fldChar w:fldCharType="begin"/>
      </w:r>
      <w:r w:rsidR="004F7E72">
        <w:instrText xml:space="preserve"> ADDIN ZOTERO_ITEM CSL_CITATION {"citationID":"4J7hTJlT","properties":{"formattedCitation":"\\super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Pr="03FAD36C">
        <w:rPr>
          <w:rFonts w:cs="Times New Roman"/>
          <w:vertAlign w:val="superscript"/>
        </w:rPr>
        <w:t>32</w:t>
      </w:r>
      <w:r w:rsidR="004F7E72">
        <w:fldChar w:fldCharType="end"/>
      </w:r>
      <w:r>
        <w:t>, Hong Kong</w:t>
      </w:r>
      <w:r w:rsidR="004F7E72">
        <w:fldChar w:fldCharType="begin"/>
      </w:r>
      <w:r w:rsidR="004F7E72">
        <w:instrText xml:space="preserve"> ADDIN ZOTERO_ITEM CSL_CITATION {"citationID":"70W0VCEY","properties":{"formattedCitation":"\\super 33\\nosupersub{}","plainCitation":"33","noteIndex":0},"citationItems":[{"id":502,"uris":["http://zotero.org/users/4259226/items/CJYQZK26"],"itemData":{"id":502,"type":"article-journal","abstract":"This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rsidR="004F7E72">
        <w:fldChar w:fldCharType="separate"/>
      </w:r>
      <w:r w:rsidRPr="03FAD36C">
        <w:rPr>
          <w:rFonts w:cs="Times New Roman"/>
          <w:vertAlign w:val="superscript"/>
        </w:rPr>
        <w:t>33</w:t>
      </w:r>
      <w:r w:rsidR="004F7E72">
        <w:fldChar w:fldCharType="end"/>
      </w:r>
      <w:r>
        <w:t>, China</w:t>
      </w:r>
      <w:r w:rsidR="004F7E72">
        <w:fldChar w:fldCharType="begin"/>
      </w:r>
      <w:r w:rsidR="004F7E72">
        <w:instrText xml:space="preserve"> ADDIN ZOTERO_ITEM CSL_CITATION {"citationID":"Z8oOJ6LK","properties":{"formattedCitation":"\\super 34\\nosupersub{}","plainCitation":"34","noteIndex":0},"citationItems":[{"id":501,"uris":["http://zotero.org/users/4259226/items/RQ3PIRY6"],"itemData":{"id":501,"type":"article-journal","container-title":"Energy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rsidR="004F7E72">
        <w:fldChar w:fldCharType="separate"/>
      </w:r>
      <w:r w:rsidRPr="03FAD36C">
        <w:rPr>
          <w:rFonts w:cs="Times New Roman"/>
          <w:vertAlign w:val="superscript"/>
        </w:rPr>
        <w:t>34</w:t>
      </w:r>
      <w:r w:rsidR="004F7E72">
        <w:fldChar w:fldCharType="end"/>
      </w:r>
      <w:r>
        <w:t>, and Singapore</w:t>
      </w:r>
      <w:r w:rsidR="004F7E72">
        <w:fldChar w:fldCharType="begin"/>
      </w:r>
      <w:r w:rsidR="004F7E72">
        <w:instrText xml:space="preserve"> ADDIN ZOTERO_ITEM CSL_CITATION {"citationID":"zGJy5UGA","properties":{"formattedCitation":"\\super 35\\nosupersub{}","plainCitation":"35","noteIndex":0},"citationItems":[{"id":503,"uris":["http://zotero.org/users/4259226/items/TV76JWWA"],"itemData":{"id":503,"type":"article-journal","abstract":"The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rsidR="004F7E72">
        <w:fldChar w:fldCharType="separate"/>
      </w:r>
      <w:r w:rsidRPr="03FAD36C">
        <w:rPr>
          <w:rFonts w:cs="Times New Roman"/>
          <w:vertAlign w:val="superscript"/>
        </w:rPr>
        <w:t>35</w:t>
      </w:r>
      <w:r w:rsidR="004F7E72">
        <w:fldChar w:fldCharType="end"/>
      </w:r>
      <w:r>
        <w:t xml:space="preserve">. This indicates a priority for comfortable sleeping environments in many different contexts. </w:t>
      </w:r>
    </w:p>
    <w:p w14:paraId="418E2812" w14:textId="566E4464" w:rsidR="004F7E72" w:rsidRDefault="004F7E72" w:rsidP="004F7E72">
      <w:pPr>
        <w:tabs>
          <w:tab w:val="left" w:pos="2970"/>
        </w:tabs>
      </w:pPr>
      <w:r>
        <w:t>Yet HVAC systems</w:t>
      </w:r>
      <w:ins w:id="26" w:author="Arfa Aijazi" w:date="2024-02-10T12:50:00Z">
        <w:r w:rsidR="00472208">
          <w:t>, even when installed</w:t>
        </w:r>
      </w:ins>
      <w:ins w:id="27" w:author="Arfa Aijazi" w:date="2024-02-10T12:51:00Z">
        <w:r w:rsidR="00472208">
          <w:t>,</w:t>
        </w:r>
      </w:ins>
      <w:r>
        <w:t xml:space="preserve"> are cost-prohibitive</w:t>
      </w:r>
      <w:ins w:id="28" w:author="Arfa Aijazi" w:date="2024-02-10T12:51:00Z">
        <w:r w:rsidR="00472208">
          <w:t xml:space="preserve"> to </w:t>
        </w:r>
      </w:ins>
      <w:ins w:id="29" w:author="Arfa Aijazi" w:date="2024-02-10T12:52:00Z">
        <w:r w:rsidR="00472208">
          <w:t>operate</w:t>
        </w:r>
      </w:ins>
      <w:r>
        <w:t xml:space="preserve"> for many households. Over a quarter of the 123.5 million households in the U.S. report energy insecurity, which may result in leaving the home at uncomfortable temperatures (12.2 million households), receiving a disconnect or delivery stop notice (12.4 million households), or </w:t>
      </w:r>
      <w:ins w:id="30" w:author="Arfa Aijazi" w:date="2024-02-10T12:51:00Z">
        <w:r w:rsidR="00472208">
          <w:t xml:space="preserve">being </w:t>
        </w:r>
      </w:ins>
      <w:r>
        <w:t>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w:t>
      </w:r>
      <w:r>
        <w:lastRenderedPageBreak/>
        <w:t xml:space="preserve">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615859">
        <w:instrText xml:space="preserve"> ADDIN ZOTERO_ITEM CSL_CITATION {"citationID":"YOANzYEF","properties":{"formattedCitation":"\\super 36\\nosupersub{}","plainCitation":"36","noteIndex":0},"citationItems":[{"id":"H0uZokVw/2pPxvqax","uris":["http://zotero.org/users/4259226/items/ICUCU7D6"],"itemData":{"id":1464,"type":"article-journal","language":"en","page":"92","source":"Zotero","title":"The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615859" w:rsidRPr="00615859">
        <w:rPr>
          <w:rFonts w:cs="Times New Roman"/>
          <w:vertAlign w:val="superscript"/>
        </w:rPr>
        <w:t>36</w:t>
      </w:r>
      <w:r>
        <w:fldChar w:fldCharType="end"/>
      </w:r>
      <w:r>
        <w:t xml:space="preserve">. </w:t>
      </w:r>
    </w:p>
    <w:p w14:paraId="05A4167B" w14:textId="22FB7313"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615859">
        <w:instrText xml:space="preserve"> ADDIN ZOTERO_ITEM CSL_CITATION {"citationID":"MBuII3Ef","properties":{"formattedCitation":"\\super 37\\nosupersub{}","plainCitation":"37","noteIndex":0},"citationItems":[{"id":82,"uris":["http://zotero.org/users/4259226/items/X8I8KYYS"],"itemData":{"id":82,"type":"article-journal","abstract":"The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615859" w:rsidRPr="00615859">
        <w:rPr>
          <w:rFonts w:cs="Times New Roman"/>
          <w:vertAlign w:val="superscript"/>
        </w:rPr>
        <w:t>37</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w:t>
      </w:r>
      <w:r w:rsidR="00895731">
        <w:t>which</w:t>
      </w:r>
      <w:r w:rsidR="00B07C94">
        <w:t xml:space="preserve"> could</w:t>
      </w:r>
      <w:r w:rsidR="00895731">
        <w:t xml:space="preserve"> especially</w:t>
      </w:r>
      <w:r w:rsidR="00B07C94">
        <w:t xml:space="preserve"> be a problem in </w:t>
      </w:r>
      <w:r w:rsidR="00895731">
        <w:t xml:space="preserve">cooling dominated </w:t>
      </w:r>
      <w:r w:rsidR="00B07C94">
        <w:t>climates</w:t>
      </w:r>
      <w:r>
        <w:t xml:space="preserve">. </w:t>
      </w:r>
      <w:r w:rsidR="00B07C94">
        <w:t>A</w:t>
      </w:r>
      <w:r>
        <w:t>typically warm nighttime temperatures are associated with elevated mortality</w:t>
      </w:r>
      <w:r>
        <w:fldChar w:fldCharType="begin"/>
      </w:r>
      <w:r w:rsidR="00615859">
        <w:instrText xml:space="preserve"> ADDIN ZOTERO_ITEM CSL_CITATION {"citationID":"zHimcxXz","properties":{"formattedCitation":"\\super 38\\nosupersub{}","plainCitation":"38","noteIndex":0},"citationItems":[{"id":470,"uris":["http://zotero.org/users/4259226/items/RCATCHDX"],"itemData":{"id":470,"type":"article-journal","abstract":"Background: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615859" w:rsidRPr="00615859">
        <w:rPr>
          <w:rFonts w:cs="Times New Roman"/>
          <w:vertAlign w:val="superscript"/>
        </w:rPr>
        <w:t>38</w:t>
      </w:r>
      <w:r>
        <w:fldChar w:fldCharType="end"/>
      </w:r>
      <w:r>
        <w:t xml:space="preserve"> and poor sleep quality</w:t>
      </w:r>
      <w:r>
        <w:fldChar w:fldCharType="begin"/>
      </w:r>
      <w:r w:rsidR="00615859">
        <w:instrText xml:space="preserve"> ADDIN ZOTERO_ITEM CSL_CITATION {"citationID":"R6rr71S5","properties":{"formattedCitation":"\\super 39\\nosupersub{}","plainCitation":"39","noteIndex":0},"citationItems":[{"id":358,"uris":["http://zotero.org/users/4259226/items/YUYLAGDX"],"itemData":{"id":358,"type":"article-journal","abstract":"Human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615859" w:rsidRPr="00615859">
        <w:rPr>
          <w:rFonts w:cs="Times New Roman"/>
          <w:vertAlign w:val="superscript"/>
        </w:rPr>
        <w:t>39</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w:t>
      </w:r>
      <w:r w:rsidR="00895731">
        <w:t>ones</w:t>
      </w:r>
      <w:r>
        <w:t>, further exacerbating climate change</w:t>
      </w:r>
      <w:r w:rsidR="003943AB">
        <w:t xml:space="preserve"> and urban overheating</w:t>
      </w:r>
      <w:r w:rsidR="001D7C13">
        <w:fldChar w:fldCharType="begin"/>
      </w:r>
      <w:r w:rsidR="00615859">
        <w:instrText xml:space="preserve"> ADDIN ZOTERO_ITEM CSL_CITATION {"citationID":"Pz1vNcTu","properties":{"formattedCitation":"\\super 40\\nosupersub{}","plainCitation":"40","noteIndex":0},"citationItems":[{"id":1554,"uris":["http://zotero.org/users/4259226/items/E8C2Q36V"],"itemData":{"id":1554,"type":"article-journal","abstract":"A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615859" w:rsidRPr="00615859">
        <w:rPr>
          <w:rFonts w:cs="Times New Roman"/>
          <w:vertAlign w:val="superscript"/>
        </w:rPr>
        <w:t>40</w:t>
      </w:r>
      <w:r w:rsidR="001D7C13">
        <w:fldChar w:fldCharType="end"/>
      </w:r>
      <w:r w:rsidR="00895731">
        <w:t xml:space="preserve">. </w:t>
      </w:r>
      <w:r>
        <w:t>Second, the greater frequency and intensity of climate change impacts like heat waves, cold snaps, and wildfires increases the probability of power disruptions. These events compound the disaster</w:t>
      </w:r>
      <w:r>
        <w:fldChar w:fldCharType="begin"/>
      </w:r>
      <w:r w:rsidR="00615859">
        <w:instrText xml:space="preserve"> ADDIN ZOTERO_ITEM CSL_CITATION {"citationID":"D3fCTuT3","properties":{"formattedCitation":"\\super 41\\nosupersub{}","plainCitation":"41","noteIndex":0},"citationItems":[{"id":295,"uris":["http://zotero.org/users/4259226/items/SKKP5G8A"],"itemData":{"id":295,"type":"article-journal","abstract":"The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615859" w:rsidRPr="00615859">
        <w:rPr>
          <w:rFonts w:cs="Times New Roman"/>
          <w:vertAlign w:val="superscript"/>
        </w:rPr>
        <w:t>41</w:t>
      </w:r>
      <w:r>
        <w:fldChar w:fldCharType="end"/>
      </w:r>
      <w:r>
        <w:t xml:space="preserve"> as was seen in British Columbia, Canada and the U.S. Pacific Northwest in summer 2021 and in Texas in Winter 2021</w:t>
      </w:r>
      <w:r>
        <w:fldChar w:fldCharType="begin"/>
      </w:r>
      <w:r w:rsidR="00615859">
        <w:instrText xml:space="preserve"> ADDIN ZOTERO_ITEM CSL_CITATION {"citationID":"3rRpRdEw","properties":{"formattedCitation":"\\super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xml:space="preserve">. The </w:t>
      </w:r>
      <w:del w:id="31" w:author="Arfa Aijazi" w:date="2024-02-10T12:53:00Z">
        <w:r w:rsidDel="00472208">
          <w:delText>lack of resiliency and</w:delText>
        </w:r>
      </w:del>
      <w:ins w:id="32" w:author="Arfa Aijazi" w:date="2024-02-10T12:53:00Z">
        <w:r w:rsidR="00472208">
          <w:t>high</w:t>
        </w:r>
      </w:ins>
      <w:r>
        <w:t xml:space="preserve"> energy intensity</w:t>
      </w:r>
      <w:ins w:id="33" w:author="Arfa Aijazi" w:date="2024-02-10T12:53:00Z">
        <w:r w:rsidR="00472208">
          <w:t xml:space="preserve"> and low resilience</w:t>
        </w:r>
      </w:ins>
      <w:r>
        <w:t xml:space="preserve"> of conventional HVAC systems necessitate an alternate strategy, such as personal comfort systems (PCS) to maintain comfortable and health</w:t>
      </w:r>
      <w:r w:rsidR="00531E1E">
        <w:t>y</w:t>
      </w:r>
      <w:r>
        <w:t xml:space="preserve"> indoor air temperatures during sleep. </w:t>
      </w:r>
    </w:p>
    <w:p w14:paraId="02FF1B4B" w14:textId="665FE037"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615859">
        <w:instrText xml:space="preserve"> ADDIN ZOTERO_ITEM CSL_CITATION {"citationID":"CBI3HXFK","properties":{"formattedCitation":"\\super 43\\nosupersub{}","plainCitation":"43","noteIndex":0},"citationItems":[{"id":471,"uris":["http://zotero.org/users/4259226/items/HHWPVF8B"],"itemData":{"id":471,"type":"article-journal","abstract":"This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615859" w:rsidRPr="00615859">
        <w:rPr>
          <w:rFonts w:cs="Times New Roman"/>
          <w:vertAlign w:val="superscript"/>
        </w:rPr>
        <w:t>43</w:t>
      </w:r>
      <w:r w:rsidR="001D7C13">
        <w:fldChar w:fldCharType="end"/>
      </w:r>
      <w:r>
        <w:t xml:space="preserve">. Most research on applications of PCS </w:t>
      </w:r>
      <w:ins w:id="34" w:author="Arfa Aijazi" w:date="2024-02-10T12:55:00Z">
        <w:r w:rsidR="00801469">
          <w:t xml:space="preserve">has </w:t>
        </w:r>
      </w:ins>
      <w:r>
        <w:t>focus</w:t>
      </w:r>
      <w:ins w:id="35" w:author="Arfa Aijazi" w:date="2024-02-10T12:55:00Z">
        <w:r w:rsidR="00801469">
          <w:t>ed</w:t>
        </w:r>
      </w:ins>
      <w:r>
        <w:t xml:space="preserve"> on increasing thermal comfort and reducing energy consumption in office buildings</w:t>
      </w:r>
      <w:r>
        <w:fldChar w:fldCharType="begin"/>
      </w:r>
      <w:r w:rsidR="00615859">
        <w:instrText xml:space="preserve"> ADDIN ZOTERO_ITEM CSL_CITATION {"citationID":"Dyh0uQNi","properties":{"formattedCitation":"\\super 44\\nosupersub{}","plainCitation":"44","noteIndex":0},"citationItems":[{"id":303,"uris":["http://zotero.org/users/4259226/items/UQMZ8TBI"],"itemData":{"id":303,"type":"article-journal","abstract":"Conventional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615859" w:rsidRPr="00615859">
        <w:rPr>
          <w:rFonts w:cs="Times New Roman"/>
          <w:vertAlign w:val="superscript"/>
        </w:rPr>
        <w:t>44</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615859">
        <w:instrText xml:space="preserve"> ADDIN ZOTERO_ITEM CSL_CITATION {"citationID":"U2tPeFcy","properties":{"formattedCitation":"\\super 45\\uc0\\u8211{}47\\nosupersub{}","plainCitation":"45–47","noteIndex":0},"citationItems":[{"id":1563,"uris":["http://zotero.org/users/4259226/items/HNKQVCSJ"],"itemData":{"id":1563,"type":"article-journal","abstract":"In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615859" w:rsidRPr="00615859">
        <w:rPr>
          <w:rFonts w:cs="Times New Roman"/>
          <w:vertAlign w:val="superscript"/>
        </w:rPr>
        <w:t>45–47</w:t>
      </w:r>
      <w:r>
        <w:fldChar w:fldCharType="end"/>
      </w:r>
      <w:r>
        <w:t xml:space="preserve">. </w:t>
      </w:r>
    </w:p>
    <w:p w14:paraId="0FC6BEFA" w14:textId="387D84E4" w:rsidR="004F7E72" w:rsidRDefault="004F7E72" w:rsidP="004F7E72">
      <w:r>
        <w:t>A few studies have reviewed the impact of PCS on sleep quality and thermal comfort. Lan et al</w:t>
      </w:r>
      <w:r>
        <w:fldChar w:fldCharType="begin"/>
      </w:r>
      <w:r w:rsidR="00615859">
        <w:instrText xml:space="preserve"> ADDIN ZOTERO_ITEM CSL_CITATION {"citationID":"1PBe47Yn","properties":{"formattedCitation":"\\super 48\\nosupersub{}","plainCitation":"48","noteIndex":0},"citationItems":[{"id":356,"uris":["http://zotero.org/users/4259226/items/SV75C9QL"],"itemData":{"id":356,"type":"article-journal","abstract":"The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615859" w:rsidRPr="00615859">
        <w:rPr>
          <w:rFonts w:cs="Times New Roman"/>
          <w:vertAlign w:val="superscript"/>
        </w:rPr>
        <w:t>48</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615859">
        <w:instrText xml:space="preserve"> ADDIN ZOTERO_ITEM CSL_CITATION {"citationID":"tOSYhNlK","properties":{"formattedCitation":"\\super 49\\nosupersub{}","plainCitation":"49","noteIndex":0},"citationItems":[{"id":340,"uris":["http://zotero.org/users/4259226/items/6DAW2DLL"],"itemData":{"id":340,"type":"article-journal","abstract":"We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615859" w:rsidRPr="00615859">
        <w:rPr>
          <w:rFonts w:cs="Times New Roman"/>
          <w:vertAlign w:val="superscript"/>
        </w:rPr>
        <w:t>49</w:t>
      </w:r>
      <w:r>
        <w:fldChar w:fldCharType="end"/>
      </w:r>
      <w:r>
        <w:t xml:space="preserve"> and decreased the sweat rate</w:t>
      </w:r>
      <w:r>
        <w:fldChar w:fldCharType="begin"/>
      </w:r>
      <w:r w:rsidR="00615859">
        <w:instrText xml:space="preserve"> ADDIN ZOTERO_ITEM CSL_CITATION {"citationID":"SuJ9mC6i","properties":{"formattedCitation":"\\super 50\\nosupersub{}","plainCitation":"50","noteIndex":0},"citationItems":[{"id":341,"uris":["http://zotero.org/users/4259226/items/BX5P9BKG"],"itemData":{"id":341,"type":"article-journal","abstract":"The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615859" w:rsidRPr="00615859">
        <w:rPr>
          <w:rFonts w:cs="Times New Roman"/>
          <w:vertAlign w:val="superscript"/>
        </w:rPr>
        <w:t>50</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15859">
        <w:instrText xml:space="preserve"> ADDIN ZOTERO_ITEM CSL_CITATION {"citationID":"4kOTolmQ","properties":{"formattedCitation":"\\super 51\\nosupersub{}","plainCitation":"51","noteIndex":0},"citationItems":[{"id":339,"uris":["http://zotero.org/users/4259226/items/R54II7GT"],"itemData":{"id":339,"type":"article-journal","abstract":"The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615859" w:rsidRPr="00615859">
        <w:rPr>
          <w:rFonts w:cs="Times New Roman"/>
          <w:vertAlign w:val="superscript"/>
        </w:rPr>
        <w:t>51</w:t>
      </w:r>
      <w:r>
        <w:fldChar w:fldCharType="end"/>
      </w:r>
      <w:r>
        <w:t>. In cold ambient temperatures (5°C), Song et al.</w:t>
      </w:r>
      <w:r>
        <w:fldChar w:fldCharType="begin"/>
      </w:r>
      <w:r w:rsidR="00615859">
        <w:instrText xml:space="preserve"> ADDIN ZOTERO_ITEM CSL_CITATION {"citationID":"6SXA2Tae","properties":{"formattedCitation":"\\super 52\\nosupersub{}","plainCitation":"52","noteIndex":0},"citationItems":[{"id":338,"uris":["http://zotero.org/users/4259226/items/27PQGB7E"],"itemData":{"id":338,"type":"article-journal","abstract":"This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615859" w:rsidRPr="00615859">
        <w:rPr>
          <w:rFonts w:cs="Times New Roman"/>
          <w:vertAlign w:val="superscript"/>
        </w:rPr>
        <w:t>52</w:t>
      </w:r>
      <w:r>
        <w:fldChar w:fldCharType="end"/>
      </w:r>
      <w:r>
        <w:t xml:space="preserve"> found a partial-body heating system with a heated electric blanket improved thermal comfort and sleep quality. Okamoto-Mizuno et al.</w:t>
      </w:r>
      <w:r>
        <w:fldChar w:fldCharType="begin"/>
      </w:r>
      <w:r w:rsidR="00615859">
        <w:instrText xml:space="preserve"> ADDIN ZOTERO_ITEM CSL_CITATION {"citationID":"6XSgoje4","properties":{"formattedCitation":"\\super 53\\nosupersub{}","plainCitation":"53","noteIndex":0},"citationItems":[{"id":337,"uris":["http://zotero.org/users/4259226/items/9VFTZNTG"],"itemData":{"id":337,"type":"article-journal","abstract":"The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615859" w:rsidRPr="00615859">
        <w:rPr>
          <w:rFonts w:cs="Times New Roman"/>
          <w:vertAlign w:val="superscript"/>
        </w:rPr>
        <w:t>53</w:t>
      </w:r>
      <w:r>
        <w:fldChar w:fldCharType="end"/>
      </w:r>
      <w:r>
        <w:t xml:space="preserve"> also found a heated electric blanket to decrease cold stress in a 3°C environment during sleep. </w:t>
      </w:r>
    </w:p>
    <w:p w14:paraId="56992F2C" w14:textId="45E857F4" w:rsidR="004F7E72" w:rsidRDefault="004F7E72" w:rsidP="004F7E72">
      <w:r>
        <w:t>Fans</w:t>
      </w:r>
      <w:ins w:id="36" w:author="Arfa Aijazi" w:date="2024-02-10T12:55:00Z">
        <w:r w:rsidR="00801469">
          <w:t xml:space="preserve"> can be considered a form o</w:t>
        </w:r>
      </w:ins>
      <w:ins w:id="37" w:author="Arfa Aijazi" w:date="2024-02-10T12:56:00Z">
        <w:r w:rsidR="00801469">
          <w:t>f PCS and</w:t>
        </w:r>
      </w:ins>
      <w:r>
        <w:t xml:space="preserve"> are a relatively common amenity in U.S. homes, with over 70% of households having at least one ceiling fan and over 40% hav</w:t>
      </w:r>
      <w:r w:rsidR="00FC1C50">
        <w:t>ing</w:t>
      </w:r>
      <w:r>
        <w:t xml:space="preser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w:t>
      </w:r>
      <w:ins w:id="38" w:author="Arfa Aijazi" w:date="2024-02-10T12:56:00Z">
        <w:r w:rsidR="00801469">
          <w:t xml:space="preserve"> ease of personal control,</w:t>
        </w:r>
      </w:ins>
      <w:r>
        <w:t xml:space="preserve"> improved air distribution, improved perceived air quality, </w:t>
      </w:r>
      <w:r w:rsidR="00FC1C50">
        <w:t xml:space="preserve">initial </w:t>
      </w:r>
      <w:r>
        <w:t>HVAC cost savings, and energy savings</w:t>
      </w:r>
      <w:r>
        <w:fldChar w:fldCharType="begin"/>
      </w:r>
      <w:r w:rsidR="00615859">
        <w:instrText xml:space="preserve"> ADDIN ZOTERO_ITEM CSL_CITATION {"citationID":"N6lsMOVg","properties":{"formattedCitation":"\\super 54\\uc0\\u8211{}56\\nosupersub{}","plainCitation":"54–56","noteIndex":0},"citationItems":[{"id":1568,"uris":["http://zotero.org/users/4259226/items/H5RFRZ9Z"],"itemData":{"id":1568,"type":"article-journal","abstract":"We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615859" w:rsidRPr="00615859">
        <w:rPr>
          <w:rFonts w:cs="Times New Roman"/>
          <w:vertAlign w:val="superscript"/>
        </w:rPr>
        <w:t>54–56</w:t>
      </w:r>
      <w:r>
        <w:fldChar w:fldCharType="end"/>
      </w:r>
      <w:r>
        <w:t>.</w:t>
      </w:r>
    </w:p>
    <w:p w14:paraId="4DB39E39" w14:textId="20FBA484" w:rsidR="004F7E72" w:rsidRDefault="004F7E72" w:rsidP="004F7E72">
      <w:r>
        <w:lastRenderedPageBreak/>
        <w:t xml:space="preserve">Although the power consumption of PCS is significantly less than conventional HVAC systems, both are considered active strategies as they require an energy input. Alternatively, there are </w:t>
      </w:r>
      <w:r w:rsidR="00FC1C50">
        <w:t xml:space="preserve">many </w:t>
      </w:r>
      <w:r>
        <w:t xml:space="preserve">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r w:rsidRPr="00AC4F13">
        <w:rPr>
          <w:i/>
          <w:iCs/>
        </w:rPr>
        <w:t>charpai</w:t>
      </w:r>
      <w:r>
        <w:t xml:space="preserve"> in South Asia, may provide more cooling than a conventional mattress. Other behavioral adaptations include migrating to different </w:t>
      </w:r>
      <w:r w:rsidR="00446A4F">
        <w:t xml:space="preserve">levels </w:t>
      </w:r>
      <w:r>
        <w:t>of a building based on the principle of heat rising</w:t>
      </w:r>
      <w:ins w:id="39" w:author="Arfa Aijazi" w:date="2024-02-10T12:57:00Z">
        <w:r w:rsidR="00801469">
          <w:t>,</w:t>
        </w:r>
      </w:ins>
      <w:r>
        <w:t xml:space="preserve"> i.e., sleeping downstairs or on the floor in the summer and sleeping upstairs in the winter, or even sleeping outside</w:t>
      </w:r>
      <w:ins w:id="40" w:author="Arfa Aijazi" w:date="2024-02-10T12:58:00Z">
        <w:r w:rsidR="00801469">
          <w:t xml:space="preserve"> in warm weathe</w:t>
        </w:r>
      </w:ins>
      <w:ins w:id="41" w:author="Arfa Aijazi" w:date="2024-02-10T12:59:00Z">
        <w:r w:rsidR="00801469">
          <w:t>r</w:t>
        </w:r>
      </w:ins>
      <w:r>
        <w:t xml:space="preserve"> to take advantage of radiative sky cooling. </w:t>
      </w:r>
    </w:p>
    <w:p w14:paraId="7E448564" w14:textId="3CE0AB58"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w:t>
      </w:r>
      <w:ins w:id="42" w:author="Arfa Aijazi" w:date="2024-02-10T12:59:00Z">
        <w:r w:rsidR="00801469">
          <w:t xml:space="preserve"> enough about</w:t>
        </w:r>
      </w:ins>
      <w:r w:rsidRPr="00365E0F">
        <w:t xml:space="preserve"> the role that localized interventions like PCS and other personal adaptations can play in improving sleep quality</w:t>
      </w:r>
      <w:r w:rsidR="00B3225C">
        <w:t>.</w:t>
      </w:r>
    </w:p>
    <w:p w14:paraId="2B524FF9" w14:textId="485AD809" w:rsidR="00F15671" w:rsidRDefault="00F15671" w:rsidP="00070C4D">
      <w:pPr>
        <w:pStyle w:val="Heading1"/>
      </w:pPr>
      <w:r>
        <w:t>Approach</w:t>
      </w:r>
    </w:p>
    <w:p w14:paraId="4529FA74" w14:textId="64561EED" w:rsidR="00D46CD4" w:rsidRDefault="00F15671" w:rsidP="007D128D">
      <w:r>
        <w:t>We</w:t>
      </w:r>
      <w:r w:rsidR="004F7E72" w:rsidRPr="00297354">
        <w:t xml:space="preserve"> used a dry heat loss thermal manikin</w:t>
      </w:r>
      <w:r w:rsidR="007F2B56">
        <w:fldChar w:fldCharType="begin"/>
      </w:r>
      <w:r w:rsidR="00615859">
        <w:instrText xml:space="preserve"> ADDIN ZOTERO_ITEM CSL_CITATION {"citationID":"B6ICMTPH","properties":{"formattedCitation":"\\super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615859" w:rsidRPr="00615859">
        <w:rPr>
          <w:rFonts w:cs="Times New Roman"/>
          <w:vertAlign w:val="superscript"/>
        </w:rPr>
        <w:t>57</w:t>
      </w:r>
      <w:r w:rsidR="007F2B56">
        <w:fldChar w:fldCharType="end"/>
      </w:r>
      <w:r w:rsidR="004F7E72" w:rsidRPr="00297354">
        <w:t xml:space="preserve"> </w:t>
      </w:r>
      <w:r w:rsidR="004F7E72">
        <w:t xml:space="preserve">in a controlled environmental chamber </w:t>
      </w:r>
      <w:r w:rsidR="004F7E72" w:rsidRPr="00297354">
        <w:t xml:space="preserve">to evaluate the </w:t>
      </w:r>
      <w:del w:id="43" w:author="Arfa Aijazi" w:date="2024-02-10T13:00:00Z">
        <w:r w:rsidR="008273CF" w:rsidDel="00801469">
          <w:delText>performance</w:delText>
        </w:r>
        <w:r w:rsidR="004F7E72" w:rsidRPr="00297354" w:rsidDel="00801469">
          <w:delText xml:space="preserve"> </w:delText>
        </w:r>
      </w:del>
      <w:ins w:id="44" w:author="Arfa Aijazi" w:date="2024-02-10T13:00:00Z">
        <w:r w:rsidR="00801469">
          <w:t>impact</w:t>
        </w:r>
        <w:r w:rsidR="00801469" w:rsidRPr="00297354">
          <w:t xml:space="preserve"> </w:t>
        </w:r>
      </w:ins>
      <w:r w:rsidR="004F7E72" w:rsidRPr="00297354">
        <w:t xml:space="preserve">of </w:t>
      </w:r>
      <w:r w:rsidR="00881B2F">
        <w:t>11</w:t>
      </w:r>
      <w:r w:rsidR="007A0889" w:rsidRPr="00297354">
        <w:t xml:space="preserve"> </w:t>
      </w:r>
      <w:r w:rsidR="004F7E72">
        <w:t>passive and low-energy strategies</w:t>
      </w:r>
      <w:ins w:id="45" w:author="Arfa Aijazi" w:date="2024-02-10T13:00:00Z">
        <w:r w:rsidR="00801469">
          <w:t xml:space="preserve"> on a body’s heat loss</w:t>
        </w:r>
      </w:ins>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C1C50">
        <w:rPr>
          <w:rFonts w:eastAsiaTheme="minorEastAsia"/>
        </w:rPr>
        <w:t xml:space="preserve"> </w:t>
      </w:r>
      <w:ins w:id="46" w:author="Arfa Aijazi" w:date="2024-02-10T13:00:00Z">
        <w:r w:rsidR="00801469">
          <w:rPr>
            <w:rFonts w:eastAsiaTheme="minorEastAsia"/>
          </w:rPr>
          <w:t xml:space="preserve">(similar to sleeping) </w:t>
        </w:r>
      </w:ins>
      <w:r w:rsidR="00FC1C50">
        <w:rPr>
          <w:rFonts w:eastAsiaTheme="minorEastAsia"/>
        </w:rPr>
        <w:t xml:space="preserve">or </w:t>
      </w:r>
      <w:r w:rsidR="00F5115E">
        <w:rPr>
          <w:rFonts w:eastAsiaTheme="minorEastAsia"/>
        </w:rPr>
        <w:t>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rPr>
          <w:rFonts w:ascii="Symbol" w:eastAsia="Symbol" w:hAnsi="Symbol" w:cs="Symbol"/>
        </w:rPr>
        <w:t>°</w:t>
      </w:r>
      <w:r w:rsidR="004F7F1A">
        <w:t>C and cooling strategies at 28</w:t>
      </w:r>
      <w:r w:rsidR="004F7F1A">
        <w:rPr>
          <w:rFonts w:ascii="Symbol" w:eastAsia="Symbol" w:hAnsi="Symbol" w:cs="Symbol"/>
        </w:rPr>
        <w:t>°</w:t>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615859">
        <w:instrText xml:space="preserve"> ADDIN ZOTERO_ITEM CSL_CITATION {"citationID":"csBPObX1","properties":{"formattedCitation":"\\super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615859" w:rsidRPr="00615859">
        <w:rPr>
          <w:rFonts w:cs="Times New Roman"/>
          <w:vertAlign w:val="superscript"/>
        </w:rPr>
        <w:t>57</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FC1C50">
        <w:t xml:space="preserve"> the</w:t>
      </w:r>
      <w:r w:rsidR="00A0699E">
        <w:t xml:space="preserve"> heating or cooling intervention and a baseline condition gives the heating and cooling effect</w:t>
      </w:r>
      <w:r w:rsidR="0075710F" w:rsidRPr="0075710F">
        <w:rPr>
          <w:vertAlign w:val="superscript"/>
        </w:rPr>
        <w:t>68</w:t>
      </w:r>
      <w:r w:rsidR="00A0699E">
        <w:t xml:space="preserve">. </w:t>
      </w:r>
      <w:r w:rsidR="00F94919">
        <w:t xml:space="preserve">While this metric </w:t>
      </w:r>
      <w:r w:rsidR="00017DEA">
        <w:t>will be</w:t>
      </w:r>
      <w:r w:rsidR="00F94919">
        <w:t xml:space="preserve"> conservative</w:t>
      </w:r>
      <w:r w:rsidR="00F24186">
        <w:t xml:space="preserve"> for cooling</w:t>
      </w:r>
      <w:del w:id="47" w:author="Arfa Aijazi" w:date="2024-02-10T13:13:00Z">
        <w:r w:rsidR="00F94919" w:rsidDel="002A2E55">
          <w:delText>,</w:delText>
        </w:r>
      </w:del>
      <w:r w:rsidR="00F94919">
        <w:t xml:space="preserve"> since the thermal manikin cannot measure latent heat loss, such as the evaporative cooling effect from sweating, it</w:t>
      </w:r>
      <w:r w:rsidR="00A0699E">
        <w:t xml:space="preserve"> </w:t>
      </w:r>
      <w:r w:rsidR="00F94919">
        <w:t>still allows</w:t>
      </w:r>
      <w:r w:rsidR="00A0699E">
        <w:t xml:space="preserve"> us to quantitatively compare the different </w:t>
      </w:r>
      <w:r w:rsidR="00A3761C">
        <w:t xml:space="preserve">heating and cooling </w:t>
      </w:r>
      <w:r w:rsidR="00A0699E">
        <w:t>strategies.</w:t>
      </w:r>
    </w:p>
    <w:p w14:paraId="653195E9" w14:textId="0C1886D9" w:rsidR="00483565" w:rsidRDefault="00F15671" w:rsidP="007D128D">
      <w:r>
        <w:t xml:space="preserve">To </w:t>
      </w:r>
      <w:del w:id="48" w:author="Arfa Aijazi" w:date="2024-02-10T13:13:00Z">
        <w:r w:rsidDel="002A2E55">
          <w:delText>better contextualize</w:delText>
        </w:r>
      </w:del>
      <w:ins w:id="49" w:author="Arfa Aijazi" w:date="2024-02-10T13:13:00Z">
        <w:r w:rsidR="002A2E55">
          <w:t>examine the potential implications of</w:t>
        </w:r>
      </w:ins>
      <w:r>
        <w:t xml:space="preserv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ins w:id="50" w:author="Arfa Aijazi" w:date="2024-02-10T13:14:00Z">
        <w:r w:rsidR="008F685E">
          <w:t xml:space="preserve"> during the event</w:t>
        </w:r>
      </w:ins>
      <w:r w:rsidR="00C544E9">
        <w:t xml:space="preserve"> and the relationship between our experimentally measured heating and cooling effect</w:t>
      </w:r>
      <w:ins w:id="51" w:author="Arfa Aijazi" w:date="2024-02-10T13:14:00Z">
        <w:r w:rsidR="008F685E">
          <w:t>s of intervention</w:t>
        </w:r>
      </w:ins>
      <w:ins w:id="52" w:author="Arfa Aijazi" w:date="2024-02-10T13:15:00Z">
        <w:r w:rsidR="008F685E">
          <w:t>s</w:t>
        </w:r>
      </w:ins>
      <w:r w:rsidR="00C544E9">
        <w:t xml:space="preserve"> and </w:t>
      </w:r>
      <w:ins w:id="53" w:author="Arfa Aijazi" w:date="2024-02-10T13:15:00Z">
        <w:r w:rsidR="008F685E">
          <w:t xml:space="preserve">those predicted </w:t>
        </w:r>
      </w:ins>
      <w:r w:rsidR="00C544E9">
        <w:t>indoor air temperature</w:t>
      </w:r>
      <w:ins w:id="54" w:author="Arfa Aijazi" w:date="2024-02-10T13:15:00Z">
        <w:r w:rsidR="008F685E">
          <w:t>s</w:t>
        </w:r>
      </w:ins>
      <w:r w:rsidR="00C544E9">
        <w:t xml:space="preserv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t>
      </w:r>
      <w:r w:rsidR="00FC1C50">
        <w:t>the World Health Organization’s (W</w:t>
      </w:r>
      <w:r w:rsidR="007D128D">
        <w:t>HO</w:t>
      </w:r>
      <w:r w:rsidR="00FC1C50">
        <w:t>)</w:t>
      </w:r>
      <w:r w:rsidR="007D128D">
        <w:t xml:space="preserve"> guidelines for indoor minimal risk temperature for adverse health effects</w:t>
      </w:r>
      <w:r w:rsidR="007D128D">
        <w:fldChar w:fldCharType="begin"/>
      </w:r>
      <w:r w:rsidR="00615859">
        <w:instrText xml:space="preserve"> ADDIN ZOTERO_ITEM CSL_CITATION {"citationID":"tZPR4NXk","properties":{"formattedCitation":"\\super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615859" w:rsidRPr="00615859">
        <w:rPr>
          <w:rFonts w:cs="Times New Roman"/>
          <w:vertAlign w:val="superscript"/>
        </w:rPr>
        <w:t>58</w:t>
      </w:r>
      <w:r w:rsidR="007D128D">
        <w:fldChar w:fldCharType="end"/>
      </w:r>
      <w:del w:id="55" w:author="Arfa Aijazi" w:date="2024-02-10T13:20:00Z">
        <w:r w:rsidR="007D128D" w:rsidDel="008F685E">
          <w:delText xml:space="preserve"> as appropriate for the heating or cooling condition and local climate</w:delText>
        </w:r>
      </w:del>
      <w:r w:rsidR="007D128D">
        <w:t>. We only considered hazardous heat or cold exposure during sleeping hours, defined as 10 p.m.</w:t>
      </w:r>
      <w:del w:id="56" w:author="Arfa Aijazi" w:date="2024-02-10T18:09:00Z">
        <w:r w:rsidR="007D128D" w:rsidDel="00DE294D">
          <w:delText xml:space="preserve"> </w:delText>
        </w:r>
      </w:del>
      <w:r w:rsidR="007D128D">
        <w:t>–</w:t>
      </w:r>
      <w:del w:id="57" w:author="Arfa Aijazi" w:date="2024-02-10T18:09:00Z">
        <w:r w:rsidR="007D128D" w:rsidDel="00DE294D">
          <w:delText xml:space="preserve"> </w:delText>
        </w:r>
      </w:del>
      <w:r w:rsidR="007D128D">
        <w:t xml:space="preserve">7 a.m. per CIBSE TM59. We assume that outside of sleeping hours, individuals would have access to a different set of heating or cooling interventions. </w:t>
      </w:r>
    </w:p>
    <w:p w14:paraId="7E52B714" w14:textId="20934A67" w:rsidR="00F15671" w:rsidRDefault="00483565" w:rsidP="007D128D">
      <w:r>
        <w:t xml:space="preserve">For the 2021 Texas power crisis, we also modeled the impact of coupling low-energy and passive heating interventions with </w:t>
      </w:r>
      <w:ins w:id="58" w:author="Arfa Aijazi" w:date="2024-02-10T13:21:00Z">
        <w:r w:rsidR="008F685E">
          <w:t xml:space="preserve">night-time </w:t>
        </w:r>
      </w:ins>
      <w:r>
        <w:t xml:space="preserve">heating setpoint reductions as a way to reduce demand on the </w:t>
      </w:r>
      <w:r>
        <w:lastRenderedPageBreak/>
        <w:t>electric grid. We modeled the heating intervention and heating setpoint reductions from 10:00 p</w:t>
      </w:r>
      <w:ins w:id="59" w:author="Arfa Aijazi" w:date="2024-02-10T18:09:00Z">
        <w:r w:rsidR="00DE294D">
          <w:t>.</w:t>
        </w:r>
      </w:ins>
      <w:r>
        <w:t>m</w:t>
      </w:r>
      <w:ins w:id="60" w:author="Arfa Aijazi" w:date="2024-02-10T18:09:00Z">
        <w:r w:rsidR="00DE294D">
          <w:t>.</w:t>
        </w:r>
      </w:ins>
      <w:r>
        <w:t xml:space="preserve"> on February 13 until 7:00 a</w:t>
      </w:r>
      <w:ins w:id="61" w:author="Arfa Aijazi" w:date="2024-02-10T18:10:00Z">
        <w:r w:rsidR="00DE294D">
          <w:t>.</w:t>
        </w:r>
      </w:ins>
      <w:r>
        <w:t>m</w:t>
      </w:r>
      <w:ins w:id="62" w:author="Arfa Aijazi" w:date="2024-02-10T18:10:00Z">
        <w:r w:rsidR="00DE294D">
          <w:t>.</w:t>
        </w:r>
      </w:ins>
      <w:r>
        <w:t xml:space="preserve"> on February 14, effectively the first night of significant power outages. </w:t>
      </w:r>
      <w:r w:rsidR="00FC1C50">
        <w:t>To estimate the power load of low-energy heating interventions, w</w:t>
      </w:r>
      <w:r>
        <w:t xml:space="preserve">e assumed </w:t>
      </w:r>
      <w:r w:rsidR="00C31C62">
        <w:t>four</w:t>
      </w:r>
      <w:r>
        <w:t xml:space="preserve"> persons in the household</w:t>
      </w:r>
      <w:r w:rsidR="00C31C62">
        <w:t>,</w:t>
      </w:r>
      <w:r>
        <w:t xml:space="preserve"> each using the device continuously overnight</w:t>
      </w:r>
      <w:r w:rsidR="00FC1C50">
        <w:t>.</w:t>
      </w:r>
    </w:p>
    <w:p w14:paraId="2082D67B" w14:textId="1FCAD37B" w:rsidR="004F7E72" w:rsidRDefault="008374B8" w:rsidP="008374B8">
      <w:pPr>
        <w:pStyle w:val="Heading1List"/>
        <w:numPr>
          <w:ilvl w:val="0"/>
          <w:numId w:val="0"/>
        </w:numPr>
        <w:ind w:left="360" w:hanging="360"/>
      </w:pPr>
      <w:r>
        <w:t>Results</w:t>
      </w:r>
    </w:p>
    <w:p w14:paraId="20E9C728" w14:textId="499CA578" w:rsidR="008F685E" w:rsidRPr="008F685E" w:rsidRDefault="004F7E72" w:rsidP="008F685E">
      <w:pPr>
        <w:pStyle w:val="NormalWeb"/>
        <w:spacing w:before="0" w:beforeAutospacing="0" w:after="160" w:afterAutospacing="0"/>
        <w:jc w:val="both"/>
        <w:rPr>
          <w:ins w:id="63" w:author="Arfa Aijazi" w:date="2024-02-10T13:23:00Z"/>
          <w:color w:val="000000"/>
        </w:rPr>
      </w:pPr>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w:t>
      </w:r>
      <w:r w:rsidR="00A7445D">
        <w:t xml:space="preserve">a state of thermal </w:t>
      </w:r>
      <w:r w:rsidR="005D436F">
        <w:t>comfort while sleeping.</w:t>
      </w:r>
      <w:r>
        <w:t xml:space="preserve"> While passive personal adaptations </w:t>
      </w:r>
      <w:r w:rsidR="00F239A3">
        <w:t xml:space="preserve">provide an effect </w:t>
      </w:r>
      <w:r>
        <w:t>equivalent to (or exceed</w:t>
      </w:r>
      <w:ins w:id="64" w:author="Arfa Aijazi" w:date="2024-02-10T13:23:00Z">
        <w:r w:rsidR="008F685E">
          <w:t>ing</w:t>
        </w:r>
      </w:ins>
      <w:r>
        <w:t>) th</w:t>
      </w:r>
      <w:r w:rsidR="00F239A3">
        <w:t>at</w:t>
      </w:r>
      <w:r>
        <w:t xml:space="preserve"> of low-energy strategies, the combined effect is particularly effective at helping to offset more extreme bedroom temperatures.</w:t>
      </w:r>
      <w:r w:rsidRPr="00134FB1">
        <w:t xml:space="preserve"> </w:t>
      </w:r>
      <w:ins w:id="65" w:author="Arfa Aijazi" w:date="2024-02-10T13:23:00Z">
        <w:r w:rsidR="008F685E" w:rsidRPr="008F685E">
          <w:rPr>
            <w:rFonts w:ascii="Cambria" w:hAnsi="Cambria"/>
            <w:color w:val="000000"/>
            <w:sz w:val="22"/>
            <w:szCs w:val="22"/>
          </w:rPr>
          <w:t>As noted previously, the heating and cooling effect is the difference in the thermal manikin’s equivalent temperature between the baseline condition and the heating or cooling intervention.</w:t>
        </w:r>
      </w:ins>
    </w:p>
    <w:p w14:paraId="438A1D87" w14:textId="77777777" w:rsidR="008F685E" w:rsidRPr="008F685E" w:rsidRDefault="008F685E" w:rsidP="008F685E">
      <w:pPr>
        <w:spacing w:after="240" w:line="240" w:lineRule="auto"/>
        <w:jc w:val="left"/>
        <w:rPr>
          <w:ins w:id="66" w:author="Arfa Aijazi" w:date="2024-02-10T13:23:00Z"/>
          <w:rFonts w:ascii="Times New Roman" w:eastAsia="Times New Roman" w:hAnsi="Times New Roman" w:cs="Times New Roman"/>
          <w:sz w:val="24"/>
          <w:szCs w:val="24"/>
        </w:rPr>
      </w:pPr>
    </w:p>
    <w:p w14:paraId="249B8F46" w14:textId="77777777" w:rsidR="008F685E" w:rsidRPr="008F685E" w:rsidRDefault="008F685E" w:rsidP="008F685E">
      <w:pPr>
        <w:spacing w:after="0" w:line="240" w:lineRule="auto"/>
        <w:jc w:val="left"/>
        <w:rPr>
          <w:ins w:id="67" w:author="Arfa Aijazi" w:date="2024-02-10T13:23:00Z"/>
          <w:rFonts w:ascii="Times New Roman" w:eastAsia="Times New Roman" w:hAnsi="Times New Roman" w:cs="Times New Roman"/>
          <w:sz w:val="24"/>
          <w:szCs w:val="24"/>
        </w:rPr>
      </w:pPr>
    </w:p>
    <w:p w14:paraId="566AE075" w14:textId="7ED431FD" w:rsidR="004F7E72" w:rsidRDefault="004F7E72" w:rsidP="004F7E72"/>
    <w:p w14:paraId="676C7D58" w14:textId="09DBA7E7" w:rsidR="00483565" w:rsidRDefault="00483565" w:rsidP="00483565">
      <w:pPr>
        <w:pStyle w:val="Caption"/>
        <w:keepNext/>
        <w:jc w:val="left"/>
      </w:pPr>
      <w:bookmarkStart w:id="68" w:name="_Ref153360977"/>
      <w:r>
        <w:lastRenderedPageBreak/>
        <w:t xml:space="preserve">Fig. </w:t>
      </w:r>
      <w:r>
        <w:fldChar w:fldCharType="begin"/>
      </w:r>
      <w:r>
        <w:instrText xml:space="preserve"> SEQ Fig. \* ARABIC </w:instrText>
      </w:r>
      <w:r>
        <w:fldChar w:fldCharType="separate"/>
      </w:r>
      <w:r w:rsidR="00A97D14">
        <w:rPr>
          <w:noProof/>
        </w:rPr>
        <w:t>1</w:t>
      </w:r>
      <w:r>
        <w:rPr>
          <w:noProof/>
        </w:rPr>
        <w:fldChar w:fldCharType="end"/>
      </w:r>
      <w:bookmarkEnd w:id="68"/>
      <w:r w:rsidRPr="00483565">
        <w:t xml:space="preserve"> </w:t>
      </w:r>
      <w:r w:rsidRPr="00E114F4">
        <w:t xml:space="preserve">: </w:t>
      </w:r>
      <w:r>
        <w:t>Experimentally determined h</w:t>
      </w:r>
      <w:r w:rsidRPr="00E114F4">
        <w:t>eating and cooling effect</w:t>
      </w:r>
      <w:r w:rsidR="00C31C62">
        <w:t xml:space="preserve"> measured by the thermal manikin in a laboratory setting. Results are</w:t>
      </w:r>
      <w:r w:rsidRPr="00E114F4">
        <w:t xml:space="preserve"> grouped by passive and active strategies and ordered by decreasing magnitude.</w:t>
      </w:r>
    </w:p>
    <w:p w14:paraId="405FE536" w14:textId="1E707594" w:rsidR="004F7E72" w:rsidRDefault="00306945" w:rsidP="004F7E72">
      <w:pPr>
        <w:pStyle w:val="Caption"/>
      </w:pPr>
      <w:r>
        <w:rPr>
          <w:noProof/>
          <w:lang w:eastAsia="zh-CN"/>
        </w:rPr>
        <w:drawing>
          <wp:inline distT="0" distB="0" distL="0" distR="0" wp14:anchorId="56F336CC" wp14:editId="688AE8BA">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The heating or cooling effect is</w:t>
      </w:r>
      <w:ins w:id="69" w:author="Arfa Aijazi" w:date="2024-02-10T13:30:00Z">
        <w:r w:rsidR="00C32A7F">
          <w:t xml:space="preserve"> by definition</w:t>
        </w:r>
      </w:ins>
      <w:r w:rsidR="004F7E72">
        <w:t xml:space="preserve"> a relative metric, so a value of 0 means there is no heating or cooling effect</w:t>
      </w:r>
      <w:del w:id="70" w:author="Arfa Aijazi" w:date="2024-02-10T13:25:00Z">
        <w:r w:rsidR="004F7E72" w:rsidDel="00C32A7F">
          <w:delText>ive</w:delText>
        </w:r>
      </w:del>
      <w:r w:rsidR="004F7E72">
        <w:t xml:space="preser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 xml:space="preserve">Error bars represent </w:t>
      </w:r>
      <w:ins w:id="71" w:author="Arfa Aijazi" w:date="2024-02-10T13:31:00Z">
        <w:r w:rsidR="00C32A7F">
          <w:t xml:space="preserve">the </w:t>
        </w:r>
      </w:ins>
      <w:r w:rsidR="004F7E72" w:rsidRPr="00D46C83">
        <w:t>95% confidence interval (CI).</w:t>
      </w:r>
      <w:r w:rsidR="00B61458" w:rsidRPr="00D46C83">
        <w:t xml:space="preserve"> </w:t>
      </w:r>
    </w:p>
    <w:p w14:paraId="07035575" w14:textId="75089F51" w:rsidR="00667D9A" w:rsidRDefault="004F7E72" w:rsidP="004F7E72">
      <w:r>
        <w:t xml:space="preserve">All the tested passive strategies for heating had a measurable </w:t>
      </w:r>
      <w:r w:rsidR="00D46C83">
        <w:t xml:space="preserve">impact </w:t>
      </w:r>
      <w:r>
        <w:t>in isolation</w:t>
      </w:r>
      <w:r w:rsidR="00D46C83">
        <w:t>,</w:t>
      </w:r>
      <w:r>
        <w:t xml:space="preserve"> </w:t>
      </w:r>
      <w:r w:rsidR="00D46C83">
        <w:t>with the more effective options</w:t>
      </w:r>
      <w:r w:rsidR="00A7445D">
        <w:t>,</w:t>
      </w:r>
      <w:r w:rsidR="00D46C83">
        <w:t xml:space="preserve"> like adding bedding</w:t>
      </w:r>
      <w:r w:rsidR="00A7445D">
        <w:t>,</w:t>
      </w:r>
      <w:r w:rsidR="00D46C83">
        <w:t xml:space="preserve">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t>
      </w:r>
      <w:r w:rsidR="00A7445D">
        <w:t xml:space="preserve">pad </w:t>
      </w:r>
      <w:r w:rsidR="00A6595D">
        <w:t>was tested a</w:t>
      </w:r>
      <w:r w:rsidR="00050CB2">
        <w:t>t</w:t>
      </w:r>
      <w:r w:rsidR="00A6595D">
        <w:t xml:space="preserve"> </w:t>
      </w:r>
      <w:r w:rsidR="00A7445D">
        <w:t xml:space="preserve">relatively </w:t>
      </w:r>
      <w:r w:rsidR="00A6595D">
        <w:t>low settings</w:t>
      </w:r>
      <w:r w:rsidR="00364BE4">
        <w:t xml:space="preserve"> due to limitations with the thermal manikin</w:t>
      </w:r>
      <w:r w:rsidR="00A7445D">
        <w:t>, so it may be more effective than what we can show in this study</w:t>
      </w:r>
      <w:r w:rsidR="00A6595D">
        <w:t>.</w:t>
      </w:r>
      <w:r>
        <w:t xml:space="preserve"> The hot water bottle had a significantly lower effect, likely because it is a highly localized </w:t>
      </w:r>
      <w:r w:rsidR="00DA0210">
        <w:t>strategy,</w:t>
      </w:r>
      <w:r w:rsidR="009E7124">
        <w:t xml:space="preserve"> and the water temperature was set relatively low </w:t>
      </w:r>
      <w:r w:rsidR="00D46C83">
        <w:t>(</w:t>
      </w:r>
      <w:r w:rsidR="009E7124">
        <w:t>36</w:t>
      </w:r>
      <w:r w:rsidR="009E7124" w:rsidRPr="00072C63">
        <w:t>°</w:t>
      </w:r>
      <w:r w:rsidR="009E7124">
        <w:t>C</w:t>
      </w:r>
      <w:r w:rsidR="00D46C83">
        <w:t>)</w:t>
      </w:r>
      <w:r w:rsidR="00DA0210">
        <w:t>, per product recommendations to prevent burns. Real users may use significantly hotter water temperatures</w:t>
      </w:r>
      <w:r>
        <w:t>.</w:t>
      </w:r>
      <w:r w:rsidR="00DA0210">
        <w:t xml:space="preserve"> </w:t>
      </w:r>
      <w:r>
        <w:t>Combining the passive strategies led to a heating effect</w:t>
      </w:r>
      <w:r w:rsidR="00364BE4">
        <w:t xml:space="preserve"> of</w:t>
      </w:r>
      <w:r>
        <w:t xml:space="preserve"> close to </w:t>
      </w:r>
      <w:bookmarkStart w:id="72" w:name="OLE_LINK2"/>
      <w:bookmarkStart w:id="73" w:name="OLE_LINK3"/>
      <w:r>
        <w:t>6</w:t>
      </w:r>
      <w:r w:rsidRPr="00072C63">
        <w:t>°</w:t>
      </w:r>
      <w:r>
        <w:t>C</w:t>
      </w:r>
      <w:bookmarkEnd w:id="72"/>
      <w:bookmarkEnd w:id="73"/>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w:t>
      </w:r>
      <w:r>
        <w:lastRenderedPageBreak/>
        <w:t xml:space="preserve">for a similar heating effect. An emergency blanket may not be preferred on a day-to-day basis but could be considered under more dire circumstances like a power outage. </w:t>
      </w:r>
    </w:p>
    <w:p w14:paraId="5C8C15D8" w14:textId="1A110BFB" w:rsidR="005F13FD" w:rsidRDefault="005F13FD" w:rsidP="005F13FD">
      <w:pPr>
        <w:pStyle w:val="Caption"/>
        <w:keepNext/>
        <w:jc w:val="left"/>
      </w:pPr>
      <w:r>
        <w:t xml:space="preserve">Fig. </w:t>
      </w:r>
      <w:r>
        <w:fldChar w:fldCharType="begin"/>
      </w:r>
      <w:r>
        <w:instrText xml:space="preserve"> SEQ Fig. \* ARABIC </w:instrText>
      </w:r>
      <w:r>
        <w:fldChar w:fldCharType="separate"/>
      </w:r>
      <w:r w:rsidR="00A97D14">
        <w:rPr>
          <w:noProof/>
        </w:rPr>
        <w:t>2</w:t>
      </w:r>
      <w:r>
        <w:rPr>
          <w:noProof/>
        </w:rPr>
        <w:fldChar w:fldCharType="end"/>
      </w:r>
      <w:r w:rsidRPr="00E114F4">
        <w:t>: Application of laboratory results</w:t>
      </w:r>
      <w:r>
        <w:t xml:space="preserve"> of heating and cooling effects</w:t>
      </w:r>
      <w:r w:rsidRPr="00E114F4">
        <w:t xml:space="preserve"> to two historical case studies</w:t>
      </w:r>
      <w:r>
        <w:t xml:space="preserve"> to model sleep</w:t>
      </w:r>
      <w:ins w:id="74" w:author="Arfa Aijazi" w:date="2024-02-10T14:05:00Z">
        <w:r w:rsidR="008011ED">
          <w:t>-</w:t>
        </w:r>
      </w:ins>
      <w:del w:id="75" w:author="Arfa Aijazi" w:date="2024-02-10T14:05:00Z">
        <w:r w:rsidDel="008011ED">
          <w:delText xml:space="preserve"> </w:delText>
        </w:r>
      </w:del>
      <w:r>
        <w:t>time heat and cold exposure.</w:t>
      </w:r>
    </w:p>
    <w:p w14:paraId="052EEEBE" w14:textId="77777777" w:rsidR="005F13FD" w:rsidRDefault="005F13FD" w:rsidP="005F13FD">
      <w:r>
        <w:rPr>
          <w:i/>
          <w:iCs/>
          <w:noProof/>
          <w:lang w:eastAsia="zh-CN"/>
        </w:rPr>
        <w:drawing>
          <wp:inline distT="0" distB="0" distL="0" distR="0" wp14:anchorId="5DA7CBA1" wp14:editId="093BCC37">
            <wp:extent cx="5943600" cy="4587240"/>
            <wp:effectExtent l="0" t="0" r="0" b="0"/>
            <wp:docPr id="166280955" name="Picture 1662809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955" name="Picture 166280955"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14:paraId="010BA77F" w14:textId="4C01FB0A" w:rsidR="005F13FD" w:rsidRPr="00852A7D" w:rsidRDefault="005F13FD" w:rsidP="004F7E72">
      <w:pPr>
        <w:rPr>
          <w:i/>
          <w:iCs/>
          <w:sz w:val="18"/>
          <w:szCs w:val="18"/>
        </w:rPr>
      </w:pPr>
      <w:r w:rsidRPr="008C467B">
        <w:rPr>
          <w:i/>
          <w:iCs/>
          <w:sz w:val="18"/>
          <w:szCs w:val="18"/>
        </w:rPr>
        <w:t>a) 2015 Pakistan heat wave (June 17-24) and b) 2021 Texas power crisis (February 14-19) as a i. time series of modeled indoor temperatures with and without heating or cooling effects caused by selected interventions and ii. Sleep</w:t>
      </w:r>
      <w:ins w:id="76" w:author="Arfa Aijazi" w:date="2024-02-10T13:32:00Z">
        <w:r w:rsidR="00C32A7F">
          <w:rPr>
            <w:i/>
            <w:iCs/>
            <w:sz w:val="18"/>
            <w:szCs w:val="18"/>
          </w:rPr>
          <w:t>-</w:t>
        </w:r>
      </w:ins>
      <w:del w:id="77" w:author="Arfa Aijazi" w:date="2024-02-10T13:32:00Z">
        <w:r w:rsidRPr="008C467B" w:rsidDel="00C32A7F">
          <w:rPr>
            <w:i/>
            <w:iCs/>
            <w:sz w:val="18"/>
            <w:szCs w:val="18"/>
          </w:rPr>
          <w:delText xml:space="preserve"> </w:delText>
        </w:r>
      </w:del>
      <w:r w:rsidRPr="008C467B">
        <w:rPr>
          <w:i/>
          <w:iCs/>
          <w:sz w:val="18"/>
          <w:szCs w:val="18"/>
        </w:rPr>
        <w:t>time (10 p.m. – 7 a.m.) heat or cold exposure based on the World Health Organization (WHO)’s indoor minimal risk temperature guideline. The higher the sleep</w:t>
      </w:r>
      <w:ins w:id="78" w:author="Arfa Aijazi" w:date="2024-02-10T13:32:00Z">
        <w:r w:rsidR="00C32A7F">
          <w:rPr>
            <w:i/>
            <w:iCs/>
            <w:sz w:val="18"/>
            <w:szCs w:val="18"/>
          </w:rPr>
          <w:t>-</w:t>
        </w:r>
      </w:ins>
      <w:del w:id="79" w:author="Arfa Aijazi" w:date="2024-02-10T13:32:00Z">
        <w:r w:rsidRPr="008C467B" w:rsidDel="00C32A7F">
          <w:rPr>
            <w:i/>
            <w:iCs/>
            <w:sz w:val="18"/>
            <w:szCs w:val="18"/>
          </w:rPr>
          <w:delText xml:space="preserve"> </w:delText>
        </w:r>
      </w:del>
      <w:r w:rsidRPr="008C467B">
        <w:rPr>
          <w:i/>
          <w:iCs/>
          <w:sz w:val="18"/>
          <w:szCs w:val="18"/>
        </w:rPr>
        <w:t>time heat/cold exposure the more potentially hazardous</w:t>
      </w:r>
      <w:del w:id="80" w:author="Arfa Aijazi" w:date="2024-02-10T13:32:00Z">
        <w:r w:rsidRPr="008C467B" w:rsidDel="00C32A7F">
          <w:rPr>
            <w:i/>
            <w:iCs/>
            <w:sz w:val="18"/>
            <w:szCs w:val="18"/>
          </w:rPr>
          <w:delText xml:space="preserve"> is</w:delText>
        </w:r>
      </w:del>
      <w:r w:rsidRPr="008C467B">
        <w:rPr>
          <w:i/>
          <w:iCs/>
          <w:sz w:val="18"/>
          <w:szCs w:val="18"/>
        </w:rPr>
        <w:t xml:space="preserve"> the situation</w:t>
      </w:r>
      <w:ins w:id="81" w:author="Arfa Aijazi" w:date="2024-02-10T13:32:00Z">
        <w:r w:rsidR="00C32A7F">
          <w:rPr>
            <w:i/>
            <w:iCs/>
            <w:sz w:val="18"/>
            <w:szCs w:val="18"/>
          </w:rPr>
          <w:t xml:space="preserve"> is</w:t>
        </w:r>
      </w:ins>
      <w:r w:rsidRPr="008C467B">
        <w:rPr>
          <w:i/>
          <w:iCs/>
          <w:sz w:val="18"/>
          <w:szCs w:val="18"/>
        </w:rPr>
        <w:t>.</w:t>
      </w:r>
    </w:p>
    <w:p w14:paraId="6FB3B413" w14:textId="5790C2A1" w:rsidR="007B66CB" w:rsidRDefault="004F7E72" w:rsidP="00852A7D">
      <w:r>
        <w:t>On the cooling side, only two of the four passive strategies had a measurable cooling effect in isolation. Removing bedding and removing the mattress had a cooling effect of about 1</w:t>
      </w:r>
      <w:bookmarkStart w:id="82" w:name="_Hlk121923253"/>
      <w:bookmarkStart w:id="83" w:name="OLE_LINK4"/>
      <w:r w:rsidRPr="00072C63">
        <w:t>°</w:t>
      </w:r>
      <w:r>
        <w:t>C</w:t>
      </w:r>
      <w:bookmarkEnd w:id="82"/>
      <w:bookmarkEnd w:id="83"/>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The cooling effect from both fan types is almost three times higher when combined with passive such as minimal clothing and bedding</w:t>
      </w:r>
      <w:r w:rsidR="00D46C83">
        <w:t>.</w:t>
      </w:r>
      <w:r w:rsidR="004253E5">
        <w:t xml:space="preserve"> </w:t>
      </w:r>
    </w:p>
    <w:p w14:paraId="05FCDC3A" w14:textId="0F7DCC2D" w:rsidR="00483565" w:rsidRDefault="004F7E72" w:rsidP="004F7E72">
      <w:r>
        <w:lastRenderedPageBreak/>
        <w:t xml:space="preserve">The results of the thermal manikin test demonstrate the potential for passive and low-energy solutions for heating and cooling to minimize thermal discomfort in sleeping environments. </w:t>
      </w:r>
      <w:r w:rsidR="006D4D1D">
        <w:t>When these results are applied to historical case studies, t</w:t>
      </w:r>
      <w:r>
        <w: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show that a combination of passive and low-energy strategies could reduce sleep-time heat exposure by as much as 91% and cold exposure by as much as 84%</w:t>
      </w:r>
      <w:r w:rsidR="00A236DE">
        <w:t xml:space="preserve"> during </w:t>
      </w:r>
      <w:r w:rsidR="00A12AE1">
        <w:t>these extreme weather conditions</w:t>
      </w:r>
      <w:r w:rsidR="006D4D1D">
        <w:t>.</w:t>
      </w:r>
      <w:r>
        <w:t xml:space="preserve">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3A536FD8" w14:textId="0C2D7A1B" w:rsidR="00FB4352" w:rsidRDefault="00483565" w:rsidP="00483565">
      <w:r>
        <w:t xml:space="preserve">We </w:t>
      </w:r>
      <w:r w:rsidR="00CB039C">
        <w:t>also</w:t>
      </w:r>
      <w:r>
        <w:t xml:space="preserve"> applied the laboratory findings</w:t>
      </w:r>
      <w:r w:rsidR="00CB039C">
        <w:t xml:space="preserve"> of the manikin tests</w:t>
      </w:r>
      <w:r>
        <w:t xml:space="preserve"> to the 2021 Texas power crisis case study </w:t>
      </w:r>
      <w:r w:rsidR="00CB039C">
        <w:t xml:space="preserve">to </w:t>
      </w:r>
      <w:r>
        <w:t>model the energy impact of coupling low-energy and passive heating interventions with lower heating set points during sleep</w:t>
      </w:r>
      <w:ins w:id="84" w:author="Arfa Aijazi" w:date="2024-02-10T14:05:00Z">
        <w:r w:rsidR="008011ED">
          <w:t>-</w:t>
        </w:r>
      </w:ins>
      <w:del w:id="85" w:author="Arfa Aijazi" w:date="2024-02-10T14:05:00Z">
        <w:r w:rsidDel="008011ED">
          <w:delText xml:space="preserve"> </w:delText>
        </w:r>
      </w:del>
      <w:r>
        <w:t>time hours. The original</w:t>
      </w:r>
      <w:r w:rsidR="00CB039C">
        <w:t xml:space="preserve"> reference energy model for</w:t>
      </w:r>
      <w:r>
        <w:t xml:space="preserve"> Dallas had a heating setpoint of 22</w:t>
      </w:r>
      <w:r w:rsidRPr="00483565">
        <w:t>°C</w:t>
      </w:r>
      <w:r>
        <w:t xml:space="preserve">, which exceeds the </w:t>
      </w:r>
      <w:r w:rsidR="006D4D1D">
        <w:t>WHO’s</w:t>
      </w:r>
      <w:r>
        <w:t xml:space="preserve"> indoor minimal risk temperature guideline of 18</w:t>
      </w:r>
      <w:r w:rsidRPr="00483565">
        <w:t>°C</w:t>
      </w:r>
      <w:r>
        <w:t>. We first modeled the effect of reducing the setpoint to the WHO guideline</w:t>
      </w:r>
      <w:r w:rsidR="00CB039C">
        <w:t xml:space="preserve"> </w:t>
      </w:r>
      <w:r>
        <w:t xml:space="preserve">and then subsequently reduced the setpoint so that the heating effect from the intervention would bring the equivalent temperature to within the WHO </w:t>
      </w:r>
      <w:r w:rsidR="006D4D1D">
        <w:t>recommendation</w:t>
      </w:r>
      <w:r>
        <w:t xml:space="preserve">. </w:t>
      </w:r>
      <w:r w:rsidR="00CB039C">
        <w:t>T</w:t>
      </w:r>
      <w:r>
        <w:t>his resulted in a temperature setpoint of 13.9°C</w:t>
      </w:r>
      <w:r w:rsidR="00CB039C">
        <w:t xml:space="preserve"> for a heated blanke</w:t>
      </w:r>
      <w:ins w:id="86" w:author="Arfa Aijazi" w:date="2024-02-10T13:34:00Z">
        <w:r w:rsidR="0062368A">
          <w:t>t</w:t>
        </w:r>
      </w:ins>
      <w:del w:id="87" w:author="Arfa Aijazi" w:date="2024-02-10T13:34:00Z">
        <w:r w:rsidR="00CB039C" w:rsidDel="0062368A">
          <w:delText>d</w:delText>
        </w:r>
      </w:del>
      <w:r>
        <w:t>, a setpoint of 12.3°C</w:t>
      </w:r>
      <w:r w:rsidR="00CB039C">
        <w:t xml:space="preserve"> for the passive combination</w:t>
      </w:r>
      <w:r>
        <w:t>, a</w:t>
      </w:r>
      <w:r w:rsidR="00CB039C">
        <w:t>nd a</w:t>
      </w:r>
      <w:r>
        <w:t xml:space="preserve"> setpoint of 11.6°C</w:t>
      </w:r>
      <w:r w:rsidR="00CB039C">
        <w:t xml:space="preserve"> for the passive combination and heated blanket</w:t>
      </w:r>
      <w:r>
        <w:t xml:space="preserve">. While the thermostat setpoint is significantly lower, we note that it </w:t>
      </w:r>
      <w:r w:rsidR="00CB039C">
        <w:t>is still warmer than</w:t>
      </w:r>
      <w:r>
        <w:t xml:space="preserve"> the indoor temperatures modeled in the home during the power outage with no intervention, </w:t>
      </w:r>
      <w:r>
        <w:fldChar w:fldCharType="begin"/>
      </w:r>
      <w:r>
        <w:instrText xml:space="preserve"> REF _Ref153360117 \h </w:instrText>
      </w:r>
      <w:r>
        <w:fldChar w:fldCharType="separate"/>
      </w:r>
      <w:r>
        <w:t xml:space="preserve">Fig. </w:t>
      </w:r>
      <w:r>
        <w:rPr>
          <w:noProof/>
        </w:rPr>
        <w:t>2</w:t>
      </w:r>
      <w:r>
        <w:fldChar w:fldCharType="end"/>
      </w:r>
      <w:r>
        <w:t xml:space="preserve">b. The results in </w:t>
      </w:r>
      <w:r>
        <w:fldChar w:fldCharType="begin"/>
      </w:r>
      <w:r>
        <w:instrText xml:space="preserve"> REF _Ref153359540 \h </w:instrText>
      </w:r>
      <w:r>
        <w:fldChar w:fldCharType="separate"/>
      </w:r>
      <w:r>
        <w:t xml:space="preserve">Fig. </w:t>
      </w:r>
      <w:r>
        <w:rPr>
          <w:noProof/>
        </w:rPr>
        <w:t>3</w:t>
      </w:r>
      <w:r>
        <w:fldChar w:fldCharType="end"/>
      </w:r>
      <w:r>
        <w:t xml:space="preserve"> show that reducing the setpoint to the WHO guideline gives a 28% reduction in peak loads and a 39% reduction in total energy use during sleep</w:t>
      </w:r>
      <w:ins w:id="88" w:author="Arfa Aijazi" w:date="2024-02-10T14:05:00Z">
        <w:r w:rsidR="008011ED">
          <w:t>-</w:t>
        </w:r>
      </w:ins>
      <w:del w:id="89" w:author="Arfa Aijazi" w:date="2024-02-10T14:05:00Z">
        <w:r w:rsidDel="008011ED">
          <w:delText xml:space="preserve"> </w:delText>
        </w:r>
      </w:del>
      <w:r>
        <w:t xml:space="preserve">time hours. Applying </w:t>
      </w:r>
      <w:r w:rsidR="006D4D1D">
        <w:t xml:space="preserve">passive strategies and the top performing low-energy heating strategy (a heated blanket), </w:t>
      </w:r>
      <w:r>
        <w:t>lower</w:t>
      </w:r>
      <w:r w:rsidR="00CB039C">
        <w:t>s</w:t>
      </w:r>
      <w:r>
        <w:t xml:space="preserve"> the peak loads </w:t>
      </w:r>
      <w:r w:rsidR="00CB039C">
        <w:t xml:space="preserve">by </w:t>
      </w:r>
      <w:r>
        <w:t xml:space="preserve">up to 67% and the total energy consumption </w:t>
      </w:r>
      <w:r w:rsidR="006D4D1D">
        <w:t xml:space="preserve">by up </w:t>
      </w:r>
      <w:r>
        <w:t xml:space="preserve">to 83%, effectively double that of just lowering the setpoint alone. While the heated blanket consumes a nominal amount of energy, even the load from </w:t>
      </w:r>
      <w:r w:rsidR="00CB039C">
        <w:t>four</w:t>
      </w:r>
      <w:r>
        <w:t xml:space="preserve"> persons is </w:t>
      </w:r>
      <w:r w:rsidR="00CB039C">
        <w:t>small</w:t>
      </w:r>
      <w:r>
        <w:t xml:space="preserve"> relative to the energy savings from reducing the thermostat setpoint. </w:t>
      </w:r>
      <w:r w:rsidR="00CD4659">
        <w:t xml:space="preserve">The heated blanket is much more efficient </w:t>
      </w:r>
      <w:r w:rsidR="00CB039C">
        <w:t>as</w:t>
      </w:r>
      <w:r w:rsidR="00CD4659">
        <w:t xml:space="preserve"> its </w:t>
      </w:r>
      <w:r w:rsidR="00CB039C">
        <w:t>heat</w:t>
      </w:r>
      <w:r w:rsidR="00CD4659">
        <w:t xml:space="preserve"> is </w:t>
      </w:r>
      <w:r w:rsidR="00CB039C">
        <w:t>directed at</w:t>
      </w:r>
      <w:r w:rsidR="00CD4659">
        <w:t xml:space="preserve"> the person, rather than heating the entire space volume. </w:t>
      </w:r>
    </w:p>
    <w:p w14:paraId="5344465F" w14:textId="5ABF685A" w:rsidR="00667D9A" w:rsidRDefault="00667D9A" w:rsidP="00852A7D">
      <w:pPr>
        <w:pStyle w:val="Caption"/>
        <w:keepNext/>
      </w:pPr>
      <w:bookmarkStart w:id="90" w:name="_Ref153359540"/>
      <w:r>
        <w:lastRenderedPageBreak/>
        <w:t xml:space="preserve">Fig. </w:t>
      </w:r>
      <w:r>
        <w:fldChar w:fldCharType="begin"/>
      </w:r>
      <w:r>
        <w:instrText xml:space="preserve"> SEQ Fig. \* ARABIC </w:instrText>
      </w:r>
      <w:r>
        <w:fldChar w:fldCharType="separate"/>
      </w:r>
      <w:r w:rsidR="00A97D14">
        <w:rPr>
          <w:noProof/>
        </w:rPr>
        <w:t>3</w:t>
      </w:r>
      <w:r>
        <w:rPr>
          <w:noProof/>
        </w:rPr>
        <w:fldChar w:fldCharType="end"/>
      </w:r>
      <w:bookmarkEnd w:id="90"/>
      <w:r>
        <w:t>: Application of laboratory results of low-energy and passive heating devices to historical case study to model reduced energy loads.</w:t>
      </w:r>
    </w:p>
    <w:p w14:paraId="17422A4F" w14:textId="6E8DDC2B" w:rsidR="00483565" w:rsidRDefault="00667D9A" w:rsidP="00483565">
      <w:r>
        <w:rPr>
          <w:noProof/>
        </w:rPr>
        <w:drawing>
          <wp:inline distT="0" distB="0" distL="0" distR="0" wp14:anchorId="735C5316" wp14:editId="4BD409A9">
            <wp:extent cx="5943600" cy="4559300"/>
            <wp:effectExtent l="0" t="0" r="0" b="0"/>
            <wp:docPr id="451330309" name="Picture 1"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descr="A graph of energy efficienc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7DFEF030" w14:textId="6DB780F7" w:rsidR="00667D9A" w:rsidRPr="00483565" w:rsidRDefault="00667D9A" w:rsidP="00852A7D">
      <w:pPr>
        <w:pStyle w:val="Caption"/>
      </w:pPr>
      <w:r>
        <w:t>a and c) 2021 Texas power crisis (February 14-19) as a time series of modeled indoor temperatures and energy consumption with and without heating effects caused by selected interventions and b and d) sleep</w:t>
      </w:r>
      <w:ins w:id="91" w:author="Arfa Aijazi" w:date="2024-02-10T14:06:00Z">
        <w:r w:rsidR="008011ED">
          <w:t>-</w:t>
        </w:r>
      </w:ins>
      <w:del w:id="92" w:author="Arfa Aijazi" w:date="2024-02-10T14:06:00Z">
        <w:r w:rsidDel="008011ED">
          <w:delText xml:space="preserve"> </w:delText>
        </w:r>
      </w:del>
      <w:r>
        <w:t xml:space="preserve">time (10 p.m. – 7 a.m.) reductions in peak energy use and total energy use overnight from February 13-14. The adjusted energy consumption from low-energy heating interventions assumes use by four persons continuously overnight. </w:t>
      </w:r>
    </w:p>
    <w:p w14:paraId="46586075" w14:textId="589640D6" w:rsidR="004F7E72" w:rsidRDefault="004F7E72" w:rsidP="008374B8">
      <w:pPr>
        <w:pStyle w:val="Heading1"/>
      </w:pPr>
      <w:r>
        <w:t>Discussion</w:t>
      </w:r>
    </w:p>
    <w:p w14:paraId="697590E0" w14:textId="3E19008A" w:rsidR="00615859"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w:t>
      </w:r>
      <w:ins w:id="93" w:author="Arfa Aijazi" w:date="2024-02-10T13:36:00Z">
        <w:r w:rsidR="0062368A">
          <w:t>, resulting in significantly lower cost</w:t>
        </w:r>
      </w:ins>
      <w:r>
        <w:t xml:space="preserve">. </w:t>
      </w:r>
      <w:r w:rsidR="00876193">
        <w:t>T</w:t>
      </w:r>
      <w:r w:rsidR="00483565">
        <w:t>he average cost of household electricity</w:t>
      </w:r>
      <w:r w:rsidR="00876193">
        <w:t xml:space="preserve"> in the United States</w:t>
      </w:r>
      <w:r w:rsidR="001A5768">
        <w:t xml:space="preserve"> in September 2023</w:t>
      </w:r>
      <w:r w:rsidR="00483565">
        <w:t xml:space="preserve"> is $0.1</w:t>
      </w:r>
      <w:r w:rsidR="001A5768">
        <w:t>6</w:t>
      </w:r>
      <w:r w:rsidR="00D37EB0">
        <w:fldChar w:fldCharType="begin"/>
      </w:r>
      <w:r w:rsidR="00615859">
        <w:instrText xml:space="preserve"> ADDIN ZOTERO_ITEM CSL_CITATION {"citationID":"jmWSlION","properties":{"formattedCitation":"\\super 59\\nosupersub{}","plainCitation":"59","noteIndex":0},"citationItems":[{"id":1761,"uris":["http://zotero.org/users/4259226/items/V5HZHBZY"],"itemData":{"id":1761,"type":"webpage","container-title":"U.S. Energy Information Administration","title":"Table 5.6.A. Average Price of Electricity to Ultimate Customers by End-Use Sector","URL":"https://www.eia.gov/electricity/monthly/epm_table_grapher.php","author":[{"family":"EIA","given":""}],"accessed":{"date-parts":[["2023",12,20]]},"issued":{"date-parts":[["2023",12]]}}}],"schema":"https://github.com/citation-style-language/schema/raw/master/csl-citation.json"} </w:instrText>
      </w:r>
      <w:r w:rsidR="00D37EB0">
        <w:fldChar w:fldCharType="separate"/>
      </w:r>
      <w:r w:rsidR="00615859" w:rsidRPr="00615859">
        <w:rPr>
          <w:rFonts w:cs="Times New Roman"/>
          <w:vertAlign w:val="superscript"/>
        </w:rPr>
        <w:t>59</w:t>
      </w:r>
      <w:r w:rsidR="00D37EB0">
        <w:fldChar w:fldCharType="end"/>
      </w:r>
      <w:r w:rsidR="00483565">
        <w:t>, which is significantly cheaper than other parts of the world</w:t>
      </w:r>
      <w:r w:rsidR="00483565">
        <w:fldChar w:fldCharType="begin"/>
      </w:r>
      <w:r w:rsidR="00615859">
        <w:instrText xml:space="preserve"> ADDIN ZOTERO_ITEM CSL_CITATION {"citationID":"NtHu9DIK","properties":{"formattedCitation":"\\super 60\\nosupersub{}","plainCitation":"60","noteIndex":0},"citationItems":[{"id":1741,"uris":["http://zotero.org/users/4259226/items/DU83GHTH"],"itemData":{"id":1741,"type":"webpage","abstract":"Electricity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615859" w:rsidRPr="00615859">
        <w:rPr>
          <w:rFonts w:cs="Times New Roman"/>
          <w:vertAlign w:val="superscript"/>
        </w:rPr>
        <w:t>60</w:t>
      </w:r>
      <w:r w:rsidR="00483565">
        <w:fldChar w:fldCharType="end"/>
      </w:r>
      <w:r w:rsidR="00880778">
        <w:t>. Therefore</w:t>
      </w:r>
      <w:r w:rsidR="00876193">
        <w:t>,</w:t>
      </w:r>
      <w:r w:rsidR="00880778">
        <w:t xml:space="preserve"> a </w:t>
      </w:r>
      <w:r w:rsidR="005805BF">
        <w:t>3</w:t>
      </w:r>
      <w:ins w:id="94" w:author="Arfa Aijazi" w:date="2024-02-10T13:36:00Z">
        <w:r w:rsidR="0062368A">
          <w:t>-</w:t>
        </w:r>
      </w:ins>
      <w:del w:id="95" w:author="Arfa Aijazi" w:date="2024-02-10T13:36:00Z">
        <w:r w:rsidR="00880778" w:rsidDel="0062368A">
          <w:delText xml:space="preserve"> </w:delText>
        </w:r>
      </w:del>
      <w:r w:rsidR="00D37EB0">
        <w:t>ton</w:t>
      </w:r>
      <w:r w:rsidR="00880778">
        <w:t xml:space="preserve"> air conditioner </w:t>
      </w:r>
      <w:r w:rsidR="005805BF">
        <w:t>would cost</w:t>
      </w:r>
      <w:r w:rsidR="00515E5E">
        <w:t xml:space="preserve"> </w:t>
      </w:r>
      <w:r w:rsidR="00B51AA2">
        <w:t xml:space="preserve">$14.40 </w:t>
      </w:r>
      <w:r w:rsidR="00515E5E">
        <w:t>to run overnight</w:t>
      </w:r>
      <w:r w:rsidR="00D37EB0">
        <w:t xml:space="preserve"> (10 p.m. – 7 a.m.)</w:t>
      </w:r>
      <w:r w:rsidR="005805BF">
        <w:t>.</w:t>
      </w:r>
      <w:r w:rsidR="00B51AA2">
        <w:t xml:space="preserve"> The average cost of household natural gas in the United States in September 2023 is $21.85/1,000 ft</w:t>
      </w:r>
      <w:r w:rsidR="00B51AA2">
        <w:rPr>
          <w:vertAlign w:val="superscript"/>
        </w:rPr>
        <w:t xml:space="preserve">3 </w:t>
      </w:r>
      <w:r w:rsidR="00B51AA2">
        <w:rPr>
          <w:vertAlign w:val="superscript"/>
        </w:rPr>
        <w:fldChar w:fldCharType="begin"/>
      </w:r>
      <w:r w:rsidR="00615859">
        <w:rPr>
          <w:vertAlign w:val="superscript"/>
        </w:rPr>
        <w:instrText xml:space="preserve"> ADDIN ZOTERO_ITEM CSL_CITATION {"citationID":"qs1vIEh2","properties":{"formattedCitation":"\\super 61\\nosupersub{}","plainCitation":"61","noteIndex":0},"citationItems":[{"id":1763,"uris":["http://zotero.org/users/4259226/items/3JXBT824"],"itemData":{"id":1763,"type":"webpage","container-title":"U.S. Energy Information Administration","title":"Natural Gas Prices","URL":"https://www.eia.gov/dnav/ng/ng_pri_sum_a_EPG0_PRS_DMcf_m.htm","author":[{"family":"EIA","given":""}],"accessed":{"date-parts":[["2023",12,20]]},"issued":{"date-parts":[["2023",12]]}}}],"schema":"https://github.com/citation-style-language/schema/raw/master/csl-citation.json"} </w:instrText>
      </w:r>
      <w:r w:rsidR="00B51AA2">
        <w:rPr>
          <w:vertAlign w:val="superscript"/>
        </w:rPr>
        <w:fldChar w:fldCharType="separate"/>
      </w:r>
      <w:r w:rsidR="00615859" w:rsidRPr="00615859">
        <w:rPr>
          <w:rFonts w:cs="Times New Roman"/>
          <w:vertAlign w:val="superscript"/>
        </w:rPr>
        <w:t>61</w:t>
      </w:r>
      <w:r w:rsidR="00B51AA2">
        <w:rPr>
          <w:vertAlign w:val="superscript"/>
        </w:rPr>
        <w:fldChar w:fldCharType="end"/>
      </w:r>
      <w:r w:rsidR="00B51AA2">
        <w:t>.</w:t>
      </w:r>
      <w:r w:rsidR="00515E5E">
        <w:t xml:space="preserve"> </w:t>
      </w:r>
      <w:r w:rsidR="00B44D84">
        <w:t>In the U.S. in September 2022, the average heat content of natural gas delivered to end use sectors is 1,038 Btu/ft</w:t>
      </w:r>
      <w:r w:rsidR="00B44D84" w:rsidRPr="00852A7D">
        <w:rPr>
          <w:vertAlign w:val="superscript"/>
        </w:rPr>
        <w:t>3</w:t>
      </w:r>
      <w:r w:rsidR="00B44D84">
        <w:t xml:space="preserve"> </w:t>
      </w:r>
      <w:r w:rsidR="00B44D84">
        <w:fldChar w:fldCharType="begin"/>
      </w:r>
      <w:r w:rsidR="00615859">
        <w:instrText xml:space="preserve"> ADDIN ZOTERO_ITEM CSL_CITATION {"citationID":"E5FOTDho","properties":{"formattedCitation":"\\super 62\\nosupersub{}","plainCitation":"62","noteIndex":0},"citationItems":[{"id":1765,"uris":["http://zotero.org/users/4259226/items/5ADZLCI9"],"itemData":{"id":1765,"type":"webpage","abstract":"Energy Information Administration - EIA - Official Energy Statistics from the U.S. Government","title":"Frequently Asked Questions (FAQs) - U.S. Energy Information Administration (EIA)","URL":"https://www.eia.gov/tools/faqs/faq.php","author":[{"family":"EIA","given":""}],"accessed":{"date-parts":[["2023",12,25]]},"issued":{"date-parts":[["2023"]]}}}],"schema":"https://github.com/citation-style-language/schema/raw/master/csl-citation.json"} </w:instrText>
      </w:r>
      <w:r w:rsidR="00B44D84">
        <w:fldChar w:fldCharType="separate"/>
      </w:r>
      <w:r w:rsidR="00615859" w:rsidRPr="00615859">
        <w:rPr>
          <w:rFonts w:cs="Times New Roman"/>
          <w:vertAlign w:val="superscript"/>
        </w:rPr>
        <w:t>62</w:t>
      </w:r>
      <w:r w:rsidR="00B44D84">
        <w:fldChar w:fldCharType="end"/>
      </w:r>
      <w:r w:rsidR="00B44D84">
        <w:t xml:space="preserve">. Therefore, a 70,000 Btu/h gas furnace would cost $13.26 to run overnight. </w:t>
      </w:r>
      <w:r w:rsidR="00615859">
        <w:t>Assuming portable heating and cooling options are installed in three bedrooms</w:t>
      </w:r>
      <w:r w:rsidR="00636F83">
        <w:fldChar w:fldCharType="begin"/>
      </w:r>
      <w:r w:rsidR="00F26D09">
        <w:instrText xml:space="preserve"> ADDIN ZOTERO_ITEM CSL_CITATION {"citationID":"oG2R8n2N","properties":{"formattedCitation":"\\super 63\\nosupersub{}","plainCitation":"63","noteIndex":0},"citationItems":[{"id":1769,"uris":["http://zotero.org/users/4259226/items/Z6MNLVC6"],"itemData":{"id":1769,"type":"webpage","container-title":"American Community Survey  1-Year Estimates Detailed Tables","genre":"U.S. Census Bureau Data Portal","title":"B25041: Bedrooms - Census Bureau Table","URL":"https://data.census.gov/table/ACSDT1Y2022.B25041?q=bedrooms&amp;t=Types%20of%20Rooms","author":[{"family":"U.S. Census Bureau","given":""}],"accessed":{"date-parts":[["2023",12,25]]},"issued":{"date-parts":[["2023"]]}}}],"schema":"https://github.com/citation-style-language/schema/raw/master/csl-citation.json"} </w:instrText>
      </w:r>
      <w:r w:rsidR="00636F83">
        <w:fldChar w:fldCharType="separate"/>
      </w:r>
      <w:r w:rsidR="00F26D09" w:rsidRPr="00F26D09">
        <w:rPr>
          <w:rFonts w:cs="Times New Roman"/>
          <w:vertAlign w:val="superscript"/>
        </w:rPr>
        <w:t>63</w:t>
      </w:r>
      <w:r w:rsidR="00636F83">
        <w:fldChar w:fldCharType="end"/>
      </w:r>
      <w:r w:rsidR="00615859">
        <w:t xml:space="preserve">, </w:t>
      </w:r>
      <w:r w:rsidR="00F26D09">
        <w:t>three</w:t>
      </w:r>
      <w:r w:rsidR="00615859">
        <w:t xml:space="preserve"> window air conditioning unit</w:t>
      </w:r>
      <w:r w:rsidR="00F26D09">
        <w:t>s</w:t>
      </w:r>
      <w:r w:rsidR="00615859">
        <w:t xml:space="preserve"> would cost</w:t>
      </w:r>
      <w:r w:rsidR="00F26D09">
        <w:t xml:space="preserve"> $20.70 to run overnight and three space heaters would cost $6.48 to run overnight. </w:t>
      </w:r>
      <w:r w:rsidR="00515E5E" w:rsidRPr="00B44D84">
        <w:t>In</w:t>
      </w:r>
      <w:r w:rsidR="00515E5E">
        <w:t xml:space="preserve"> comparison, </w:t>
      </w:r>
      <w:r w:rsidR="0089601C">
        <w:t xml:space="preserve">our most </w:t>
      </w:r>
      <w:r w:rsidR="0089601C">
        <w:lastRenderedPageBreak/>
        <w:t>effective low-energy cooling</w:t>
      </w:r>
      <w:r w:rsidR="00876193">
        <w:t xml:space="preserve"> (ceiling fan) and heating</w:t>
      </w:r>
      <w:r w:rsidR="0089601C">
        <w:t xml:space="preserve"> option</w:t>
      </w:r>
      <w:r w:rsidR="00876193">
        <w:t>s (heated blanket)</w:t>
      </w:r>
      <w:r w:rsidR="0089601C">
        <w:t xml:space="preserve"> use 18 W </w:t>
      </w:r>
      <w:r w:rsidR="00876193">
        <w:t>and</w:t>
      </w:r>
      <w:r w:rsidR="0089601C">
        <w:t xml:space="preserve"> 41 W</w:t>
      </w:r>
      <w:r w:rsidR="00876193">
        <w:t xml:space="preserve"> respectively</w:t>
      </w:r>
      <w:r w:rsidR="0089601C">
        <w:t>. Either of these devices would cost</w:t>
      </w:r>
      <w:r w:rsidR="00B44D84">
        <w:t xml:space="preserve"> </w:t>
      </w:r>
      <w:r w:rsidR="000129E5">
        <w:t xml:space="preserve">mere cents </w:t>
      </w:r>
      <w:r w:rsidR="00B44D84">
        <w:t>to run overnight</w:t>
      </w:r>
      <w:r w:rsidR="00483565">
        <w:t>.</w:t>
      </w:r>
      <w:r w:rsidR="0089601C">
        <w:t xml:space="preserve"> </w:t>
      </w:r>
    </w:p>
    <w:p w14:paraId="477952C1" w14:textId="2522763E" w:rsidR="004F7E72" w:rsidRDefault="004F7E72" w:rsidP="004F7E72">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r w:rsidR="00483565">
        <w:t>Our results show that e</w:t>
      </w:r>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r w:rsidR="00271D16" w:rsidRPr="00271D16">
        <w:t xml:space="preserve">In this paper, our emphasis is on interventions directly applicable to individuals or their sleeping spaces. </w:t>
      </w:r>
      <w:r w:rsidR="00470A67">
        <w:t>T</w:t>
      </w:r>
      <w:r w:rsidR="00271D16" w:rsidRPr="00271D16">
        <w:t>here are additional interventions associated with enhancing building quality or landscapes, such as weatherization, shading, natural ventilation, and vegetation</w:t>
      </w:r>
      <w:r w:rsidR="00470A67">
        <w:t xml:space="preserve">. While </w:t>
      </w:r>
      <w:r w:rsidR="00271D16" w:rsidRPr="00271D16">
        <w:t>we acknowledge their potential importance and recommend further exploration, they were not specifically addressed in our study</w:t>
      </w:r>
      <w:r w:rsidR="002C0CD5">
        <w:t>.</w:t>
      </w:r>
    </w:p>
    <w:p w14:paraId="28EC410A" w14:textId="661FC690" w:rsidR="00C4422A" w:rsidRDefault="001D51D8" w:rsidP="004F7E72">
      <w:r>
        <w:t xml:space="preserve">While passive and low-energy strategies may already be </w:t>
      </w:r>
      <w:r w:rsidR="006971DB">
        <w:t>used in many contexts</w:t>
      </w:r>
      <w:r>
        <w:t xml:space="preserve">, </w:t>
      </w:r>
      <w:r w:rsidR="00061E9B">
        <w:t xml:space="preserve">there remain barriers to their </w:t>
      </w:r>
      <w:r w:rsidR="00876193">
        <w:t xml:space="preserve">preferential </w:t>
      </w:r>
      <w:r w:rsidR="00061E9B">
        <w:t>use over conventional HVAC systems</w:t>
      </w:r>
      <w:del w:id="96" w:author="Arfa Aijazi" w:date="2024-02-10T13:51:00Z">
        <w:r w:rsidR="00061E9B" w:rsidDel="00301215">
          <w:delText xml:space="preserve"> when available</w:delText>
        </w:r>
      </w:del>
      <w:r w:rsidR="00061E9B">
        <w:t>. A study in New York City, United States, shows that</w:t>
      </w:r>
      <w:r w:rsidR="00D73C6A">
        <w:t xml:space="preserve"> p</w:t>
      </w:r>
      <w:r w:rsidR="004F7E72">
        <w:t>assive strategies are less commonly used than other environmental modifications such as turning on the air conditioning or electric fan</w:t>
      </w:r>
      <w:r w:rsidR="004F7E72">
        <w:fldChar w:fldCharType="begin"/>
      </w:r>
      <w:r w:rsidR="00615859">
        <w:instrText xml:space="preserve"> ADDIN ZOTERO_ITEM CSL_CITATION {"citationID":"7J32ZaKd","properties":{"formattedCitation":"\\super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615859" w:rsidRPr="00615859">
        <w:rPr>
          <w:rFonts w:cs="Times New Roman"/>
          <w:vertAlign w:val="superscript"/>
        </w:rPr>
        <w:t>32</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F26D09">
        <w:instrText xml:space="preserve"> ADDIN ZOTERO_ITEM CSL_CITATION {"citationID":"ozeaoGvH","properties":{"formattedCitation":"\\super 64\\nosupersub{}","plainCitation":"64","noteIndex":0},"citationItems":[{"id":500,"uris":["http://zotero.org/users/4259226/items/6MM2EAHW"],"itemData":{"id":500,"type":"article-journal","abstract":"Abstract\n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F26D09" w:rsidRPr="00F26D09">
        <w:rPr>
          <w:rFonts w:cs="Times New Roman"/>
          <w:vertAlign w:val="superscript"/>
        </w:rPr>
        <w:t>64</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F26D09">
        <w:instrText xml:space="preserve"> ADDIN ZOTERO_ITEM CSL_CITATION {"citationID":"lFTeUKAw","properties":{"formattedCitation":"\\super 65\\nosupersub{}","plainCitation":"65","noteIndex":0},"citationItems":[{"id":499,"uris":["http://zotero.org/users/4259226/items/GYIU88W8"],"itemData":{"id":499,"type":"report","number":"QYR-15055999","page":"90","title":"Global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F26D09" w:rsidRPr="00F26D09">
        <w:rPr>
          <w:rFonts w:cs="Times New Roman"/>
          <w:vertAlign w:val="superscript"/>
        </w:rPr>
        <w:t>65</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r w:rsidR="00C62952">
        <w:t xml:space="preserve">In reality, a person's surface contact with the mattress will likely be higher than what we modeled in this study due to a real adult weighing </w:t>
      </w:r>
      <w:r w:rsidR="00D133D5">
        <w:t xml:space="preserve">approximately </w:t>
      </w:r>
      <w:r w:rsidR="005A493A">
        <w:t>2.9</w:t>
      </w:r>
      <w:r w:rsidR="00C62952">
        <w:t>-4x more</w:t>
      </w:r>
      <w:r w:rsidR="00D133D5">
        <w:fldChar w:fldCharType="begin"/>
      </w:r>
      <w:r w:rsidR="00F26D09">
        <w:instrText xml:space="preserve"> ADDIN ZOTERO_ITEM CSL_CITATION {"citationID":"WMNOA1l8","properties":{"formattedCitation":"\\super 66\\nosupersub{}","plainCitation":"66","noteIndex":0},"citationItems":[{"id":1754,"uris":["http://zotero.org/users/4259226/items/BLZPQ9GC"],"itemData":{"id":1754,"type":"article-journal","abstract":"The energy requirement of species at each trophic level in an ecological pyramid is a function of the number of organisms and their average mass. Regarding human populations, although considerable attention is given to estimating the number of people, much less is given to estimating average mass, despite evidence that average body mass is increasing. We estimate global human biomass, its distribution by region and the proportion of biomass due to overweight and obesity.","container-title":"BMC Public Health","DOI":"10.1186/1471-2458-12-439","ISSN":"1471-2458","issue":"1","journalAbbreviation":"BMC Public Health","page":"439","source":"BioMed Central","title":"The weight of nations: an estimation of adult human biomass","title-short":"The weight of nations","URL":"https://doi.org/10.1186/1471-2458-12-439","volume":"12","author":[{"family":"Walpole","given":"Sarah Catherine"},{"family":"Prieto-Merino","given":"David"},{"family":"Edwards","given":"Phil"},{"family":"Cleland","given":"John"},{"family":"Stevens","given":"Gretchen"},{"family":"Roberts","given":"Ian"}],"accessed":{"date-parts":[["2023",12,19]]},"issued":{"date-parts":[["2012",6,18]]}}}],"schema":"https://github.com/citation-style-language/schema/raw/master/csl-citation.json"} </w:instrText>
      </w:r>
      <w:r w:rsidR="00D133D5">
        <w:fldChar w:fldCharType="separate"/>
      </w:r>
      <w:r w:rsidR="00F26D09" w:rsidRPr="00F26D09">
        <w:rPr>
          <w:rFonts w:cs="Times New Roman"/>
          <w:vertAlign w:val="superscript"/>
        </w:rPr>
        <w:t>66</w:t>
      </w:r>
      <w:r w:rsidR="00D133D5">
        <w:fldChar w:fldCharType="end"/>
      </w:r>
      <w:r w:rsidR="00C62952">
        <w:t xml:space="preserve"> than the thermal manikin and the firmness of a real mattress will decrease over time. Despite this, we</w:t>
      </w:r>
      <w:ins w:id="97" w:author="Arfa Aijazi" w:date="2024-02-10T13:52:00Z">
        <w:r w:rsidR="00301215">
          <w:t xml:space="preserve"> would</w:t>
        </w:r>
      </w:ins>
      <w:del w:id="98" w:author="Arfa Aijazi" w:date="2024-02-10T13:52:00Z">
        <w:r w:rsidR="00C62952" w:rsidDel="00301215">
          <w:delText>’d</w:delText>
        </w:r>
      </w:del>
      <w:r w:rsidR="00C62952">
        <w:t xml:space="preserve"> still expect a higher contact surface area with clothing or bedding </w:t>
      </w:r>
      <w:r w:rsidR="00876193">
        <w:t>compared to</w:t>
      </w:r>
      <w:r w:rsidR="00C62952">
        <w:t xml:space="preserve"> the mattress. </w:t>
      </w:r>
    </w:p>
    <w:p w14:paraId="468FFDA6" w14:textId="47A0E8A7" w:rsidR="005A493A" w:rsidRPr="00852A7D" w:rsidRDefault="005A493A" w:rsidP="005A493A">
      <w:pPr>
        <w:spacing w:before="240"/>
      </w:pPr>
      <w:r w:rsidRPr="00852A7D">
        <w:t xml:space="preserve">While our study focuses on the impact of </w:t>
      </w:r>
      <w:del w:id="99" w:author="Arfa Aijazi" w:date="2024-02-10T13:52:00Z">
        <w:r w:rsidRPr="00852A7D" w:rsidDel="00301215">
          <w:delText>indoor temperature</w:delText>
        </w:r>
      </w:del>
      <w:ins w:id="100" w:author="Arfa Aijazi" w:date="2024-02-10T13:52:00Z">
        <w:r w:rsidR="00301215">
          <w:t>thermal conditions</w:t>
        </w:r>
      </w:ins>
      <w:r w:rsidRPr="00852A7D">
        <w:t xml:space="preserve"> on sleep quality, fans may contribute to other factors related to the overall indoor environmental quality of the bedroom, such as acoustics. Loud environmental noise from vehicular traffic, aircraft, trains, and wind turbines can be disruptive to sleep</w:t>
      </w:r>
      <w:r w:rsidRPr="00852A7D">
        <w:fldChar w:fldCharType="begin"/>
      </w:r>
      <w:r w:rsidR="00F26D09">
        <w:instrText xml:space="preserve"> ADDIN ZOTERO_ITEM CSL_CITATION {"citationID":"8VoVHOAQ","properties":{"formattedCitation":"\\super 67\\nosupersub{}","plainCitation":"67","noteIndex":0},"citationItems":[{"id":1734,"uris":["http://zotero.org/users/4259226/items/C8KYGJAH"],"itemData":{"id":1734,"type":"article-journal","container-title":"Noise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r w:rsidRPr="00852A7D">
        <w:fldChar w:fldCharType="separate"/>
      </w:r>
      <w:r w:rsidR="00F26D09" w:rsidRPr="00F26D09">
        <w:rPr>
          <w:rFonts w:cs="Times New Roman"/>
          <w:vertAlign w:val="superscript"/>
        </w:rPr>
        <w:t>67</w:t>
      </w:r>
      <w:r w:rsidRPr="00852A7D">
        <w:fldChar w:fldCharType="end"/>
      </w:r>
      <w:r w:rsidRPr="00852A7D">
        <w:t>. These noises are generally loud and intermittent. On the other hand, soft and constant noise, such as that produced by a white noise machine may aid sleep</w:t>
      </w:r>
      <w:r w:rsidRPr="00852A7D">
        <w:fldChar w:fldCharType="begin"/>
      </w:r>
      <w:r w:rsidR="00F26D09">
        <w:instrText xml:space="preserve"> ADDIN ZOTERO_ITEM CSL_CITATION {"citationID":"ccDpL5Kw","properties":{"formattedCitation":"\\super 68\\nosupersub{}","plainCitation":"68","noteIndex":0},"citationItems":[{"id":1738,"uris":["http://zotero.org/users/4259226/items/P6QK36RT"],"itemData":{"id":1738,"type":"article-journal","abstract":"White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r w:rsidRPr="00852A7D">
        <w:fldChar w:fldCharType="separate"/>
      </w:r>
      <w:r w:rsidR="00F26D09" w:rsidRPr="00F26D09">
        <w:rPr>
          <w:rFonts w:cs="Times New Roman"/>
          <w:vertAlign w:val="superscript"/>
        </w:rPr>
        <w:t>68</w:t>
      </w:r>
      <w:r w:rsidRPr="00852A7D">
        <w:fldChar w:fldCharType="end"/>
      </w:r>
      <w:r w:rsidRPr="00852A7D">
        <w:t xml:space="preserve">. The noise from fans, like the ceiling and floor fans in this study, is more like the second of these two and if a DC motor is used, </w:t>
      </w:r>
      <w:r w:rsidR="00470A67">
        <w:t>the sound</w:t>
      </w:r>
      <w:r w:rsidRPr="00852A7D">
        <w:t xml:space="preserve"> is</w:t>
      </w:r>
      <w:r w:rsidR="00470A67">
        <w:t xml:space="preserve"> most</w:t>
      </w:r>
      <w:del w:id="101" w:author="Arfa Aijazi" w:date="2024-02-10T13:53:00Z">
        <w:r w:rsidR="00470A67" w:rsidDel="00301215">
          <w:delText>ly</w:delText>
        </w:r>
      </w:del>
      <w:r w:rsidR="00470A67">
        <w:t xml:space="preserve"> likely</w:t>
      </w:r>
      <w:r w:rsidRPr="00852A7D">
        <w:t xml:space="preserve"> not perceivable, but this is an area for further research. </w:t>
      </w:r>
    </w:p>
    <w:p w14:paraId="1830E3BA" w14:textId="6DB0875F"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w:t>
      </w:r>
      <w:del w:id="102" w:author="Arfa Aijazi" w:date="2024-02-10T13:55:00Z">
        <w:r w:rsidR="00E35E04" w:rsidDel="00100199">
          <w:delText xml:space="preserve"> incre</w:delText>
        </w:r>
      </w:del>
      <w:del w:id="103" w:author="Arfa Aijazi" w:date="2024-02-10T13:54:00Z">
        <w:r w:rsidR="00E35E04" w:rsidDel="00100199">
          <w:delText>ases</w:delText>
        </w:r>
      </w:del>
      <w:r w:rsidR="00E35E04">
        <w:t>) tend</w:t>
      </w:r>
      <w:r w:rsidR="00CB4AD7">
        <w:t>s</w:t>
      </w:r>
      <w:r w:rsidR="00E35E04">
        <w:t xml:space="preserve"> to increase</w:t>
      </w:r>
      <w:r>
        <w:t xml:space="preserve">. </w:t>
      </w:r>
      <w:ins w:id="104" w:author="Arfa Aijazi" w:date="2024-02-10T13:56:00Z">
        <w:r w:rsidR="00100199">
          <w:t xml:space="preserve">Which leads </w:t>
        </w:r>
        <w:r w:rsidR="00100199">
          <w:lastRenderedPageBreak/>
          <w:t>to the s</w:t>
        </w:r>
      </w:ins>
      <w:del w:id="105" w:author="Arfa Aijazi" w:date="2024-02-10T13:56:00Z">
        <w:r w:rsidDel="00100199">
          <w:delText>S</w:delText>
        </w:r>
      </w:del>
      <w:r>
        <w:t>econd</w:t>
      </w:r>
      <w:ins w:id="106" w:author="Arfa Aijazi" w:date="2024-02-10T13:56:00Z">
        <w:r w:rsidR="00100199">
          <w:t xml:space="preserve"> limitation</w:t>
        </w:r>
      </w:ins>
      <w:r>
        <w:t>,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F26D09">
        <w:instrText xml:space="preserve"> ADDIN ZOTERO_ITEM CSL_CITATION {"citationID":"24l3r7Bg","properties":{"formattedCitation":"\\super 69\\nosupersub{}","plainCitation":"69","noteIndex":0},"citationItems":[{"id":498,"uris":["http://zotero.org/users/4259226/items/76ZJR3VY"],"itemData":{"id":498,"type":"article-journal","container-title":"European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F26D09" w:rsidRPr="00F26D09">
        <w:rPr>
          <w:rFonts w:cs="Times New Roman"/>
          <w:vertAlign w:val="superscript"/>
        </w:rPr>
        <w:t>69</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F26D09">
        <w:instrText xml:space="preserve"> ADDIN ZOTERO_ITEM CSL_CITATION {"citationID":"a28uGcGX","properties":{"formattedCitation":"\\super 70\\nosupersub{}","plainCitation":"70","noteIndex":0},"citationItems":[{"id":497,"uris":["http://zotero.org/users/4259226/items/VHVGSN9Q"],"itemData":{"id":497,"type":"article-journal","abstract":"Subjects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F26D09" w:rsidRPr="00F26D09">
        <w:rPr>
          <w:rFonts w:cs="Times New Roman"/>
          <w:vertAlign w:val="superscript"/>
        </w:rPr>
        <w:t>70</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66A2FAB0"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F26D09">
        <w:instrText xml:space="preserve"> ADDIN ZOTERO_ITEM CSL_CITATION {"citationID":"dFXZyDY8","properties":{"formattedCitation":"\\super 71\\nosupersub{}","plainCitation":"71","noteIndex":0},"citationItems":[{"id":525,"uris":["http://zotero.org/users/4259226/items/X3TDFR9S"],"itemData":{"id":525,"type":"article-journal","abstract":"Author(s):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F26D09" w:rsidRPr="00F26D09">
        <w:rPr>
          <w:rFonts w:cs="Times New Roman"/>
          <w:vertAlign w:val="superscript"/>
        </w:rPr>
        <w:t>71</w:t>
      </w:r>
      <w:r>
        <w:fldChar w:fldCharType="end"/>
      </w:r>
      <w:r>
        <w:t xml:space="preserve"> and Arens et al.</w:t>
      </w:r>
      <w:r>
        <w:fldChar w:fldCharType="begin"/>
      </w:r>
      <w:r w:rsidR="00F26D09">
        <w:instrText xml:space="preserve"> ADDIN ZOTERO_ITEM CSL_CITATION {"citationID":"EhREX9ao","properties":{"formattedCitation":"\\super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470A67">
        <w:t>An independent HVAC system controls t</w:t>
      </w:r>
      <w:r w:rsidR="0037269A">
        <w:t xml:space="preserve">he </w:t>
      </w:r>
      <w:r w:rsidR="00872113">
        <w:t xml:space="preserve">interior </w:t>
      </w:r>
      <w:r w:rsidR="0037269A">
        <w:t xml:space="preserve">surface temperature of the exterior walls and windows.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500590A0"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615859">
        <w:instrText xml:space="preserve"> ADDIN ZOTERO_ITEM CSL_CITATION {"citationID":"3edoJnin","properties":{"formattedCitation":"\\super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615859" w:rsidRPr="00615859">
        <w:rPr>
          <w:rFonts w:cs="Times New Roman"/>
          <w:vertAlign w:val="superscript"/>
        </w:rPr>
        <w:t>57</w:t>
      </w:r>
      <w:r>
        <w:fldChar w:fldCharType="end"/>
      </w:r>
      <w:r>
        <w:t>. We used a female thermal manikin developed by PT Teknik</w:t>
      </w:r>
      <w:r>
        <w:fldChar w:fldCharType="begin"/>
      </w:r>
      <w:r w:rsidR="00F26D09">
        <w:instrText xml:space="preserve"> ADDIN ZOTERO_ITEM CSL_CITATION {"citationID":"EM3leHzM","properties":{"formattedCitation":"\\super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F26D09" w:rsidRPr="00F26D09">
        <w:rPr>
          <w:rFonts w:cs="Times New Roman"/>
          <w:vertAlign w:val="superscript"/>
        </w:rPr>
        <w:t>73</w:t>
      </w:r>
      <w:r>
        <w:fldChar w:fldCharType="end"/>
      </w:r>
      <w:r>
        <w:t>. The manikin consists of a molded polystyrene shell wound with embedded nickel wir</w:t>
      </w:r>
      <w:r w:rsidRPr="00667D9A">
        <w:t>e. The manikin is 1.68 m tall</w:t>
      </w:r>
      <w:r w:rsidR="00667D9A" w:rsidRPr="00852A7D">
        <w:t xml:space="preserve"> </w:t>
      </w:r>
      <w:r w:rsidRPr="00667D9A">
        <w:t xml:space="preserve">and weighs approximately </w:t>
      </w:r>
      <w:r w:rsidR="0078116C" w:rsidRPr="00852A7D">
        <w:t>20</w:t>
      </w:r>
      <w:r w:rsidR="0078116C" w:rsidRPr="00667D9A">
        <w:t xml:space="preserve"> </w:t>
      </w:r>
      <w:r w:rsidRPr="00667D9A">
        <w:t>kg</w:t>
      </w:r>
      <w:r w:rsidR="00667D9A">
        <w:fldChar w:fldCharType="begin"/>
      </w:r>
      <w:r w:rsidR="00F26D09">
        <w:instrText xml:space="preserve"> ADDIN ZOTERO_ITEM CSL_CITATION {"citationID":"naxvGOC1","properties":{"formattedCitation":"\\super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rsidR="00667D9A">
        <w:fldChar w:fldCharType="separate"/>
      </w:r>
      <w:r w:rsidR="00F26D09" w:rsidRPr="00F26D09">
        <w:rPr>
          <w:rFonts w:cs="Times New Roman"/>
          <w:vertAlign w:val="superscript"/>
        </w:rPr>
        <w:t>73</w:t>
      </w:r>
      <w:r w:rsidR="00667D9A">
        <w:fldChar w:fldCharType="end"/>
      </w:r>
      <w:r w:rsidRPr="00667D9A">
        <w:t>.</w:t>
      </w:r>
      <w:r>
        <w:t xml:space="preserve">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61E88929" w14:textId="066C754E"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F26D09">
        <w:instrText xml:space="preserve"> ADDIN ZOTERO_ITEM CSL_CITATION {"citationID":"ZRdCLeAl","properties":{"formattedCitation":"\\super 75\\nosupersub{}","plainCitation":"75","noteIndex":0},"citationItems":[{"id":508,"uris":["http://zotero.org/users/4259226/items/IPBIG3MS"],"itemData":{"id":508,"type":"report","event-place":"Denmark","number":"Version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F26D09" w:rsidRPr="00F26D09">
        <w:rPr>
          <w:rFonts w:cs="Times New Roman"/>
          <w:vertAlign w:val="superscript"/>
        </w:rPr>
        <w:t>75</w:t>
      </w:r>
      <w:r>
        <w:fldChar w:fldCharType="end"/>
      </w:r>
      <w:r>
        <w:t>. This mode of control most realistically represents the temperature distribution of the human body</w:t>
      </w:r>
      <w:r>
        <w:fldChar w:fldCharType="begin"/>
      </w:r>
      <w:r w:rsidR="00F26D09">
        <w:instrText xml:space="preserve"> ADDIN ZOTERO_ITEM CSL_CITATION {"citationID":"TqgdvZdk","properties":{"formattedCitation":"\\super 76\\nosupersub{}","plainCitation":"76","noteIndex":0},"citationItems":[{"id":509,"uris":["http://zotero.org/users/4259226/items/6UFEKFPM"],"itemData":{"id":509,"type":"article-journal","abstract":"Recently,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F26D09" w:rsidRPr="00F26D09">
        <w:rPr>
          <w:rFonts w:cs="Times New Roman"/>
          <w:vertAlign w:val="superscript"/>
        </w:rPr>
        <w:t>76</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F26D09">
        <w:rPr>
          <w:highlight w:val="yellow"/>
        </w:rPr>
        <w:instrText xml:space="preserve"> ADDIN ZOTERO_ITEM CSL_CITATION {"citationID":"nAuvvvbs","properties":{"formattedCitation":"\\super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F26D09" w:rsidRPr="00F26D09">
        <w:rPr>
          <w:rFonts w:cs="Times New Roman"/>
          <w:vertAlign w:val="superscript"/>
        </w:rPr>
        <w:t>74</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F26D09">
        <w:instrText xml:space="preserve"> ADDIN ZOTERO_ITEM CSL_CITATION {"citationID":"JPr5ypzp","properties":{"formattedCitation":"\\super 77\\nosupersub{}","plainCitation":"77","noteIndex":0},"citationItems":[{"id":492,"uris":["http://zotero.org/users/4259226/items/95RMR9Q6"],"itemData":{"id":492,"type":"document","publisher":"PT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F26D09" w:rsidRPr="00F26D09">
        <w:rPr>
          <w:rFonts w:cs="Times New Roman"/>
          <w:vertAlign w:val="superscript"/>
        </w:rPr>
        <w:t>77</w:t>
      </w:r>
      <w:r>
        <w:fldChar w:fldCharType="end"/>
      </w:r>
      <w:r>
        <w:t xml:space="preserve">. </w:t>
      </w:r>
    </w:p>
    <w:p w14:paraId="7CA33FE0" w14:textId="703DE876" w:rsidR="00A46F95" w:rsidRDefault="00A46F95" w:rsidP="00BF1F00">
      <w:pPr>
        <w:spacing w:before="160"/>
      </w:pPr>
      <w:r>
        <w:t>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w:t>
      </w:r>
      <w:r w:rsidR="00470A67">
        <w:t xml:space="preserve"> probe</w:t>
      </w:r>
      <w:r>
        <w:t xml:space="preserve"> 0.2 m away from the </w:t>
      </w:r>
      <w:r>
        <w:lastRenderedPageBreak/>
        <w:t>thermal manikin and elevated it</w:t>
      </w:r>
      <w:r w:rsidR="00470A67">
        <w:t xml:space="preserve"> with wood blocks</w:t>
      </w:r>
      <w:r>
        <w:t xml:space="preserve"> to be vertically centered to the tangent </w:t>
      </w:r>
      <w:r w:rsidR="00006CC9">
        <w:t>body segment</w:t>
      </w:r>
      <w:r>
        <w:t>. We calibrated each temperature sensor at three temperatures (15°C, 25°C, and 35°C) using a Polyscience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3B6DAE34" w14:textId="77777777" w:rsidR="00003EB6" w:rsidRDefault="00003EB6" w:rsidP="00003EB6">
      <w:pPr>
        <w:pStyle w:val="Caption"/>
        <w:keepNext/>
      </w:pPr>
      <w:bookmarkStart w:id="107" w:name="_Ref138199049"/>
      <w:r>
        <w:t xml:space="preserve">Table </w:t>
      </w:r>
      <w:r>
        <w:fldChar w:fldCharType="begin"/>
      </w:r>
      <w:r>
        <w:instrText xml:space="preserve"> SEQ Table \* ARABIC </w:instrText>
      </w:r>
      <w:r>
        <w:fldChar w:fldCharType="separate"/>
      </w:r>
      <w:r>
        <w:rPr>
          <w:noProof/>
        </w:rPr>
        <w:t>1</w:t>
      </w:r>
      <w:r>
        <w:rPr>
          <w:noProof/>
        </w:rPr>
        <w:fldChar w:fldCharType="end"/>
      </w:r>
      <w:bookmarkEnd w:id="107"/>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Pr="00F26D09">
        <w:rPr>
          <w:rFonts w:cs="Times New Roman"/>
          <w:sz w:val="22"/>
          <w:vertAlign w:val="superscript"/>
        </w:rPr>
        <w:t>74</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003EB6" w14:paraId="1D11D133" w14:textId="77777777" w:rsidTr="00D01290">
        <w:tc>
          <w:tcPr>
            <w:tcW w:w="0" w:type="auto"/>
          </w:tcPr>
          <w:p w14:paraId="79C0D2C9" w14:textId="77777777" w:rsidR="00003EB6" w:rsidRDefault="00003EB6" w:rsidP="00D01290">
            <w:pPr>
              <w:pStyle w:val="Tabletext"/>
            </w:pPr>
          </w:p>
        </w:tc>
        <w:tc>
          <w:tcPr>
            <w:tcW w:w="0" w:type="auto"/>
          </w:tcPr>
          <w:p w14:paraId="75635750" w14:textId="77777777" w:rsidR="00003EB6" w:rsidRPr="00D12370" w:rsidRDefault="00003EB6" w:rsidP="00D01290">
            <w:pPr>
              <w:pStyle w:val="Tabletext"/>
              <w:rPr>
                <w:b/>
                <w:bCs/>
              </w:rPr>
            </w:pPr>
            <w:r>
              <w:rPr>
                <w:b/>
                <w:bCs/>
              </w:rPr>
              <w:t>Body segment</w:t>
            </w:r>
          </w:p>
        </w:tc>
        <w:tc>
          <w:tcPr>
            <w:tcW w:w="0" w:type="auto"/>
          </w:tcPr>
          <w:p w14:paraId="7F198049" w14:textId="77777777" w:rsidR="00003EB6" w:rsidRPr="00D12370" w:rsidRDefault="00003EB6" w:rsidP="00D01290">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105B63D6" w14:textId="77777777" w:rsidR="00003EB6" w:rsidRPr="00D12370" w:rsidRDefault="00003EB6" w:rsidP="00D01290">
            <w:pPr>
              <w:pStyle w:val="Tabletext"/>
              <w:rPr>
                <w:b/>
                <w:bCs/>
              </w:rPr>
            </w:pPr>
            <w:r>
              <w:rPr>
                <w:b/>
                <w:bCs/>
              </w:rPr>
              <w:t>Core temperature (°C)</w:t>
            </w:r>
          </w:p>
        </w:tc>
      </w:tr>
      <w:tr w:rsidR="00003EB6" w14:paraId="22E982A7" w14:textId="77777777" w:rsidTr="00D01290">
        <w:tc>
          <w:tcPr>
            <w:tcW w:w="0" w:type="auto"/>
          </w:tcPr>
          <w:p w14:paraId="4F935DCE" w14:textId="77777777" w:rsidR="00003EB6" w:rsidRDefault="00003EB6" w:rsidP="00D01290">
            <w:pPr>
              <w:pStyle w:val="Tabletext"/>
            </w:pPr>
            <w:r>
              <w:t>1</w:t>
            </w:r>
          </w:p>
        </w:tc>
        <w:tc>
          <w:tcPr>
            <w:tcW w:w="0" w:type="auto"/>
          </w:tcPr>
          <w:p w14:paraId="63827E3A" w14:textId="77777777" w:rsidR="00003EB6" w:rsidRDefault="00003EB6" w:rsidP="00D01290">
            <w:pPr>
              <w:pStyle w:val="Tabletext"/>
            </w:pPr>
            <w:r>
              <w:t>Left foot</w:t>
            </w:r>
          </w:p>
        </w:tc>
        <w:tc>
          <w:tcPr>
            <w:tcW w:w="0" w:type="auto"/>
            <w:vAlign w:val="center"/>
          </w:tcPr>
          <w:p w14:paraId="20316179" w14:textId="77777777" w:rsidR="00003EB6" w:rsidRDefault="00003EB6" w:rsidP="00D01290">
            <w:pPr>
              <w:pStyle w:val="Tabletext"/>
            </w:pPr>
            <w:r>
              <w:rPr>
                <w:rFonts w:cs="Calibri"/>
                <w:color w:val="000000"/>
              </w:rPr>
              <w:t>0.05</w:t>
            </w:r>
          </w:p>
        </w:tc>
        <w:tc>
          <w:tcPr>
            <w:tcW w:w="0" w:type="auto"/>
          </w:tcPr>
          <w:p w14:paraId="21750FBD" w14:textId="77777777" w:rsidR="00003EB6" w:rsidRDefault="00003EB6" w:rsidP="00D01290">
            <w:pPr>
              <w:pStyle w:val="Tabletext"/>
              <w:rPr>
                <w:rFonts w:cs="Calibri"/>
                <w:color w:val="000000"/>
              </w:rPr>
            </w:pPr>
            <w:r>
              <w:rPr>
                <w:rFonts w:cs="Calibri"/>
                <w:color w:val="000000"/>
              </w:rPr>
              <w:t>35.1</w:t>
            </w:r>
          </w:p>
        </w:tc>
      </w:tr>
      <w:tr w:rsidR="00003EB6" w14:paraId="47FBFF86" w14:textId="77777777" w:rsidTr="00D01290">
        <w:tc>
          <w:tcPr>
            <w:tcW w:w="0" w:type="auto"/>
          </w:tcPr>
          <w:p w14:paraId="734614F6" w14:textId="77777777" w:rsidR="00003EB6" w:rsidRDefault="00003EB6" w:rsidP="00D01290">
            <w:pPr>
              <w:pStyle w:val="Tabletext"/>
            </w:pPr>
            <w:r>
              <w:t>2</w:t>
            </w:r>
          </w:p>
        </w:tc>
        <w:tc>
          <w:tcPr>
            <w:tcW w:w="0" w:type="auto"/>
          </w:tcPr>
          <w:p w14:paraId="629F0877" w14:textId="77777777" w:rsidR="00003EB6" w:rsidRDefault="00003EB6" w:rsidP="00D01290">
            <w:pPr>
              <w:pStyle w:val="Tabletext"/>
            </w:pPr>
            <w:r>
              <w:t>Right foot</w:t>
            </w:r>
          </w:p>
        </w:tc>
        <w:tc>
          <w:tcPr>
            <w:tcW w:w="0" w:type="auto"/>
            <w:vAlign w:val="center"/>
          </w:tcPr>
          <w:p w14:paraId="0A14BB0A" w14:textId="77777777" w:rsidR="00003EB6" w:rsidRDefault="00003EB6" w:rsidP="00D01290">
            <w:pPr>
              <w:pStyle w:val="Tabletext"/>
            </w:pPr>
            <w:r>
              <w:rPr>
                <w:rFonts w:cs="Calibri"/>
                <w:color w:val="000000"/>
              </w:rPr>
              <w:t>0.04</w:t>
            </w:r>
          </w:p>
        </w:tc>
        <w:tc>
          <w:tcPr>
            <w:tcW w:w="0" w:type="auto"/>
          </w:tcPr>
          <w:p w14:paraId="58582122" w14:textId="77777777" w:rsidR="00003EB6" w:rsidRDefault="00003EB6" w:rsidP="00D01290">
            <w:pPr>
              <w:pStyle w:val="Tabletext"/>
              <w:rPr>
                <w:rFonts w:cs="Calibri"/>
                <w:color w:val="000000"/>
              </w:rPr>
            </w:pPr>
            <w:r>
              <w:rPr>
                <w:rFonts w:cs="Calibri"/>
                <w:color w:val="000000"/>
              </w:rPr>
              <w:t>35.1</w:t>
            </w:r>
          </w:p>
        </w:tc>
      </w:tr>
      <w:tr w:rsidR="00003EB6" w14:paraId="30A35AF9" w14:textId="77777777" w:rsidTr="00D01290">
        <w:tc>
          <w:tcPr>
            <w:tcW w:w="0" w:type="auto"/>
          </w:tcPr>
          <w:p w14:paraId="2986A048" w14:textId="77777777" w:rsidR="00003EB6" w:rsidRDefault="00003EB6" w:rsidP="00D01290">
            <w:pPr>
              <w:pStyle w:val="Tabletext"/>
            </w:pPr>
            <w:r>
              <w:t>3</w:t>
            </w:r>
          </w:p>
        </w:tc>
        <w:tc>
          <w:tcPr>
            <w:tcW w:w="0" w:type="auto"/>
          </w:tcPr>
          <w:p w14:paraId="2CBFB383" w14:textId="77777777" w:rsidR="00003EB6" w:rsidRDefault="00003EB6" w:rsidP="00D01290">
            <w:pPr>
              <w:pStyle w:val="Tabletext"/>
            </w:pPr>
            <w:r>
              <w:t>Left lower leg</w:t>
            </w:r>
          </w:p>
        </w:tc>
        <w:tc>
          <w:tcPr>
            <w:tcW w:w="0" w:type="auto"/>
            <w:vAlign w:val="center"/>
          </w:tcPr>
          <w:p w14:paraId="51567BC2" w14:textId="77777777" w:rsidR="00003EB6" w:rsidRDefault="00003EB6" w:rsidP="00D01290">
            <w:pPr>
              <w:pStyle w:val="Tabletext"/>
            </w:pPr>
            <w:r>
              <w:rPr>
                <w:rFonts w:cs="Calibri"/>
                <w:color w:val="000000"/>
              </w:rPr>
              <w:t>0.09</w:t>
            </w:r>
          </w:p>
        </w:tc>
        <w:tc>
          <w:tcPr>
            <w:tcW w:w="0" w:type="auto"/>
          </w:tcPr>
          <w:p w14:paraId="7DD6B324" w14:textId="77777777" w:rsidR="00003EB6" w:rsidRDefault="00003EB6" w:rsidP="00D01290">
            <w:pPr>
              <w:pStyle w:val="Tabletext"/>
              <w:rPr>
                <w:rFonts w:cs="Calibri"/>
                <w:color w:val="000000"/>
              </w:rPr>
            </w:pPr>
            <w:r>
              <w:rPr>
                <w:rFonts w:cs="Calibri"/>
                <w:color w:val="000000"/>
              </w:rPr>
              <w:t>35.6</w:t>
            </w:r>
          </w:p>
        </w:tc>
      </w:tr>
      <w:tr w:rsidR="00003EB6" w14:paraId="74D5B445" w14:textId="77777777" w:rsidTr="00D01290">
        <w:tc>
          <w:tcPr>
            <w:tcW w:w="0" w:type="auto"/>
          </w:tcPr>
          <w:p w14:paraId="05E5D5B5" w14:textId="77777777" w:rsidR="00003EB6" w:rsidRDefault="00003EB6" w:rsidP="00D01290">
            <w:pPr>
              <w:pStyle w:val="Tabletext"/>
            </w:pPr>
            <w:r>
              <w:t>4</w:t>
            </w:r>
          </w:p>
        </w:tc>
        <w:tc>
          <w:tcPr>
            <w:tcW w:w="0" w:type="auto"/>
          </w:tcPr>
          <w:p w14:paraId="5D442CA9" w14:textId="77777777" w:rsidR="00003EB6" w:rsidRDefault="00003EB6" w:rsidP="00D01290">
            <w:pPr>
              <w:pStyle w:val="Tabletext"/>
            </w:pPr>
            <w:r>
              <w:t>Right lower leg</w:t>
            </w:r>
          </w:p>
        </w:tc>
        <w:tc>
          <w:tcPr>
            <w:tcW w:w="0" w:type="auto"/>
            <w:vAlign w:val="center"/>
          </w:tcPr>
          <w:p w14:paraId="1B723A2B" w14:textId="77777777" w:rsidR="00003EB6" w:rsidRDefault="00003EB6" w:rsidP="00D01290">
            <w:pPr>
              <w:pStyle w:val="Tabletext"/>
            </w:pPr>
            <w:r>
              <w:rPr>
                <w:rFonts w:cs="Calibri"/>
                <w:color w:val="000000"/>
              </w:rPr>
              <w:t>0.09</w:t>
            </w:r>
          </w:p>
        </w:tc>
        <w:tc>
          <w:tcPr>
            <w:tcW w:w="0" w:type="auto"/>
          </w:tcPr>
          <w:p w14:paraId="082E573F" w14:textId="77777777" w:rsidR="00003EB6" w:rsidRDefault="00003EB6" w:rsidP="00D01290">
            <w:pPr>
              <w:pStyle w:val="Tabletext"/>
              <w:rPr>
                <w:rFonts w:cs="Calibri"/>
                <w:color w:val="000000"/>
              </w:rPr>
            </w:pPr>
            <w:r>
              <w:rPr>
                <w:rFonts w:cs="Calibri"/>
                <w:color w:val="000000"/>
              </w:rPr>
              <w:t>35.6</w:t>
            </w:r>
          </w:p>
        </w:tc>
      </w:tr>
      <w:tr w:rsidR="00003EB6" w14:paraId="52DDBBF3" w14:textId="77777777" w:rsidTr="00D01290">
        <w:tc>
          <w:tcPr>
            <w:tcW w:w="0" w:type="auto"/>
          </w:tcPr>
          <w:p w14:paraId="4571B799" w14:textId="77777777" w:rsidR="00003EB6" w:rsidRDefault="00003EB6" w:rsidP="00D01290">
            <w:pPr>
              <w:pStyle w:val="Tabletext"/>
            </w:pPr>
            <w:r>
              <w:t>5</w:t>
            </w:r>
          </w:p>
        </w:tc>
        <w:tc>
          <w:tcPr>
            <w:tcW w:w="0" w:type="auto"/>
          </w:tcPr>
          <w:p w14:paraId="369D3E13" w14:textId="77777777" w:rsidR="00003EB6" w:rsidRDefault="00003EB6" w:rsidP="00D01290">
            <w:pPr>
              <w:pStyle w:val="Tabletext"/>
            </w:pPr>
            <w:r>
              <w:t>Left thigh</w:t>
            </w:r>
          </w:p>
        </w:tc>
        <w:tc>
          <w:tcPr>
            <w:tcW w:w="0" w:type="auto"/>
            <w:vAlign w:val="center"/>
          </w:tcPr>
          <w:p w14:paraId="49634268" w14:textId="77777777" w:rsidR="00003EB6" w:rsidRDefault="00003EB6" w:rsidP="00D01290">
            <w:pPr>
              <w:pStyle w:val="Tabletext"/>
            </w:pPr>
            <w:r>
              <w:rPr>
                <w:rFonts w:cs="Calibri"/>
                <w:color w:val="000000"/>
              </w:rPr>
              <w:t>0.16</w:t>
            </w:r>
          </w:p>
        </w:tc>
        <w:tc>
          <w:tcPr>
            <w:tcW w:w="0" w:type="auto"/>
          </w:tcPr>
          <w:p w14:paraId="7FF77202" w14:textId="77777777" w:rsidR="00003EB6" w:rsidRDefault="00003EB6" w:rsidP="00D01290">
            <w:pPr>
              <w:pStyle w:val="Tabletext"/>
              <w:rPr>
                <w:rFonts w:cs="Calibri"/>
                <w:color w:val="000000"/>
              </w:rPr>
            </w:pPr>
            <w:r>
              <w:rPr>
                <w:rFonts w:cs="Calibri"/>
                <w:color w:val="000000"/>
              </w:rPr>
              <w:t>35.8</w:t>
            </w:r>
          </w:p>
        </w:tc>
      </w:tr>
      <w:tr w:rsidR="00003EB6" w14:paraId="1D7C9A13" w14:textId="77777777" w:rsidTr="00D01290">
        <w:tc>
          <w:tcPr>
            <w:tcW w:w="0" w:type="auto"/>
          </w:tcPr>
          <w:p w14:paraId="1F803178" w14:textId="77777777" w:rsidR="00003EB6" w:rsidRDefault="00003EB6" w:rsidP="00D01290">
            <w:pPr>
              <w:pStyle w:val="Tabletext"/>
            </w:pPr>
            <w:r>
              <w:t>6</w:t>
            </w:r>
          </w:p>
        </w:tc>
        <w:tc>
          <w:tcPr>
            <w:tcW w:w="0" w:type="auto"/>
          </w:tcPr>
          <w:p w14:paraId="13F69A6B" w14:textId="77777777" w:rsidR="00003EB6" w:rsidRDefault="00003EB6" w:rsidP="00D01290">
            <w:pPr>
              <w:pStyle w:val="Tabletext"/>
            </w:pPr>
            <w:r>
              <w:t>Right thigh</w:t>
            </w:r>
          </w:p>
        </w:tc>
        <w:tc>
          <w:tcPr>
            <w:tcW w:w="0" w:type="auto"/>
            <w:vAlign w:val="center"/>
          </w:tcPr>
          <w:p w14:paraId="768EBBD5" w14:textId="77777777" w:rsidR="00003EB6" w:rsidRDefault="00003EB6" w:rsidP="00D01290">
            <w:pPr>
              <w:pStyle w:val="Tabletext"/>
            </w:pPr>
            <w:r>
              <w:rPr>
                <w:rFonts w:cs="Calibri"/>
                <w:color w:val="000000"/>
              </w:rPr>
              <w:t>0.17</w:t>
            </w:r>
          </w:p>
        </w:tc>
        <w:tc>
          <w:tcPr>
            <w:tcW w:w="0" w:type="auto"/>
          </w:tcPr>
          <w:p w14:paraId="5CC8C6B9" w14:textId="77777777" w:rsidR="00003EB6" w:rsidRDefault="00003EB6" w:rsidP="00D01290">
            <w:pPr>
              <w:pStyle w:val="Tabletext"/>
              <w:rPr>
                <w:rFonts w:cs="Calibri"/>
                <w:color w:val="000000"/>
              </w:rPr>
            </w:pPr>
            <w:r>
              <w:rPr>
                <w:rFonts w:cs="Calibri"/>
                <w:color w:val="000000"/>
              </w:rPr>
              <w:t>35.8</w:t>
            </w:r>
          </w:p>
        </w:tc>
      </w:tr>
      <w:tr w:rsidR="00003EB6" w14:paraId="4FF787DD" w14:textId="77777777" w:rsidTr="00D01290">
        <w:tc>
          <w:tcPr>
            <w:tcW w:w="0" w:type="auto"/>
          </w:tcPr>
          <w:p w14:paraId="502F8FD6" w14:textId="77777777" w:rsidR="00003EB6" w:rsidRDefault="00003EB6" w:rsidP="00D01290">
            <w:pPr>
              <w:pStyle w:val="Tabletext"/>
            </w:pPr>
            <w:r>
              <w:t>7</w:t>
            </w:r>
          </w:p>
        </w:tc>
        <w:tc>
          <w:tcPr>
            <w:tcW w:w="0" w:type="auto"/>
          </w:tcPr>
          <w:p w14:paraId="4BADE2C7" w14:textId="77777777" w:rsidR="00003EB6" w:rsidRDefault="00003EB6" w:rsidP="00D01290">
            <w:pPr>
              <w:pStyle w:val="Tabletext"/>
            </w:pPr>
            <w:r>
              <w:t>Pelvis</w:t>
            </w:r>
          </w:p>
        </w:tc>
        <w:tc>
          <w:tcPr>
            <w:tcW w:w="0" w:type="auto"/>
            <w:vAlign w:val="center"/>
          </w:tcPr>
          <w:p w14:paraId="68E1C48E" w14:textId="77777777" w:rsidR="00003EB6" w:rsidRDefault="00003EB6" w:rsidP="00D01290">
            <w:pPr>
              <w:pStyle w:val="Tabletext"/>
            </w:pPr>
            <w:r>
              <w:rPr>
                <w:rFonts w:cs="Calibri"/>
                <w:color w:val="000000"/>
              </w:rPr>
              <w:t>0.17</w:t>
            </w:r>
          </w:p>
        </w:tc>
        <w:tc>
          <w:tcPr>
            <w:tcW w:w="0" w:type="auto"/>
          </w:tcPr>
          <w:p w14:paraId="383E7ABD" w14:textId="77777777" w:rsidR="00003EB6" w:rsidRDefault="00003EB6" w:rsidP="00D01290">
            <w:pPr>
              <w:pStyle w:val="Tabletext"/>
              <w:rPr>
                <w:rFonts w:cs="Calibri"/>
                <w:color w:val="000000"/>
              </w:rPr>
            </w:pPr>
            <w:r>
              <w:rPr>
                <w:rFonts w:cs="Calibri"/>
                <w:color w:val="000000"/>
              </w:rPr>
              <w:t>36.3</w:t>
            </w:r>
          </w:p>
        </w:tc>
      </w:tr>
      <w:tr w:rsidR="00003EB6" w14:paraId="7B50BCCE" w14:textId="77777777" w:rsidTr="00D01290">
        <w:tc>
          <w:tcPr>
            <w:tcW w:w="0" w:type="auto"/>
          </w:tcPr>
          <w:p w14:paraId="66241601" w14:textId="77777777" w:rsidR="00003EB6" w:rsidRDefault="00003EB6" w:rsidP="00D01290">
            <w:pPr>
              <w:pStyle w:val="Tabletext"/>
            </w:pPr>
            <w:r>
              <w:t>8</w:t>
            </w:r>
          </w:p>
        </w:tc>
        <w:tc>
          <w:tcPr>
            <w:tcW w:w="0" w:type="auto"/>
          </w:tcPr>
          <w:p w14:paraId="116D13B6" w14:textId="77777777" w:rsidR="00003EB6" w:rsidRDefault="00003EB6" w:rsidP="00D01290">
            <w:pPr>
              <w:pStyle w:val="Tabletext"/>
            </w:pPr>
            <w:r>
              <w:t>Head</w:t>
            </w:r>
          </w:p>
        </w:tc>
        <w:tc>
          <w:tcPr>
            <w:tcW w:w="0" w:type="auto"/>
            <w:vAlign w:val="center"/>
          </w:tcPr>
          <w:p w14:paraId="2099DD73" w14:textId="77777777" w:rsidR="00003EB6" w:rsidRDefault="00003EB6" w:rsidP="00D01290">
            <w:pPr>
              <w:pStyle w:val="Tabletext"/>
            </w:pPr>
            <w:r>
              <w:rPr>
                <w:rFonts w:cs="Calibri"/>
                <w:color w:val="000000"/>
              </w:rPr>
              <w:t>0.11</w:t>
            </w:r>
          </w:p>
        </w:tc>
        <w:tc>
          <w:tcPr>
            <w:tcW w:w="0" w:type="auto"/>
          </w:tcPr>
          <w:p w14:paraId="49D13E52" w14:textId="77777777" w:rsidR="00003EB6" w:rsidRDefault="00003EB6" w:rsidP="00D01290">
            <w:pPr>
              <w:pStyle w:val="Tabletext"/>
              <w:rPr>
                <w:rFonts w:cs="Calibri"/>
                <w:color w:val="000000"/>
              </w:rPr>
            </w:pPr>
            <w:r>
              <w:rPr>
                <w:rFonts w:cs="Calibri"/>
                <w:color w:val="000000"/>
              </w:rPr>
              <w:t>36.9</w:t>
            </w:r>
          </w:p>
        </w:tc>
      </w:tr>
      <w:tr w:rsidR="00003EB6" w14:paraId="564C232E" w14:textId="77777777" w:rsidTr="00D01290">
        <w:tc>
          <w:tcPr>
            <w:tcW w:w="0" w:type="auto"/>
          </w:tcPr>
          <w:p w14:paraId="6368360D" w14:textId="77777777" w:rsidR="00003EB6" w:rsidRDefault="00003EB6" w:rsidP="00D01290">
            <w:pPr>
              <w:pStyle w:val="Tabletext"/>
            </w:pPr>
            <w:r>
              <w:t>9</w:t>
            </w:r>
          </w:p>
        </w:tc>
        <w:tc>
          <w:tcPr>
            <w:tcW w:w="0" w:type="auto"/>
          </w:tcPr>
          <w:p w14:paraId="2FEE7D4C" w14:textId="77777777" w:rsidR="00003EB6" w:rsidRDefault="00003EB6" w:rsidP="00D01290">
            <w:pPr>
              <w:pStyle w:val="Tabletext"/>
            </w:pPr>
            <w:r>
              <w:t>Left hand</w:t>
            </w:r>
          </w:p>
        </w:tc>
        <w:tc>
          <w:tcPr>
            <w:tcW w:w="0" w:type="auto"/>
            <w:vAlign w:val="center"/>
          </w:tcPr>
          <w:p w14:paraId="6B4987A7" w14:textId="77777777" w:rsidR="00003EB6" w:rsidRDefault="00003EB6" w:rsidP="00D01290">
            <w:pPr>
              <w:pStyle w:val="Tabletext"/>
            </w:pPr>
            <w:r>
              <w:rPr>
                <w:rFonts w:cs="Calibri"/>
                <w:color w:val="000000"/>
              </w:rPr>
              <w:t>0.04</w:t>
            </w:r>
          </w:p>
        </w:tc>
        <w:tc>
          <w:tcPr>
            <w:tcW w:w="0" w:type="auto"/>
          </w:tcPr>
          <w:p w14:paraId="7EE5F099" w14:textId="77777777" w:rsidR="00003EB6" w:rsidRDefault="00003EB6" w:rsidP="00D01290">
            <w:pPr>
              <w:pStyle w:val="Tabletext"/>
              <w:rPr>
                <w:rFonts w:cs="Calibri"/>
                <w:color w:val="000000"/>
              </w:rPr>
            </w:pPr>
            <w:r>
              <w:rPr>
                <w:rFonts w:cs="Calibri"/>
                <w:color w:val="000000"/>
              </w:rPr>
              <w:t>35.4</w:t>
            </w:r>
          </w:p>
        </w:tc>
      </w:tr>
      <w:tr w:rsidR="00003EB6" w14:paraId="52B7AC97" w14:textId="77777777" w:rsidTr="00D01290">
        <w:tc>
          <w:tcPr>
            <w:tcW w:w="0" w:type="auto"/>
          </w:tcPr>
          <w:p w14:paraId="41EE7074" w14:textId="77777777" w:rsidR="00003EB6" w:rsidRDefault="00003EB6" w:rsidP="00D01290">
            <w:pPr>
              <w:pStyle w:val="Tabletext"/>
            </w:pPr>
            <w:r>
              <w:t>10</w:t>
            </w:r>
          </w:p>
        </w:tc>
        <w:tc>
          <w:tcPr>
            <w:tcW w:w="0" w:type="auto"/>
          </w:tcPr>
          <w:p w14:paraId="735CFCB0" w14:textId="77777777" w:rsidR="00003EB6" w:rsidRDefault="00003EB6" w:rsidP="00D01290">
            <w:pPr>
              <w:pStyle w:val="Tabletext"/>
            </w:pPr>
            <w:r>
              <w:t>Right hand</w:t>
            </w:r>
          </w:p>
        </w:tc>
        <w:tc>
          <w:tcPr>
            <w:tcW w:w="0" w:type="auto"/>
            <w:vAlign w:val="center"/>
          </w:tcPr>
          <w:p w14:paraId="5156D104" w14:textId="77777777" w:rsidR="00003EB6" w:rsidRDefault="00003EB6" w:rsidP="00D01290">
            <w:pPr>
              <w:pStyle w:val="Tabletext"/>
            </w:pPr>
            <w:r>
              <w:rPr>
                <w:rFonts w:cs="Calibri"/>
                <w:color w:val="000000"/>
              </w:rPr>
              <w:t>0.04</w:t>
            </w:r>
          </w:p>
        </w:tc>
        <w:tc>
          <w:tcPr>
            <w:tcW w:w="0" w:type="auto"/>
          </w:tcPr>
          <w:p w14:paraId="0A9D61A5" w14:textId="77777777" w:rsidR="00003EB6" w:rsidRDefault="00003EB6" w:rsidP="00D01290">
            <w:pPr>
              <w:pStyle w:val="Tabletext"/>
              <w:rPr>
                <w:rFonts w:cs="Calibri"/>
                <w:color w:val="000000"/>
              </w:rPr>
            </w:pPr>
            <w:r>
              <w:rPr>
                <w:rFonts w:cs="Calibri"/>
                <w:color w:val="000000"/>
              </w:rPr>
              <w:t>35.4</w:t>
            </w:r>
          </w:p>
        </w:tc>
      </w:tr>
      <w:tr w:rsidR="00003EB6" w14:paraId="05DAE25B" w14:textId="77777777" w:rsidTr="00D01290">
        <w:tc>
          <w:tcPr>
            <w:tcW w:w="0" w:type="auto"/>
          </w:tcPr>
          <w:p w14:paraId="6B64F8CA" w14:textId="77777777" w:rsidR="00003EB6" w:rsidRDefault="00003EB6" w:rsidP="00D01290">
            <w:pPr>
              <w:pStyle w:val="Tabletext"/>
            </w:pPr>
            <w:r>
              <w:t>11</w:t>
            </w:r>
          </w:p>
        </w:tc>
        <w:tc>
          <w:tcPr>
            <w:tcW w:w="0" w:type="auto"/>
          </w:tcPr>
          <w:p w14:paraId="1BA958B8" w14:textId="77777777" w:rsidR="00003EB6" w:rsidRDefault="00003EB6" w:rsidP="00D01290">
            <w:pPr>
              <w:pStyle w:val="Tabletext"/>
            </w:pPr>
            <w:r>
              <w:t>Left forearm</w:t>
            </w:r>
          </w:p>
        </w:tc>
        <w:tc>
          <w:tcPr>
            <w:tcW w:w="0" w:type="auto"/>
            <w:vAlign w:val="center"/>
          </w:tcPr>
          <w:p w14:paraId="4ABD3D92" w14:textId="77777777" w:rsidR="00003EB6" w:rsidRDefault="00003EB6" w:rsidP="00D01290">
            <w:pPr>
              <w:pStyle w:val="Tabletext"/>
            </w:pPr>
            <w:r>
              <w:rPr>
                <w:rFonts w:cs="Calibri"/>
                <w:color w:val="000000"/>
              </w:rPr>
              <w:t>0.05</w:t>
            </w:r>
          </w:p>
        </w:tc>
        <w:tc>
          <w:tcPr>
            <w:tcW w:w="0" w:type="auto"/>
          </w:tcPr>
          <w:p w14:paraId="58EFE2C1" w14:textId="77777777" w:rsidR="00003EB6" w:rsidRDefault="00003EB6" w:rsidP="00D01290">
            <w:pPr>
              <w:pStyle w:val="Tabletext"/>
              <w:rPr>
                <w:rFonts w:cs="Calibri"/>
                <w:color w:val="000000"/>
              </w:rPr>
            </w:pPr>
            <w:r>
              <w:rPr>
                <w:rFonts w:cs="Calibri"/>
                <w:color w:val="000000"/>
              </w:rPr>
              <w:t>35.5</w:t>
            </w:r>
          </w:p>
        </w:tc>
      </w:tr>
      <w:tr w:rsidR="00003EB6" w14:paraId="3E14D6E7" w14:textId="77777777" w:rsidTr="00D01290">
        <w:tc>
          <w:tcPr>
            <w:tcW w:w="0" w:type="auto"/>
          </w:tcPr>
          <w:p w14:paraId="392A612D" w14:textId="77777777" w:rsidR="00003EB6" w:rsidRDefault="00003EB6" w:rsidP="00D01290">
            <w:pPr>
              <w:pStyle w:val="Tabletext"/>
            </w:pPr>
            <w:r>
              <w:t>12</w:t>
            </w:r>
          </w:p>
        </w:tc>
        <w:tc>
          <w:tcPr>
            <w:tcW w:w="0" w:type="auto"/>
          </w:tcPr>
          <w:p w14:paraId="29DEC3F4" w14:textId="77777777" w:rsidR="00003EB6" w:rsidRDefault="00003EB6" w:rsidP="00D01290">
            <w:pPr>
              <w:pStyle w:val="Tabletext"/>
            </w:pPr>
            <w:r>
              <w:t>Right forearm</w:t>
            </w:r>
          </w:p>
        </w:tc>
        <w:tc>
          <w:tcPr>
            <w:tcW w:w="0" w:type="auto"/>
            <w:vAlign w:val="center"/>
          </w:tcPr>
          <w:p w14:paraId="621041DA" w14:textId="77777777" w:rsidR="00003EB6" w:rsidRDefault="00003EB6" w:rsidP="00D01290">
            <w:pPr>
              <w:pStyle w:val="Tabletext"/>
            </w:pPr>
            <w:r>
              <w:rPr>
                <w:rFonts w:cs="Calibri"/>
                <w:color w:val="000000"/>
              </w:rPr>
              <w:t>0.05</w:t>
            </w:r>
          </w:p>
        </w:tc>
        <w:tc>
          <w:tcPr>
            <w:tcW w:w="0" w:type="auto"/>
          </w:tcPr>
          <w:p w14:paraId="24BB3CB6" w14:textId="77777777" w:rsidR="00003EB6" w:rsidRDefault="00003EB6" w:rsidP="00D01290">
            <w:pPr>
              <w:pStyle w:val="Tabletext"/>
              <w:rPr>
                <w:rFonts w:cs="Calibri"/>
                <w:color w:val="000000"/>
              </w:rPr>
            </w:pPr>
            <w:r>
              <w:rPr>
                <w:rFonts w:cs="Calibri"/>
                <w:color w:val="000000"/>
              </w:rPr>
              <w:t>35.5</w:t>
            </w:r>
          </w:p>
        </w:tc>
      </w:tr>
      <w:tr w:rsidR="00003EB6" w14:paraId="5148E21C" w14:textId="77777777" w:rsidTr="00D01290">
        <w:tc>
          <w:tcPr>
            <w:tcW w:w="0" w:type="auto"/>
          </w:tcPr>
          <w:p w14:paraId="40852C04" w14:textId="77777777" w:rsidR="00003EB6" w:rsidRDefault="00003EB6" w:rsidP="00D01290">
            <w:pPr>
              <w:pStyle w:val="Tabletext"/>
            </w:pPr>
            <w:r>
              <w:t>13</w:t>
            </w:r>
          </w:p>
        </w:tc>
        <w:tc>
          <w:tcPr>
            <w:tcW w:w="0" w:type="auto"/>
          </w:tcPr>
          <w:p w14:paraId="4FF675F6" w14:textId="77777777" w:rsidR="00003EB6" w:rsidRDefault="00003EB6" w:rsidP="00D01290">
            <w:pPr>
              <w:pStyle w:val="Tabletext"/>
            </w:pPr>
            <w:r>
              <w:t>Left upper arm</w:t>
            </w:r>
          </w:p>
        </w:tc>
        <w:tc>
          <w:tcPr>
            <w:tcW w:w="0" w:type="auto"/>
            <w:vAlign w:val="center"/>
          </w:tcPr>
          <w:p w14:paraId="3D183669" w14:textId="77777777" w:rsidR="00003EB6" w:rsidRDefault="00003EB6" w:rsidP="00D01290">
            <w:pPr>
              <w:pStyle w:val="Tabletext"/>
            </w:pPr>
            <w:r>
              <w:rPr>
                <w:rFonts w:cs="Calibri"/>
                <w:color w:val="000000"/>
              </w:rPr>
              <w:t>0.07</w:t>
            </w:r>
          </w:p>
        </w:tc>
        <w:tc>
          <w:tcPr>
            <w:tcW w:w="0" w:type="auto"/>
          </w:tcPr>
          <w:p w14:paraId="64EC1E07" w14:textId="77777777" w:rsidR="00003EB6" w:rsidRDefault="00003EB6" w:rsidP="00D01290">
            <w:pPr>
              <w:pStyle w:val="Tabletext"/>
              <w:rPr>
                <w:rFonts w:cs="Calibri"/>
                <w:color w:val="000000"/>
              </w:rPr>
            </w:pPr>
            <w:r>
              <w:rPr>
                <w:rFonts w:cs="Calibri"/>
                <w:color w:val="000000"/>
              </w:rPr>
              <w:t>35.8</w:t>
            </w:r>
          </w:p>
        </w:tc>
      </w:tr>
      <w:tr w:rsidR="00003EB6" w14:paraId="5293587D" w14:textId="77777777" w:rsidTr="00D01290">
        <w:tc>
          <w:tcPr>
            <w:tcW w:w="0" w:type="auto"/>
          </w:tcPr>
          <w:p w14:paraId="741737C4" w14:textId="77777777" w:rsidR="00003EB6" w:rsidRDefault="00003EB6" w:rsidP="00D01290">
            <w:pPr>
              <w:pStyle w:val="Tabletext"/>
            </w:pPr>
            <w:r>
              <w:t>14</w:t>
            </w:r>
          </w:p>
        </w:tc>
        <w:tc>
          <w:tcPr>
            <w:tcW w:w="0" w:type="auto"/>
          </w:tcPr>
          <w:p w14:paraId="39C3541D" w14:textId="77777777" w:rsidR="00003EB6" w:rsidRDefault="00003EB6" w:rsidP="00D01290">
            <w:pPr>
              <w:pStyle w:val="Tabletext"/>
            </w:pPr>
            <w:r>
              <w:t>Right upper arm</w:t>
            </w:r>
          </w:p>
        </w:tc>
        <w:tc>
          <w:tcPr>
            <w:tcW w:w="0" w:type="auto"/>
            <w:vAlign w:val="center"/>
          </w:tcPr>
          <w:p w14:paraId="157EA465" w14:textId="77777777" w:rsidR="00003EB6" w:rsidRDefault="00003EB6" w:rsidP="00D01290">
            <w:pPr>
              <w:pStyle w:val="Tabletext"/>
            </w:pPr>
            <w:r>
              <w:rPr>
                <w:rFonts w:cs="Calibri"/>
                <w:color w:val="000000"/>
              </w:rPr>
              <w:t>0.08</w:t>
            </w:r>
          </w:p>
        </w:tc>
        <w:tc>
          <w:tcPr>
            <w:tcW w:w="0" w:type="auto"/>
          </w:tcPr>
          <w:p w14:paraId="36757196" w14:textId="77777777" w:rsidR="00003EB6" w:rsidRDefault="00003EB6" w:rsidP="00D01290">
            <w:pPr>
              <w:pStyle w:val="Tabletext"/>
              <w:rPr>
                <w:rFonts w:cs="Calibri"/>
                <w:color w:val="000000"/>
              </w:rPr>
            </w:pPr>
            <w:r>
              <w:rPr>
                <w:rFonts w:cs="Calibri"/>
                <w:color w:val="000000"/>
              </w:rPr>
              <w:t>35.8</w:t>
            </w:r>
          </w:p>
        </w:tc>
      </w:tr>
      <w:tr w:rsidR="00003EB6" w14:paraId="5733EF7F" w14:textId="77777777" w:rsidTr="00D01290">
        <w:tc>
          <w:tcPr>
            <w:tcW w:w="0" w:type="auto"/>
          </w:tcPr>
          <w:p w14:paraId="79B69ACF" w14:textId="77777777" w:rsidR="00003EB6" w:rsidRDefault="00003EB6" w:rsidP="00D01290">
            <w:pPr>
              <w:pStyle w:val="Tabletext"/>
            </w:pPr>
            <w:r>
              <w:t>15</w:t>
            </w:r>
          </w:p>
        </w:tc>
        <w:tc>
          <w:tcPr>
            <w:tcW w:w="0" w:type="auto"/>
          </w:tcPr>
          <w:p w14:paraId="6D5DEA83" w14:textId="77777777" w:rsidR="00003EB6" w:rsidRDefault="00003EB6" w:rsidP="00D01290">
            <w:pPr>
              <w:pStyle w:val="Tabletext"/>
            </w:pPr>
            <w:r>
              <w:t>Chest</w:t>
            </w:r>
          </w:p>
        </w:tc>
        <w:tc>
          <w:tcPr>
            <w:tcW w:w="0" w:type="auto"/>
            <w:vAlign w:val="center"/>
          </w:tcPr>
          <w:p w14:paraId="46FA9269" w14:textId="77777777" w:rsidR="00003EB6" w:rsidRDefault="00003EB6" w:rsidP="00D01290">
            <w:pPr>
              <w:pStyle w:val="Tabletext"/>
            </w:pPr>
            <w:r>
              <w:rPr>
                <w:rFonts w:cs="Calibri"/>
                <w:color w:val="000000"/>
              </w:rPr>
              <w:t>0.14</w:t>
            </w:r>
          </w:p>
        </w:tc>
        <w:tc>
          <w:tcPr>
            <w:tcW w:w="0" w:type="auto"/>
          </w:tcPr>
          <w:p w14:paraId="15CF9280" w14:textId="77777777" w:rsidR="00003EB6" w:rsidRDefault="00003EB6" w:rsidP="00D01290">
            <w:pPr>
              <w:pStyle w:val="Tabletext"/>
              <w:rPr>
                <w:rFonts w:cs="Calibri"/>
                <w:color w:val="000000"/>
              </w:rPr>
            </w:pPr>
            <w:r>
              <w:rPr>
                <w:rFonts w:cs="Calibri"/>
                <w:color w:val="000000"/>
              </w:rPr>
              <w:t>36.5</w:t>
            </w:r>
          </w:p>
        </w:tc>
      </w:tr>
      <w:tr w:rsidR="00003EB6" w14:paraId="626B4C0D" w14:textId="77777777" w:rsidTr="00D01290">
        <w:tc>
          <w:tcPr>
            <w:tcW w:w="0" w:type="auto"/>
          </w:tcPr>
          <w:p w14:paraId="7E77C169" w14:textId="77777777" w:rsidR="00003EB6" w:rsidRDefault="00003EB6" w:rsidP="00D01290">
            <w:pPr>
              <w:pStyle w:val="Tabletext"/>
            </w:pPr>
            <w:r>
              <w:t>16</w:t>
            </w:r>
          </w:p>
        </w:tc>
        <w:tc>
          <w:tcPr>
            <w:tcW w:w="0" w:type="auto"/>
          </w:tcPr>
          <w:p w14:paraId="5343D706" w14:textId="77777777" w:rsidR="00003EB6" w:rsidRDefault="00003EB6" w:rsidP="00D01290">
            <w:pPr>
              <w:pStyle w:val="Tabletext"/>
            </w:pPr>
            <w:r>
              <w:t>Back</w:t>
            </w:r>
          </w:p>
        </w:tc>
        <w:tc>
          <w:tcPr>
            <w:tcW w:w="0" w:type="auto"/>
            <w:vAlign w:val="center"/>
          </w:tcPr>
          <w:p w14:paraId="6C9CE103" w14:textId="77777777" w:rsidR="00003EB6" w:rsidRDefault="00003EB6" w:rsidP="00D01290">
            <w:pPr>
              <w:pStyle w:val="Tabletext"/>
            </w:pPr>
            <w:r>
              <w:rPr>
                <w:rFonts w:cs="Calibri"/>
                <w:color w:val="000000"/>
              </w:rPr>
              <w:t>0.13</w:t>
            </w:r>
          </w:p>
        </w:tc>
        <w:tc>
          <w:tcPr>
            <w:tcW w:w="0" w:type="auto"/>
          </w:tcPr>
          <w:p w14:paraId="59711624" w14:textId="77777777" w:rsidR="00003EB6" w:rsidRDefault="00003EB6" w:rsidP="00D01290">
            <w:pPr>
              <w:pStyle w:val="Tabletext"/>
              <w:rPr>
                <w:rFonts w:cs="Calibri"/>
                <w:color w:val="000000"/>
              </w:rPr>
            </w:pPr>
            <w:r>
              <w:rPr>
                <w:rFonts w:cs="Calibri"/>
                <w:color w:val="000000"/>
              </w:rPr>
              <w:t>36.5</w:t>
            </w:r>
          </w:p>
        </w:tc>
      </w:tr>
      <w:tr w:rsidR="00003EB6" w14:paraId="6ECAB9A9" w14:textId="77777777" w:rsidTr="00D01290">
        <w:tc>
          <w:tcPr>
            <w:tcW w:w="0" w:type="auto"/>
          </w:tcPr>
          <w:p w14:paraId="49517AEB" w14:textId="77777777" w:rsidR="00003EB6" w:rsidRDefault="00003EB6" w:rsidP="00D01290">
            <w:pPr>
              <w:pStyle w:val="Tabletext"/>
            </w:pPr>
          </w:p>
        </w:tc>
        <w:tc>
          <w:tcPr>
            <w:tcW w:w="0" w:type="auto"/>
          </w:tcPr>
          <w:p w14:paraId="55E56E4C" w14:textId="77777777" w:rsidR="00003EB6" w:rsidRDefault="00003EB6" w:rsidP="00D01290">
            <w:pPr>
              <w:pStyle w:val="Tabletext"/>
            </w:pPr>
            <w:r>
              <w:t>Total</w:t>
            </w:r>
          </w:p>
        </w:tc>
        <w:tc>
          <w:tcPr>
            <w:tcW w:w="0" w:type="auto"/>
            <w:vAlign w:val="center"/>
          </w:tcPr>
          <w:p w14:paraId="5DC54D26" w14:textId="77777777" w:rsidR="00003EB6" w:rsidRDefault="00003EB6" w:rsidP="00D01290">
            <w:pPr>
              <w:pStyle w:val="Tabletext"/>
            </w:pPr>
            <w:r>
              <w:rPr>
                <w:rFonts w:cs="Calibri"/>
                <w:color w:val="000000"/>
              </w:rPr>
              <w:t>1.48</w:t>
            </w:r>
          </w:p>
        </w:tc>
        <w:tc>
          <w:tcPr>
            <w:tcW w:w="0" w:type="auto"/>
          </w:tcPr>
          <w:p w14:paraId="752D8816" w14:textId="77777777" w:rsidR="00003EB6" w:rsidRDefault="00003EB6" w:rsidP="00D01290">
            <w:pPr>
              <w:pStyle w:val="Tabletext"/>
              <w:rPr>
                <w:rFonts w:cs="Calibri"/>
                <w:color w:val="000000"/>
              </w:rPr>
            </w:pPr>
            <w:r>
              <w:rPr>
                <w:rFonts w:cs="Calibri"/>
                <w:color w:val="000000"/>
              </w:rPr>
              <w:t>36.7</w:t>
            </w:r>
          </w:p>
        </w:tc>
      </w:tr>
    </w:tbl>
    <w:p w14:paraId="68685772" w14:textId="742203E4" w:rsidR="00042D78" w:rsidRDefault="00042D78" w:rsidP="00BF1F00">
      <w:pPr>
        <w:spacing w:before="160"/>
      </w:pPr>
      <w:r>
        <w:t>For low-energy interventions, we measured the power consumption using a P3 Kill-A-Watt Plug</w:t>
      </w:r>
      <w:r w:rsidR="00470A67">
        <w:t>-</w:t>
      </w:r>
      <w:r>
        <w:t>In Voltage Tester and Meter</w:t>
      </w:r>
      <w:r w:rsidR="00875CB0">
        <w:t xml:space="preserve"> </w:t>
      </w:r>
      <w:r w:rsidR="00875CB0" w:rsidRPr="00E21585">
        <w:t xml:space="preserve">(model </w:t>
      </w:r>
      <w:r w:rsidR="00E21585" w:rsidRPr="00852A7D">
        <w:t>P4400</w:t>
      </w:r>
      <w:r w:rsidR="00875CB0" w:rsidRPr="00E21585">
        <w:t>)</w:t>
      </w:r>
      <w:r w:rsidRPr="00E21585">
        <w:t>.</w:t>
      </w:r>
      <w:r>
        <w:t xml:space="preserve"> This device measures the energy consumption in watts with +/- 0.2% accuracy. For contact heating devices</w:t>
      </w:r>
      <w:r w:rsidR="00875CB0">
        <w:t xml:space="preserve">, namely the </w:t>
      </w:r>
      <w:r>
        <w:t>electric</w:t>
      </w:r>
      <w:r w:rsidR="00875CB0">
        <w:t xml:space="preserve"> and hydro-powered</w:t>
      </w:r>
      <w:r>
        <w:t xml:space="preserve"> mattress pad</w:t>
      </w:r>
      <w:r w:rsidR="00875CB0">
        <w:t xml:space="preserve"> and the </w:t>
      </w:r>
      <w:r>
        <w:t xml:space="preserve">heated blanket, we measured the power </w:t>
      </w:r>
      <w:r w:rsidR="00875CB0">
        <w:t xml:space="preserve">rating </w:t>
      </w:r>
      <w:r>
        <w:t>with the device in situ</w:t>
      </w:r>
      <w:r w:rsidR="00875CB0">
        <w:t xml:space="preserve"> with the manikin in baseline condition. For devices that underwent power cycles, meaning the power </w:t>
      </w:r>
      <w:r w:rsidR="001752D2">
        <w:t xml:space="preserve">output </w:t>
      </w:r>
      <w:r w:rsidR="00875CB0">
        <w:t xml:space="preserve">was not constant, we </w:t>
      </w:r>
      <w:r w:rsidR="00E21585">
        <w:t xml:space="preserve">measured the average power of completed cycles within ten minutes, which corresponds to the </w:t>
      </w:r>
      <w:r w:rsidR="001752D2">
        <w:t>time period of the</w:t>
      </w:r>
      <w:r w:rsidR="00E21585">
        <w:t xml:space="preserve"> thermal manikin measurement</w:t>
      </w:r>
      <w:r w:rsidR="001752D2">
        <w:t>s</w:t>
      </w:r>
      <w:r w:rsidR="00875CB0">
        <w:t>. The power consumption of the ceiling fan was previously re</w:t>
      </w:r>
      <w:r w:rsidR="00E21585">
        <w:t>ported in</w:t>
      </w:r>
      <w:r w:rsidR="00875CB0">
        <w:t xml:space="preserve"> another study</w:t>
      </w:r>
      <w:r w:rsidR="00875CB0">
        <w:fldChar w:fldCharType="begin"/>
      </w:r>
      <w:r w:rsidR="00F26D09">
        <w:instrText xml:space="preserve"> ADDIN ZOTERO_ITEM CSL_CITATION {"citationID":"0ja3Djht","properties":{"formattedCitation":"\\super 78\\nosupersub{}","plainCitation":"78","noteIndex":0},"citationItems":[{"id":1750,"uris":["http://zotero.org/users/4259226/items/JX4HRQ2B"],"itemData":{"id":1750,"type":"article-journal","abstract":"Fitness centers are energy-intensive in warm climates, cooling the interior to low temperatures&amp;nbsp;that are comfortable for exercise. There is little existing guidance on how to do this&amp;nbsp;efficiently.&amp;nbsp;However it is well-known that significant energy can be saved by cooling sedentary occupants&amp;nbsp;with air movement at elevated setpoint temperatures. This experiment investigated thermal&amp;nbsp;comfort and air movement at elevated activity levels. Comfort votes were obtained from 20&amp;nbsp;subjects pedaling a bicycle ergometer at 2, 4, and 6 MET exercise intensities in four&amp;nbsp;temperatures (20, 22, 24, 26 °C, RH 50%) under personal controlled ceiling fan airflow, as&amp;nbsp;well as in a 20 °C still-air reference condition. An additional test of frontal airflow was&amp;nbsp;conducted at 26 °C. The hypothesis, that air movement together with higher temperatures&amp;nbsp;would produce equal or better comfort and perceived air quality below the reference condition,&amp;nbsp;Center for the Built Environment (CBE)&amp;nbsp;University of California, Berkeley&amp;nbsp;was confirmed for every temperature up to 26 °C. Subjects preferred air speeds up to 2.3 m/s&amp;nbsp;to maintain acceptable thermal environment at 6 MET. The small frontal fan affecting the&amp;nbsp;facial area was effective but the ceiling fan affecting the whole body provided greater comfort.&amp;nbsp;Fitness centers should operate with elevated air movement to improve both comfort and&amp;nbsp;efficiency.","language":"en","source":"escholarship.org","title":"Using air movement for comfort during moderate exercise","URL":"https://escholarship.org/uc/item/6018h6wz","author":[{"family":"Zhai","given":"Yongchao"},{"family":"Elsworth","given":"Christopher"},{"family":"Zhang","given":"Hui"},{"family":"Arens","given":"Edward"},{"family":"Zhang","given":"Yufeng"},{"family":"Zhao","given":"Lihua"}],"accessed":{"date-parts":[["2023",12,19]]},"issued":{"date-parts":[["2015",9,4]]}}}],"schema":"https://github.com/citation-style-language/schema/raw/master/csl-citation.json"} </w:instrText>
      </w:r>
      <w:r w:rsidR="00875CB0">
        <w:fldChar w:fldCharType="separate"/>
      </w:r>
      <w:r w:rsidR="00F26D09" w:rsidRPr="00F26D09">
        <w:rPr>
          <w:rFonts w:cs="Times New Roman"/>
          <w:vertAlign w:val="superscript"/>
        </w:rPr>
        <w:t>78</w:t>
      </w:r>
      <w:r w:rsidR="00875CB0">
        <w:fldChar w:fldCharType="end"/>
      </w:r>
      <w:r w:rsidR="00875CB0">
        <w:t>.</w:t>
      </w:r>
      <w:r w:rsidR="00E21585">
        <w:t xml:space="preserve"> We report the power rating of each device setting in </w:t>
      </w:r>
      <w:r w:rsidR="00E21585">
        <w:fldChar w:fldCharType="begin"/>
      </w:r>
      <w:r w:rsidR="00E21585">
        <w:instrText xml:space="preserve"> REF _Ref153362083 \h </w:instrText>
      </w:r>
      <w:r w:rsidR="00E21585">
        <w:fldChar w:fldCharType="separate"/>
      </w:r>
      <w:r w:rsidR="00E21585">
        <w:t xml:space="preserve">Fig. </w:t>
      </w:r>
      <w:r w:rsidR="00E21585">
        <w:rPr>
          <w:noProof/>
        </w:rPr>
        <w:t>6</w:t>
      </w:r>
      <w:r w:rsidR="00E21585">
        <w:fldChar w:fldCharType="end"/>
      </w:r>
      <w:r w:rsidR="00E21585">
        <w:t xml:space="preserve">. </w:t>
      </w:r>
      <w:r w:rsidR="00875CB0">
        <w:t xml:space="preserve">  </w:t>
      </w:r>
    </w:p>
    <w:p w14:paraId="1DD68164" w14:textId="77777777" w:rsidR="00A46F95" w:rsidRDefault="00A46F95" w:rsidP="00CB4AD7">
      <w:pPr>
        <w:pStyle w:val="Heading2"/>
      </w:pPr>
      <w:r>
        <w:t>Evaluating the heating and cooling effect</w:t>
      </w:r>
    </w:p>
    <w:p w14:paraId="2012403A" w14:textId="4DACFA25"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615859">
        <w:instrText xml:space="preserve"> ADDIN ZOTERO_ITEM CSL_CITATION {"citationID":"0DDyn5UL","properties":{"formattedCitation":"\\super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615859" w:rsidRPr="00615859">
        <w:rPr>
          <w:rFonts w:cs="Times New Roman"/>
          <w:vertAlign w:val="superscript"/>
        </w:rPr>
        <w:t>57</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108" w:name="_Ref121554524"/>
      <w:r w:rsidRPr="004F0313">
        <w:rPr>
          <w:sz w:val="22"/>
          <w:szCs w:val="22"/>
        </w:rPr>
        <w:lastRenderedPageBreak/>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108"/>
    </w:p>
    <w:p w14:paraId="54AEFC4B" w14:textId="77777777" w:rsidR="005C4BAF" w:rsidRDefault="005C4BAF" w:rsidP="005C4BAF">
      <w:pPr>
        <w:spacing w:after="0" w:line="240" w:lineRule="auto"/>
        <w:jc w:val="left"/>
      </w:pPr>
      <w:bookmarkStart w:id="109" w:name="_Ref138200705"/>
      <w:r w:rsidRPr="00667D9A">
        <w:rPr>
          <w:i/>
          <w:iCs/>
          <w:sz w:val="18"/>
          <w:szCs w:val="18"/>
        </w:rPr>
        <w:t xml:space="preserve">Table </w:t>
      </w:r>
      <w:r w:rsidRPr="008C467B">
        <w:rPr>
          <w:i/>
          <w:iCs/>
          <w:sz w:val="18"/>
          <w:szCs w:val="18"/>
        </w:rPr>
        <w:fldChar w:fldCharType="begin"/>
      </w:r>
      <w:r w:rsidRPr="00667D9A">
        <w:rPr>
          <w:i/>
          <w:iCs/>
          <w:sz w:val="18"/>
          <w:szCs w:val="18"/>
        </w:rPr>
        <w:instrText xml:space="preserve"> SEQ Table \* ARABIC </w:instrText>
      </w:r>
      <w:r w:rsidRPr="008C467B">
        <w:rPr>
          <w:i/>
          <w:iCs/>
          <w:sz w:val="18"/>
          <w:szCs w:val="18"/>
        </w:rPr>
        <w:fldChar w:fldCharType="separate"/>
      </w:r>
      <w:r w:rsidRPr="00667D9A">
        <w:rPr>
          <w:i/>
          <w:iCs/>
          <w:noProof/>
          <w:sz w:val="18"/>
          <w:szCs w:val="18"/>
        </w:rPr>
        <w:t>2</w:t>
      </w:r>
      <w:r w:rsidRPr="008C467B">
        <w:rPr>
          <w:i/>
          <w:iCs/>
          <w:noProof/>
          <w:sz w:val="18"/>
          <w:szCs w:val="18"/>
        </w:rPr>
        <w:fldChar w:fldCharType="end"/>
      </w:r>
      <w:bookmarkEnd w:id="109"/>
      <w:r w:rsidRPr="00667D9A">
        <w:rPr>
          <w:i/>
          <w:iCs/>
          <w:sz w:val="18"/>
          <w:szCs w:val="18"/>
        </w:rP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5C4BAF" w:rsidRPr="00E60AFB" w14:paraId="79E91629" w14:textId="77777777" w:rsidTr="00D01290">
        <w:trPr>
          <w:trHeight w:val="285"/>
        </w:trPr>
        <w:tc>
          <w:tcPr>
            <w:tcW w:w="0" w:type="auto"/>
            <w:tcBorders>
              <w:top w:val="nil"/>
              <w:left w:val="nil"/>
              <w:bottom w:val="nil"/>
              <w:right w:val="nil"/>
            </w:tcBorders>
            <w:shd w:val="clear" w:color="auto" w:fill="auto"/>
            <w:noWrap/>
            <w:vAlign w:val="bottom"/>
            <w:hideMark/>
          </w:tcPr>
          <w:p w14:paraId="5811A149" w14:textId="77777777" w:rsidR="005C4BAF" w:rsidRPr="00BD3E3A" w:rsidRDefault="005C4BAF" w:rsidP="00D01290">
            <w:pPr>
              <w:pStyle w:val="Tabletext"/>
            </w:pPr>
          </w:p>
        </w:tc>
        <w:tc>
          <w:tcPr>
            <w:tcW w:w="0" w:type="auto"/>
            <w:gridSpan w:val="2"/>
            <w:tcBorders>
              <w:top w:val="nil"/>
              <w:left w:val="nil"/>
              <w:bottom w:val="nil"/>
              <w:right w:val="nil"/>
            </w:tcBorders>
            <w:shd w:val="clear" w:color="auto" w:fill="auto"/>
            <w:noWrap/>
            <w:vAlign w:val="bottom"/>
            <w:hideMark/>
          </w:tcPr>
          <w:p w14:paraId="376557C5" w14:textId="77777777" w:rsidR="005C4BAF" w:rsidRPr="00E2155C" w:rsidRDefault="005C4BAF" w:rsidP="00D01290">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45E4E9C5" w14:textId="77777777" w:rsidR="005C4BAF" w:rsidRPr="00E2155C" w:rsidRDefault="005C4BAF" w:rsidP="00D01290">
            <w:pPr>
              <w:pStyle w:val="Tabletext"/>
              <w:jc w:val="center"/>
              <w:rPr>
                <w:rFonts w:cs="Calibri"/>
                <w:b/>
                <w:bCs/>
                <w:color w:val="000000"/>
              </w:rPr>
            </w:pPr>
            <w:r w:rsidRPr="00E2155C">
              <w:rPr>
                <w:rFonts w:cs="Calibri"/>
                <w:b/>
                <w:bCs/>
                <w:color w:val="000000"/>
              </w:rPr>
              <w:t>28</w:t>
            </w:r>
            <w:r w:rsidRPr="00E2155C">
              <w:rPr>
                <w:b/>
                <w:bCs/>
              </w:rPr>
              <w:t>°C</w:t>
            </w:r>
          </w:p>
        </w:tc>
      </w:tr>
      <w:tr w:rsidR="005C4BAF" w:rsidRPr="00E60AFB" w14:paraId="7B9A6C78" w14:textId="77777777" w:rsidTr="00D01290">
        <w:trPr>
          <w:trHeight w:val="285"/>
        </w:trPr>
        <w:tc>
          <w:tcPr>
            <w:tcW w:w="0" w:type="auto"/>
            <w:tcBorders>
              <w:top w:val="nil"/>
              <w:left w:val="nil"/>
              <w:bottom w:val="nil"/>
              <w:right w:val="nil"/>
            </w:tcBorders>
            <w:shd w:val="clear" w:color="auto" w:fill="auto"/>
            <w:noWrap/>
            <w:vAlign w:val="bottom"/>
            <w:hideMark/>
          </w:tcPr>
          <w:p w14:paraId="7E041CCD" w14:textId="77777777" w:rsidR="005C4BAF" w:rsidRPr="00E2155C" w:rsidRDefault="005C4BAF" w:rsidP="00D01290">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7ED1D2B0"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528CB1A2" w14:textId="77777777" w:rsidR="005C4BAF" w:rsidRPr="00E2155C" w:rsidRDefault="005C4BAF" w:rsidP="00D01290">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7A876BE4"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3842F414" w14:textId="77777777" w:rsidR="005C4BAF" w:rsidRPr="00E2155C" w:rsidRDefault="005C4BAF" w:rsidP="00D01290">
            <w:pPr>
              <w:pStyle w:val="Tabletext"/>
              <w:jc w:val="center"/>
              <w:rPr>
                <w:rFonts w:cs="Calibri"/>
                <w:b/>
                <w:bCs/>
                <w:color w:val="000000"/>
              </w:rPr>
            </w:pPr>
            <w:r>
              <w:rPr>
                <w:rFonts w:cs="Calibri"/>
                <w:b/>
                <w:bCs/>
                <w:color w:val="000000"/>
              </w:rPr>
              <w:t>Starfish</w:t>
            </w:r>
          </w:p>
        </w:tc>
      </w:tr>
      <w:tr w:rsidR="005C4BAF" w:rsidRPr="00E60AFB" w14:paraId="0DE3DDCD" w14:textId="77777777" w:rsidTr="00D01290">
        <w:trPr>
          <w:trHeight w:val="285"/>
        </w:trPr>
        <w:tc>
          <w:tcPr>
            <w:tcW w:w="0" w:type="auto"/>
            <w:tcBorders>
              <w:top w:val="nil"/>
              <w:left w:val="nil"/>
              <w:bottom w:val="nil"/>
              <w:right w:val="nil"/>
            </w:tcBorders>
            <w:shd w:val="clear" w:color="auto" w:fill="auto"/>
            <w:noWrap/>
            <w:vAlign w:val="bottom"/>
            <w:hideMark/>
          </w:tcPr>
          <w:p w14:paraId="6E402330" w14:textId="77777777" w:rsidR="005C4BAF" w:rsidRPr="00BD3E3A" w:rsidRDefault="005C4BAF" w:rsidP="00D01290">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2D92E259"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7702382F"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2B326AB2" w14:textId="77777777" w:rsidR="005C4BAF" w:rsidRPr="00BD3E3A" w:rsidRDefault="005C4BAF" w:rsidP="00D01290">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4833FFA9" w14:textId="77777777" w:rsidR="005C4BAF" w:rsidRPr="00BD3E3A" w:rsidRDefault="005C4BAF" w:rsidP="00D01290">
            <w:pPr>
              <w:pStyle w:val="Tabletext"/>
              <w:jc w:val="right"/>
              <w:rPr>
                <w:rFonts w:cs="Calibri"/>
                <w:color w:val="000000"/>
              </w:rPr>
            </w:pPr>
            <w:r w:rsidRPr="00BD3E3A">
              <w:rPr>
                <w:rFonts w:cs="Calibri"/>
                <w:color w:val="000000"/>
              </w:rPr>
              <w:t>6.8</w:t>
            </w:r>
          </w:p>
        </w:tc>
      </w:tr>
      <w:tr w:rsidR="005C4BAF" w:rsidRPr="00E60AFB" w14:paraId="136163F5" w14:textId="77777777" w:rsidTr="00D01290">
        <w:trPr>
          <w:trHeight w:val="285"/>
        </w:trPr>
        <w:tc>
          <w:tcPr>
            <w:tcW w:w="0" w:type="auto"/>
            <w:tcBorders>
              <w:top w:val="nil"/>
              <w:left w:val="nil"/>
              <w:bottom w:val="nil"/>
              <w:right w:val="nil"/>
            </w:tcBorders>
            <w:shd w:val="clear" w:color="auto" w:fill="auto"/>
            <w:noWrap/>
            <w:vAlign w:val="bottom"/>
            <w:hideMark/>
          </w:tcPr>
          <w:p w14:paraId="79C0A80F" w14:textId="77777777" w:rsidR="005C4BAF" w:rsidRPr="00BD3E3A" w:rsidRDefault="005C4BAF" w:rsidP="00D01290">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6EFC3631"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5CB7E179"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551B98C"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7B47FA7C" w14:textId="77777777" w:rsidR="005C4BAF" w:rsidRPr="00BD3E3A" w:rsidRDefault="005C4BAF" w:rsidP="00D01290">
            <w:pPr>
              <w:pStyle w:val="Tabletext"/>
              <w:jc w:val="right"/>
              <w:rPr>
                <w:rFonts w:cs="Calibri"/>
                <w:color w:val="000000"/>
              </w:rPr>
            </w:pPr>
            <w:r w:rsidRPr="00BD3E3A">
              <w:rPr>
                <w:rFonts w:cs="Calibri"/>
                <w:color w:val="000000"/>
              </w:rPr>
              <w:t>6.0</w:t>
            </w:r>
          </w:p>
        </w:tc>
      </w:tr>
      <w:tr w:rsidR="005C4BAF" w:rsidRPr="00E60AFB" w14:paraId="794F599A" w14:textId="77777777" w:rsidTr="00D01290">
        <w:trPr>
          <w:trHeight w:val="285"/>
        </w:trPr>
        <w:tc>
          <w:tcPr>
            <w:tcW w:w="0" w:type="auto"/>
            <w:tcBorders>
              <w:top w:val="nil"/>
              <w:left w:val="nil"/>
              <w:bottom w:val="nil"/>
              <w:right w:val="nil"/>
            </w:tcBorders>
            <w:shd w:val="clear" w:color="auto" w:fill="auto"/>
            <w:noWrap/>
            <w:vAlign w:val="bottom"/>
            <w:hideMark/>
          </w:tcPr>
          <w:p w14:paraId="1A4459B1" w14:textId="77777777" w:rsidR="005C4BAF" w:rsidRPr="00BD3E3A" w:rsidRDefault="005C4BAF" w:rsidP="00D01290">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B318ACE" w14:textId="77777777" w:rsidR="005C4BAF" w:rsidRPr="00BD3E3A" w:rsidRDefault="005C4BAF" w:rsidP="00D01290">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6A6E0D2" w14:textId="77777777" w:rsidR="005C4BAF" w:rsidRPr="00BD3E3A" w:rsidRDefault="005C4BAF" w:rsidP="00D01290">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0B0BA5EB" w14:textId="77777777" w:rsidR="005C4BAF" w:rsidRPr="00BD3E3A" w:rsidRDefault="005C4BAF" w:rsidP="00D01290">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58E8E2BD" w14:textId="77777777" w:rsidR="005C4BAF" w:rsidRPr="00BD3E3A" w:rsidRDefault="005C4BAF" w:rsidP="00D01290">
            <w:pPr>
              <w:pStyle w:val="Tabletext"/>
              <w:jc w:val="right"/>
              <w:rPr>
                <w:rFonts w:cs="Calibri"/>
                <w:color w:val="000000"/>
              </w:rPr>
            </w:pPr>
            <w:r w:rsidRPr="00BD3E3A">
              <w:rPr>
                <w:rFonts w:cs="Calibri"/>
                <w:color w:val="000000"/>
              </w:rPr>
              <w:t>4.5</w:t>
            </w:r>
          </w:p>
        </w:tc>
      </w:tr>
      <w:tr w:rsidR="005C4BAF" w:rsidRPr="00E60AFB" w14:paraId="31F179B4" w14:textId="77777777" w:rsidTr="00D01290">
        <w:trPr>
          <w:trHeight w:val="285"/>
        </w:trPr>
        <w:tc>
          <w:tcPr>
            <w:tcW w:w="0" w:type="auto"/>
            <w:tcBorders>
              <w:top w:val="nil"/>
              <w:left w:val="nil"/>
              <w:bottom w:val="nil"/>
              <w:right w:val="nil"/>
            </w:tcBorders>
            <w:shd w:val="clear" w:color="auto" w:fill="auto"/>
            <w:noWrap/>
            <w:vAlign w:val="bottom"/>
            <w:hideMark/>
          </w:tcPr>
          <w:p w14:paraId="742D6D3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DC2E19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8545FC1"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27EA2E0E" w14:textId="77777777" w:rsidR="005C4BAF" w:rsidRPr="00BD3E3A" w:rsidRDefault="005C4BAF" w:rsidP="00D01290">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5DF598BD"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747E4474" w14:textId="77777777" w:rsidTr="00D01290">
        <w:trPr>
          <w:trHeight w:val="285"/>
        </w:trPr>
        <w:tc>
          <w:tcPr>
            <w:tcW w:w="0" w:type="auto"/>
            <w:tcBorders>
              <w:top w:val="nil"/>
              <w:left w:val="nil"/>
              <w:bottom w:val="nil"/>
              <w:right w:val="nil"/>
            </w:tcBorders>
            <w:shd w:val="clear" w:color="auto" w:fill="auto"/>
            <w:noWrap/>
            <w:vAlign w:val="bottom"/>
            <w:hideMark/>
          </w:tcPr>
          <w:p w14:paraId="17D6CF93"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26E6046F"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144DB7B"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9A4F0A0"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7AFF607"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4456ED57" w14:textId="77777777" w:rsidTr="00D01290">
        <w:trPr>
          <w:trHeight w:val="285"/>
        </w:trPr>
        <w:tc>
          <w:tcPr>
            <w:tcW w:w="0" w:type="auto"/>
            <w:tcBorders>
              <w:top w:val="nil"/>
              <w:left w:val="nil"/>
              <w:bottom w:val="nil"/>
              <w:right w:val="nil"/>
            </w:tcBorders>
            <w:shd w:val="clear" w:color="auto" w:fill="auto"/>
            <w:noWrap/>
            <w:vAlign w:val="bottom"/>
            <w:hideMark/>
          </w:tcPr>
          <w:p w14:paraId="2B15152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2D901C8" w14:textId="77777777" w:rsidR="005C4BAF" w:rsidRPr="00BD3E3A" w:rsidRDefault="005C4BAF" w:rsidP="00D01290">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3A265197" w14:textId="77777777" w:rsidR="005C4BAF" w:rsidRPr="00BD3E3A" w:rsidRDefault="005C4BAF" w:rsidP="00D01290">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6B14D1F7"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8C7CED8" w14:textId="77777777" w:rsidR="005C4BAF" w:rsidRPr="00BD3E3A" w:rsidRDefault="005C4BAF" w:rsidP="00D01290">
            <w:pPr>
              <w:pStyle w:val="Tabletext"/>
              <w:jc w:val="right"/>
              <w:rPr>
                <w:rFonts w:cs="Calibri"/>
                <w:color w:val="000000"/>
              </w:rPr>
            </w:pPr>
            <w:r w:rsidRPr="00BD3E3A">
              <w:rPr>
                <w:rFonts w:cs="Calibri"/>
                <w:color w:val="000000"/>
              </w:rPr>
              <w:t>8.4</w:t>
            </w:r>
          </w:p>
        </w:tc>
      </w:tr>
      <w:tr w:rsidR="005C4BAF" w:rsidRPr="00E60AFB" w14:paraId="6B547100" w14:textId="77777777" w:rsidTr="00D01290">
        <w:trPr>
          <w:trHeight w:val="285"/>
        </w:trPr>
        <w:tc>
          <w:tcPr>
            <w:tcW w:w="0" w:type="auto"/>
            <w:tcBorders>
              <w:top w:val="nil"/>
              <w:left w:val="nil"/>
              <w:bottom w:val="nil"/>
              <w:right w:val="nil"/>
            </w:tcBorders>
            <w:shd w:val="clear" w:color="auto" w:fill="auto"/>
            <w:noWrap/>
            <w:vAlign w:val="bottom"/>
            <w:hideMark/>
          </w:tcPr>
          <w:p w14:paraId="55DBF746"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72AA1C0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30161EE"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7169BD5"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965394F"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084DA1AC" w14:textId="77777777" w:rsidTr="00D01290">
        <w:trPr>
          <w:trHeight w:val="285"/>
        </w:trPr>
        <w:tc>
          <w:tcPr>
            <w:tcW w:w="0" w:type="auto"/>
            <w:tcBorders>
              <w:top w:val="nil"/>
              <w:left w:val="nil"/>
              <w:bottom w:val="nil"/>
              <w:right w:val="nil"/>
            </w:tcBorders>
            <w:shd w:val="clear" w:color="auto" w:fill="auto"/>
            <w:noWrap/>
            <w:vAlign w:val="bottom"/>
            <w:hideMark/>
          </w:tcPr>
          <w:p w14:paraId="217FFD0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61A7192"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7F83D630"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FBCDBB5" w14:textId="77777777" w:rsidR="005C4BAF" w:rsidRPr="00BD3E3A" w:rsidRDefault="005C4BAF" w:rsidP="00D01290">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0B459ABB" w14:textId="77777777" w:rsidR="005C4BAF" w:rsidRPr="00BD3E3A" w:rsidRDefault="005C4BAF" w:rsidP="00D01290">
            <w:pPr>
              <w:pStyle w:val="Tabletext"/>
              <w:jc w:val="right"/>
              <w:rPr>
                <w:rFonts w:cs="Calibri"/>
                <w:color w:val="000000"/>
              </w:rPr>
            </w:pPr>
            <w:r w:rsidRPr="00BD3E3A">
              <w:rPr>
                <w:rFonts w:cs="Calibri"/>
                <w:color w:val="000000"/>
              </w:rPr>
              <w:t>7.6</w:t>
            </w:r>
          </w:p>
        </w:tc>
      </w:tr>
      <w:tr w:rsidR="005C4BAF" w:rsidRPr="00E60AFB" w14:paraId="4FB1816B" w14:textId="77777777" w:rsidTr="00D01290">
        <w:trPr>
          <w:trHeight w:val="285"/>
        </w:trPr>
        <w:tc>
          <w:tcPr>
            <w:tcW w:w="0" w:type="auto"/>
            <w:tcBorders>
              <w:top w:val="nil"/>
              <w:left w:val="nil"/>
              <w:bottom w:val="nil"/>
              <w:right w:val="nil"/>
            </w:tcBorders>
            <w:shd w:val="clear" w:color="auto" w:fill="auto"/>
            <w:noWrap/>
            <w:vAlign w:val="bottom"/>
            <w:hideMark/>
          </w:tcPr>
          <w:p w14:paraId="253FFDA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F1E188"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465E24B"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43A72073"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7D94C75F"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6E182F1F" w14:textId="77777777" w:rsidTr="00D01290">
        <w:trPr>
          <w:trHeight w:val="285"/>
        </w:trPr>
        <w:tc>
          <w:tcPr>
            <w:tcW w:w="0" w:type="auto"/>
            <w:tcBorders>
              <w:top w:val="nil"/>
              <w:left w:val="nil"/>
              <w:bottom w:val="nil"/>
              <w:right w:val="nil"/>
            </w:tcBorders>
            <w:shd w:val="clear" w:color="auto" w:fill="auto"/>
            <w:noWrap/>
            <w:vAlign w:val="bottom"/>
            <w:hideMark/>
          </w:tcPr>
          <w:p w14:paraId="67BED417" w14:textId="77777777" w:rsidR="005C4BAF" w:rsidRPr="00BD3E3A" w:rsidRDefault="005C4BAF" w:rsidP="00D01290">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1EDB579D"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5FBCF308"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EC4614E"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D5E0A6" w14:textId="77777777" w:rsidR="005C4BAF" w:rsidRPr="00BD3E3A" w:rsidRDefault="005C4BAF" w:rsidP="00D01290">
            <w:pPr>
              <w:pStyle w:val="Tabletext"/>
              <w:jc w:val="right"/>
              <w:rPr>
                <w:rFonts w:cs="Calibri"/>
                <w:color w:val="000000"/>
              </w:rPr>
            </w:pPr>
            <w:r w:rsidRPr="00BD3E3A">
              <w:rPr>
                <w:rFonts w:cs="Calibri"/>
                <w:color w:val="000000"/>
              </w:rPr>
              <w:t>6.9</w:t>
            </w:r>
          </w:p>
        </w:tc>
      </w:tr>
      <w:tr w:rsidR="005C4BAF" w:rsidRPr="00E60AFB" w14:paraId="005DEB63" w14:textId="77777777" w:rsidTr="00D01290">
        <w:trPr>
          <w:trHeight w:val="285"/>
        </w:trPr>
        <w:tc>
          <w:tcPr>
            <w:tcW w:w="0" w:type="auto"/>
            <w:tcBorders>
              <w:top w:val="nil"/>
              <w:left w:val="nil"/>
              <w:bottom w:val="nil"/>
              <w:right w:val="nil"/>
            </w:tcBorders>
            <w:shd w:val="clear" w:color="auto" w:fill="auto"/>
            <w:noWrap/>
            <w:vAlign w:val="bottom"/>
            <w:hideMark/>
          </w:tcPr>
          <w:p w14:paraId="30D4AAFA"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9B01641"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352A8D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524D351"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0CBAAA2"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DC63462" w14:textId="77777777" w:rsidTr="00D01290">
        <w:trPr>
          <w:trHeight w:val="285"/>
        </w:trPr>
        <w:tc>
          <w:tcPr>
            <w:tcW w:w="0" w:type="auto"/>
            <w:tcBorders>
              <w:top w:val="nil"/>
              <w:left w:val="nil"/>
              <w:bottom w:val="nil"/>
              <w:right w:val="nil"/>
            </w:tcBorders>
            <w:shd w:val="clear" w:color="auto" w:fill="auto"/>
            <w:noWrap/>
            <w:vAlign w:val="bottom"/>
            <w:hideMark/>
          </w:tcPr>
          <w:p w14:paraId="2E1BE2F9"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7EDF3229" w14:textId="77777777" w:rsidR="005C4BAF" w:rsidRPr="00BD3E3A" w:rsidRDefault="005C4BAF" w:rsidP="00D01290">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539456F7"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CD9162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F348B06"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B79A9CE" w14:textId="77777777" w:rsidTr="00D01290">
        <w:trPr>
          <w:trHeight w:val="285"/>
        </w:trPr>
        <w:tc>
          <w:tcPr>
            <w:tcW w:w="0" w:type="auto"/>
            <w:tcBorders>
              <w:top w:val="nil"/>
              <w:left w:val="nil"/>
              <w:bottom w:val="nil"/>
              <w:right w:val="nil"/>
            </w:tcBorders>
            <w:shd w:val="clear" w:color="auto" w:fill="auto"/>
            <w:noWrap/>
            <w:vAlign w:val="bottom"/>
            <w:hideMark/>
          </w:tcPr>
          <w:p w14:paraId="07D446DB"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75AEFC53" w14:textId="77777777" w:rsidR="005C4BAF" w:rsidRPr="00BD3E3A" w:rsidRDefault="005C4BAF" w:rsidP="00D01290">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5512E1E7"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0714E62" w14:textId="77777777" w:rsidR="005C4BAF" w:rsidRPr="00BD3E3A" w:rsidRDefault="005C4BAF" w:rsidP="00D01290">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5D8DBEC"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B4DA14A" w14:textId="77777777" w:rsidTr="00D01290">
        <w:trPr>
          <w:trHeight w:val="285"/>
        </w:trPr>
        <w:tc>
          <w:tcPr>
            <w:tcW w:w="0" w:type="auto"/>
            <w:tcBorders>
              <w:top w:val="nil"/>
              <w:left w:val="nil"/>
              <w:bottom w:val="nil"/>
              <w:right w:val="nil"/>
            </w:tcBorders>
            <w:shd w:val="clear" w:color="auto" w:fill="auto"/>
            <w:noWrap/>
            <w:vAlign w:val="bottom"/>
            <w:hideMark/>
          </w:tcPr>
          <w:p w14:paraId="5573F8BC"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5D1A2747"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F61A69C"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70418403"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1C726306"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F382ACF" w14:textId="77777777" w:rsidTr="00D01290">
        <w:trPr>
          <w:trHeight w:val="285"/>
        </w:trPr>
        <w:tc>
          <w:tcPr>
            <w:tcW w:w="0" w:type="auto"/>
            <w:tcBorders>
              <w:top w:val="nil"/>
              <w:left w:val="nil"/>
              <w:bottom w:val="nil"/>
              <w:right w:val="nil"/>
            </w:tcBorders>
            <w:shd w:val="clear" w:color="auto" w:fill="auto"/>
            <w:noWrap/>
            <w:vAlign w:val="bottom"/>
            <w:hideMark/>
          </w:tcPr>
          <w:p w14:paraId="1C3171FF"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2FEEFC82"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E59DBE4"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855C3C5"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6D4445D7" w14:textId="77777777" w:rsidR="005C4BAF" w:rsidRPr="00BD3E3A" w:rsidRDefault="005C4BAF" w:rsidP="00D01290">
            <w:pPr>
              <w:pStyle w:val="Tabletext"/>
              <w:jc w:val="right"/>
              <w:rPr>
                <w:rFonts w:cs="Calibri"/>
                <w:color w:val="000000"/>
              </w:rPr>
            </w:pPr>
            <w:r w:rsidRPr="00BD3E3A">
              <w:rPr>
                <w:rFonts w:cs="Calibri"/>
                <w:color w:val="000000"/>
              </w:rPr>
              <w:t>7.4</w:t>
            </w:r>
          </w:p>
        </w:tc>
      </w:tr>
      <w:tr w:rsidR="005C4BAF" w:rsidRPr="00E60AFB" w14:paraId="2690B978" w14:textId="77777777" w:rsidTr="00D01290">
        <w:trPr>
          <w:trHeight w:val="285"/>
        </w:trPr>
        <w:tc>
          <w:tcPr>
            <w:tcW w:w="0" w:type="auto"/>
            <w:tcBorders>
              <w:top w:val="nil"/>
              <w:left w:val="nil"/>
              <w:bottom w:val="nil"/>
              <w:right w:val="nil"/>
            </w:tcBorders>
            <w:shd w:val="clear" w:color="auto" w:fill="auto"/>
            <w:noWrap/>
            <w:vAlign w:val="bottom"/>
            <w:hideMark/>
          </w:tcPr>
          <w:p w14:paraId="58CF4201"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24157A"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D58BF7D"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0B6F3E8"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5B7C86B" w14:textId="77777777" w:rsidR="005C4BAF" w:rsidRPr="00BD3E3A" w:rsidRDefault="005C4BAF" w:rsidP="00D01290">
            <w:pPr>
              <w:pStyle w:val="Tabletext"/>
              <w:jc w:val="right"/>
              <w:rPr>
                <w:rFonts w:cs="Calibri"/>
                <w:color w:val="000000"/>
              </w:rPr>
            </w:pPr>
            <w:r w:rsidRPr="00BD3E3A">
              <w:rPr>
                <w:rFonts w:cs="Calibri"/>
                <w:color w:val="000000"/>
              </w:rPr>
              <w:t>7.4</w:t>
            </w:r>
          </w:p>
        </w:tc>
      </w:tr>
    </w:tbl>
    <w:p w14:paraId="75D98407" w14:textId="1298958A" w:rsidR="00A46F95" w:rsidRDefault="00A46F95" w:rsidP="00852A7D">
      <w:pPr>
        <w:spacing w:before="240"/>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615859">
        <w:rPr>
          <w:rFonts w:eastAsiaTheme="minorEastAsia"/>
        </w:rPr>
        <w:instrText xml:space="preserve"> ADDIN ZOTERO_ITEM CSL_CITATION {"citationID":"UN7ysQai","properties":{"formattedCitation":"\\super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615859" w:rsidRPr="00615859">
        <w:rPr>
          <w:rFonts w:cs="Times New Roman"/>
          <w:vertAlign w:val="superscript"/>
        </w:rPr>
        <w:t>31</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F26D09">
        <w:rPr>
          <w:rFonts w:eastAsiaTheme="minorEastAsia"/>
        </w:rPr>
        <w:instrText xml:space="preserve"> ADDIN ZOTERO_ITEM CSL_CITATION {"citationID":"u9e6hWIv","properties":{"formattedCitation":"\\super 79,80\\nosupersub{}","plainCitation":"79,80","noteIndex":0},"citationItems":[{"id":474,"uris":["http://zotero.org/users/4259226/items/XG47LXKF"],"itemData":{"id":474,"type":"article-journal","container-title":"HVAC&amp;R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F26D09" w:rsidRPr="00F26D09">
        <w:rPr>
          <w:rFonts w:cs="Times New Roman"/>
          <w:vertAlign w:val="superscript"/>
        </w:rPr>
        <w:t>79,80</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110" w:name="_Ref121554541"/>
      <w:bookmarkStart w:id="111"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110"/>
      <w:bookmarkEnd w:id="111"/>
    </w:p>
    <w:p w14:paraId="1A5665D9" w14:textId="0C899027" w:rsidR="00003EB6" w:rsidRDefault="00003EB6" w:rsidP="00003EB6">
      <w:pPr>
        <w:pStyle w:val="Caption"/>
        <w:keepNext/>
      </w:pPr>
      <w:bookmarkStart w:id="112" w:name="_Ref153362104"/>
      <w:r>
        <w:lastRenderedPageBreak/>
        <w:t xml:space="preserve">Fig. </w:t>
      </w:r>
      <w:r>
        <w:fldChar w:fldCharType="begin"/>
      </w:r>
      <w:r>
        <w:instrText xml:space="preserve"> SEQ Fig. \* ARABIC </w:instrText>
      </w:r>
      <w:r>
        <w:fldChar w:fldCharType="separate"/>
      </w:r>
      <w:r w:rsidR="00A97D14">
        <w:rPr>
          <w:noProof/>
        </w:rPr>
        <w:t>4</w:t>
      </w:r>
      <w:r>
        <w:rPr>
          <w:noProof/>
        </w:rPr>
        <w:fldChar w:fldCharType="end"/>
      </w:r>
      <w:bookmarkEnd w:id="112"/>
      <w:r>
        <w:t>: Baseline condition</w:t>
      </w:r>
    </w:p>
    <w:p w14:paraId="7F8DFFA2" w14:textId="77777777" w:rsidR="00003EB6" w:rsidRDefault="00003EB6" w:rsidP="00003EB6">
      <w:pPr>
        <w:keepNext/>
        <w:spacing w:line="240" w:lineRule="auto"/>
      </w:pPr>
      <w:commentRangeStart w:id="113"/>
      <w:r>
        <w:rPr>
          <w:noProof/>
          <w:lang w:eastAsia="zh-CN"/>
        </w:rPr>
        <w:drawing>
          <wp:inline distT="0" distB="0" distL="0" distR="0" wp14:anchorId="3C685252" wp14:editId="78DA2A9D">
            <wp:extent cx="2971800" cy="2679700"/>
            <wp:effectExtent l="0" t="0" r="0" b="0"/>
            <wp:docPr id="990830684" name="Picture 99083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0684" name="Picture 9908306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commentRangeEnd w:id="113"/>
      <w:r w:rsidR="00A97D14">
        <w:rPr>
          <w:rStyle w:val="CommentReference"/>
        </w:rPr>
        <w:commentReference w:id="113"/>
      </w:r>
    </w:p>
    <w:p w14:paraId="7264174F" w14:textId="5B8DDEB7" w:rsidR="00003EB6" w:rsidRDefault="00AF735E" w:rsidP="00852A7D">
      <w:pPr>
        <w:pStyle w:val="Caption"/>
      </w:pPr>
      <w:r>
        <w:t>The b</w:t>
      </w:r>
      <w:r w:rsidR="00003EB6">
        <w:t xml:space="preserve">aseline condition (thermal manikin posture and clothing, bedding, and mattress) is used to calculate the difference in manikin-based equivalent temperature as shown </w:t>
      </w:r>
      <w:r w:rsidR="00003EB6" w:rsidRPr="0084123E">
        <w:t xml:space="preserve">in </w:t>
      </w:r>
      <w:r w:rsidR="00003EB6" w:rsidRPr="0084123E">
        <w:rPr>
          <w:i w:val="0"/>
          <w:iCs w:val="0"/>
        </w:rPr>
        <w:fldChar w:fldCharType="begin"/>
      </w:r>
      <w:r w:rsidR="00003EB6" w:rsidRPr="0084123E">
        <w:instrText xml:space="preserve"> REF _Ref123065519 \h </w:instrText>
      </w:r>
      <w:r w:rsidR="00003EB6">
        <w:instrText xml:space="preserve"> \* MERGEFORMAT </w:instrText>
      </w:r>
      <w:r w:rsidR="00003EB6" w:rsidRPr="0084123E">
        <w:rPr>
          <w:i w:val="0"/>
          <w:iCs w:val="0"/>
        </w:rPr>
      </w:r>
      <w:r w:rsidR="00003EB6" w:rsidRPr="0084123E">
        <w:rPr>
          <w:i w:val="0"/>
          <w:iCs w:val="0"/>
        </w:rPr>
        <w:fldChar w:fldCharType="separate"/>
      </w:r>
      <w:r w:rsidR="00003EB6" w:rsidRPr="0084123E">
        <w:t>(</w:t>
      </w:r>
      <w:r w:rsidR="00003EB6" w:rsidRPr="0084123E">
        <w:rPr>
          <w:noProof/>
        </w:rPr>
        <w:t>2</w:t>
      </w:r>
      <w:r w:rsidR="00003EB6" w:rsidRPr="0084123E">
        <w:t>)</w:t>
      </w:r>
      <w:r w:rsidR="00003EB6" w:rsidRPr="0084123E">
        <w:rPr>
          <w:i w:val="0"/>
          <w:iCs w:val="0"/>
        </w:rPr>
        <w:fldChar w:fldCharType="end"/>
      </w:r>
      <w:r w:rsidR="00003EB6" w:rsidRPr="0084123E">
        <w:t>.</w:t>
      </w:r>
    </w:p>
    <w:p w14:paraId="12264B94" w14:textId="70F2D963"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Clo), a sheet (0.61 Clo) covering from below the shoulders, laying in log posture (i.e. laying on the right side with one arm outstretched) on a conventional mattress (0.34 Clo) with no emergency blanket or </w:t>
      </w:r>
      <w:r w:rsidR="005C4BAF">
        <w:rPr>
          <w:rFonts w:eastAsiaTheme="minorEastAsia"/>
        </w:rPr>
        <w:t xml:space="preserve">low-energy </w:t>
      </w:r>
      <w:r>
        <w:rPr>
          <w:rFonts w:eastAsiaTheme="minorEastAsia"/>
        </w:rPr>
        <w:t>heating or cooling system</w:t>
      </w:r>
      <w:r w:rsidR="001B3AD2">
        <w:rPr>
          <w:rFonts w:eastAsiaTheme="minorEastAsia"/>
        </w:rPr>
        <w:t>.</w:t>
      </w:r>
      <w:r>
        <w:rPr>
          <w:rFonts w:eastAsiaTheme="minorEastAsia"/>
        </w:rPr>
        <w:t xml:space="preserve">  </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114" w:name="_Ref138204030"/>
    </w:p>
    <w:p w14:paraId="58F12250" w14:textId="5F6E281B" w:rsidR="00483565" w:rsidRDefault="00483565" w:rsidP="00483565">
      <w:pPr>
        <w:pStyle w:val="Caption"/>
        <w:keepNext/>
      </w:pPr>
      <w:bookmarkStart w:id="115" w:name="_Ref153362064"/>
      <w:bookmarkEnd w:id="114"/>
      <w:r>
        <w:lastRenderedPageBreak/>
        <w:t xml:space="preserve">Fig. </w:t>
      </w:r>
      <w:r>
        <w:fldChar w:fldCharType="begin"/>
      </w:r>
      <w:r>
        <w:instrText xml:space="preserve"> SEQ Fig. \* ARABIC </w:instrText>
      </w:r>
      <w:r>
        <w:fldChar w:fldCharType="separate"/>
      </w:r>
      <w:r w:rsidR="00A97D14">
        <w:rPr>
          <w:noProof/>
        </w:rPr>
        <w:t>5</w:t>
      </w:r>
      <w:r>
        <w:rPr>
          <w:noProof/>
        </w:rPr>
        <w:fldChar w:fldCharType="end"/>
      </w:r>
      <w:bookmarkEnd w:id="115"/>
      <w:r>
        <w:t>: Experimental setup</w:t>
      </w:r>
    </w:p>
    <w:p w14:paraId="1A667054" w14:textId="77777777" w:rsidR="001B3AD2" w:rsidRDefault="001B3AD2" w:rsidP="001B3AD2">
      <w:pPr>
        <w:keepNext/>
      </w:pPr>
      <w:commentRangeStart w:id="116"/>
      <w:r>
        <w:rPr>
          <w:i/>
          <w:iCs/>
          <w:noProof/>
          <w:sz w:val="18"/>
          <w:szCs w:val="18"/>
          <w:lang w:eastAsia="zh-CN"/>
        </w:rPr>
        <w:drawing>
          <wp:inline distT="0" distB="0" distL="0" distR="0" wp14:anchorId="23A0658B" wp14:editId="2CD3FC3C">
            <wp:extent cx="5486400" cy="2743200"/>
            <wp:effectExtent l="0" t="0" r="0" b="0"/>
            <wp:docPr id="266310214" name="Picture 2663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0214" name="Picture 2663102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commentRangeEnd w:id="116"/>
      <w:r w:rsidR="00A97D14">
        <w:rPr>
          <w:rStyle w:val="CommentReference"/>
        </w:rPr>
        <w:commentReference w:id="116"/>
      </w:r>
    </w:p>
    <w:p w14:paraId="6BAFD0D4" w14:textId="6F1DADC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r w:rsidR="00AF735E">
        <w:t xml:space="preserve"> </w:t>
      </w:r>
      <w:commentRangeStart w:id="117"/>
      <w:ins w:id="118" w:author="Arfa Aijazi" w:date="2024-02-03T22:24:00Z">
        <w:r w:rsidR="00A97D14">
          <w:t>Figure 5a contains an adaptation of “</w:t>
        </w:r>
        <w:r w:rsidR="00A97D14">
          <w:fldChar w:fldCharType="begin"/>
        </w:r>
        <w:r w:rsidR="00A97D14">
          <w:instrText>HYPERLINK "https://thenounproject.com/icon/sleep-660688/"</w:instrText>
        </w:r>
        <w:r w:rsidR="00A97D14">
          <w:fldChar w:fldCharType="separate"/>
        </w:r>
        <w:r w:rsidR="00A97D14" w:rsidRPr="00AF735E">
          <w:rPr>
            <w:rStyle w:val="Hyperlink"/>
          </w:rPr>
          <w:t>sleep</w:t>
        </w:r>
        <w:r w:rsidR="00A97D14">
          <w:fldChar w:fldCharType="end"/>
        </w:r>
        <w:r w:rsidR="00A97D14">
          <w:t>” by Gan Khoon Lay from Noun Project</w:t>
        </w:r>
      </w:ins>
      <w:ins w:id="119" w:author="Arfa Aijazi" w:date="2024-02-03T22:50:00Z">
        <w:r w:rsidR="0020236F">
          <w:t>, used under</w:t>
        </w:r>
      </w:ins>
      <w:ins w:id="120" w:author="Arfa Aijazi" w:date="2024-02-03T22:51:00Z">
        <w:r w:rsidR="0020236F">
          <w:t xml:space="preserve"> </w:t>
        </w:r>
        <w:r w:rsidR="0020236F">
          <w:fldChar w:fldCharType="begin"/>
        </w:r>
        <w:r w:rsidR="0020236F">
          <w:instrText>HYPERLINK "https://creativecommons.org/licenses/by/3.0/"</w:instrText>
        </w:r>
        <w:r w:rsidR="0020236F">
          <w:fldChar w:fldCharType="separate"/>
        </w:r>
        <w:r w:rsidR="00A97D14" w:rsidRPr="0020236F">
          <w:rPr>
            <w:rStyle w:val="Hyperlink"/>
          </w:rPr>
          <w:t>CC BY 3.0</w:t>
        </w:r>
        <w:r w:rsidR="0020236F">
          <w:fldChar w:fldCharType="end"/>
        </w:r>
      </w:ins>
      <w:ins w:id="121" w:author="Arfa Aijazi" w:date="2024-02-03T22:24:00Z">
        <w:r w:rsidR="00A97D14">
          <w:t>.</w:t>
        </w:r>
      </w:ins>
      <w:commentRangeEnd w:id="117"/>
      <w:ins w:id="122" w:author="Arfa Aijazi" w:date="2024-02-10T14:16:00Z">
        <w:r w:rsidR="00154756">
          <w:rPr>
            <w:rStyle w:val="CommentReference"/>
            <w:i w:val="0"/>
            <w:iCs w:val="0"/>
          </w:rPr>
          <w:commentReference w:id="117"/>
        </w:r>
      </w:ins>
    </w:p>
    <w:p w14:paraId="4BFC5520" w14:textId="77777777" w:rsidR="001C16F3" w:rsidRPr="007E6B76" w:rsidRDefault="001C16F3" w:rsidP="001C16F3">
      <w:pPr>
        <w:pStyle w:val="Heading3"/>
      </w:pPr>
      <w:bookmarkStart w:id="123" w:name="_Ref138205245"/>
      <w:r w:rsidRPr="007E6B76">
        <w:t>Clothing and bedding insulation</w:t>
      </w:r>
    </w:p>
    <w:p w14:paraId="2A5A95FA" w14:textId="7516A07A" w:rsidR="001C16F3" w:rsidRPr="005C4BAF" w:rsidRDefault="001C16F3" w:rsidP="00852A7D">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Clo). The “Heavy” clothing ensemble consists of a polyester long-sleeve button front pajama shirt, long pants, and socks (0.55 Clo). The baseline bedding (“Light”) consists of a cotton U.S. standard twin sized bed sheet (0.61 Clo). The “Heavy” bedding consists of the cotton sheet with the addition of a polyester twin sized blanket (1.94 Clo).  We smoothed out clothing and bedding so that it conformed to the manikin body to minimize trapped air between fabric layers. </w:t>
      </w:r>
      <w:r w:rsidR="00D133D5" w:rsidRPr="00852A7D">
        <w:t>While this study focused on dry heat transfer, it’s worth noting that clothing and bedding with the same insulation level could perform differently with regards to latent heat transfer, like the absorption, diffusion, and evaporation of sweat. Common bedding materials like cotton, linen, or polyester, have different hygroscopicity, wicking ability and permeability.</w:t>
      </w:r>
      <w:r w:rsidR="002078DA" w:rsidRPr="005C4BAF">
        <w:t xml:space="preserve"> </w:t>
      </w:r>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02E12426" w14:textId="05AD793F" w:rsidR="00483565" w:rsidRDefault="00483565" w:rsidP="00483565">
      <w:pPr>
        <w:pStyle w:val="Caption"/>
        <w:keepNext/>
      </w:pPr>
      <w:bookmarkStart w:id="124" w:name="_Ref153362083"/>
      <w:bookmarkEnd w:id="123"/>
      <w:r>
        <w:lastRenderedPageBreak/>
        <w:t xml:space="preserve">Fig. </w:t>
      </w:r>
      <w:r>
        <w:fldChar w:fldCharType="begin"/>
      </w:r>
      <w:r>
        <w:instrText xml:space="preserve"> SEQ Fig. \* ARABIC </w:instrText>
      </w:r>
      <w:r>
        <w:fldChar w:fldCharType="separate"/>
      </w:r>
      <w:r w:rsidR="00A97D14">
        <w:rPr>
          <w:noProof/>
        </w:rPr>
        <w:t>6</w:t>
      </w:r>
      <w:r>
        <w:rPr>
          <w:noProof/>
        </w:rPr>
        <w:fldChar w:fldCharType="end"/>
      </w:r>
      <w:bookmarkEnd w:id="124"/>
      <w:r>
        <w:t>: Experimental conditions</w:t>
      </w:r>
    </w:p>
    <w:p w14:paraId="141A1308" w14:textId="2B634DFB" w:rsidR="001C16F3" w:rsidRDefault="00A97D14" w:rsidP="001C16F3">
      <w:pPr>
        <w:pStyle w:val="Heading2"/>
      </w:pPr>
      <w:commentRangeStart w:id="125"/>
      <w:r>
        <w:rPr>
          <w:b/>
          <w:bCs/>
          <w:noProof/>
        </w:rPr>
        <w:drawing>
          <wp:inline distT="0" distB="0" distL="0" distR="0" wp14:anchorId="1BB358DF" wp14:editId="44B1ECE7">
            <wp:extent cx="5943600" cy="3886200"/>
            <wp:effectExtent l="0" t="0" r="0" b="0"/>
            <wp:docPr id="170961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1429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commentRangeEnd w:id="125"/>
      <w:r w:rsidR="00C84D4B">
        <w:rPr>
          <w:rStyle w:val="CommentReference"/>
          <w:rFonts w:eastAsiaTheme="minorHAnsi" w:cstheme="minorBidi"/>
          <w:i w:val="0"/>
          <w:color w:val="auto"/>
        </w:rPr>
        <w:commentReference w:id="125"/>
      </w:r>
    </w:p>
    <w:p w14:paraId="1DFD28FC" w14:textId="7FAF651C" w:rsidR="001C16F3" w:rsidRPr="001C16F3" w:rsidRDefault="002C7A34" w:rsidP="001C16F3">
      <w:pPr>
        <w:pStyle w:val="Caption"/>
      </w:pPr>
      <w:bookmarkStart w:id="126" w:name="_Toc123123937"/>
      <w:ins w:id="127" w:author="Arfa Aijazi" w:date="2024-02-03T22:40:00Z">
        <w:r>
          <w:t>Composite i</w:t>
        </w:r>
      </w:ins>
      <w:del w:id="128" w:author="Arfa Aijazi" w:date="2024-02-03T22:40:00Z">
        <w:r w:rsidR="001C16F3" w:rsidDel="002C7A34">
          <w:delText>I</w:delText>
        </w:r>
      </w:del>
      <w:r w:rsidR="001C16F3">
        <w:t xml:space="preserve">llustration of experimental conditions representing a variety of passive and </w:t>
      </w:r>
      <w:ins w:id="129" w:author="Arfa Aijazi" w:date="2024-02-03T22:40:00Z">
        <w:r>
          <w:t>low-energy</w:t>
        </w:r>
      </w:ins>
      <w:del w:id="130" w:author="Arfa Aijazi" w:date="2024-02-03T22:40:00Z">
        <w:r w:rsidR="001C16F3" w:rsidDel="002C7A34">
          <w:delText>active</w:delText>
        </w:r>
      </w:del>
      <w:r w:rsidR="001C16F3">
        <w:t xml:space="preserve"> heating and cooling strategies. </w:t>
      </w:r>
      <w:commentRangeStart w:id="131"/>
      <w:ins w:id="132" w:author="Arfa Aijazi" w:date="2024-02-03T22:27:00Z">
        <w:r w:rsidR="00A97D14">
          <w:t>Figure 6 contains</w:t>
        </w:r>
      </w:ins>
      <w:ins w:id="133" w:author="Arfa Aijazi" w:date="2024-02-03T22:41:00Z">
        <w:r>
          <w:t xml:space="preserve"> the following third-party material from Noun Project</w:t>
        </w:r>
      </w:ins>
      <w:ins w:id="134" w:author="Arfa Aijazi" w:date="2024-02-03T22:50:00Z">
        <w:r w:rsidR="0020236F">
          <w:t>,</w:t>
        </w:r>
      </w:ins>
      <w:ins w:id="135" w:author="Arfa Aijazi" w:date="2024-02-03T22:41:00Z">
        <w:r>
          <w:t xml:space="preserve"> used under </w:t>
        </w:r>
      </w:ins>
      <w:ins w:id="136" w:author="Arfa Aijazi" w:date="2024-02-03T22:42:00Z">
        <w:r>
          <w:fldChar w:fldCharType="begin"/>
        </w:r>
        <w:r>
          <w:instrText>HYPERLINK "https://creativecommons.org/licenses/by/3.0/deed.en"</w:instrText>
        </w:r>
        <w:r>
          <w:fldChar w:fldCharType="separate"/>
        </w:r>
        <w:r w:rsidRPr="002C7A34">
          <w:rPr>
            <w:rStyle w:val="Hyperlink"/>
          </w:rPr>
          <w:t>CC BY 3.0</w:t>
        </w:r>
        <w:r>
          <w:fldChar w:fldCharType="end"/>
        </w:r>
        <w:r>
          <w:t>:</w:t>
        </w:r>
      </w:ins>
      <w:ins w:id="137" w:author="Arfa Aijazi" w:date="2024-02-03T22:30:00Z">
        <w:r w:rsidR="00A97D14">
          <w:t xml:space="preserve"> “</w:t>
        </w:r>
      </w:ins>
      <w:ins w:id="138" w:author="Arfa Aijazi" w:date="2024-02-03T22:31:00Z">
        <w:r w:rsidR="00A97D14">
          <w:fldChar w:fldCharType="begin"/>
        </w:r>
        <w:r w:rsidR="00A97D14">
          <w:instrText>HYPERLINK "https://thenounproject.com/icon/hot-water-bottle-4018446/"</w:instrText>
        </w:r>
        <w:r w:rsidR="00A97D14">
          <w:fldChar w:fldCharType="separate"/>
        </w:r>
        <w:r w:rsidR="00A97D14" w:rsidRPr="00A97D14">
          <w:rPr>
            <w:rStyle w:val="Hyperlink"/>
          </w:rPr>
          <w:t>Hot Water Bottle</w:t>
        </w:r>
        <w:r w:rsidR="00A97D14">
          <w:fldChar w:fldCharType="end"/>
        </w:r>
      </w:ins>
      <w:ins w:id="139" w:author="Arfa Aijazi" w:date="2024-02-03T22:30:00Z">
        <w:r w:rsidR="00A97D14">
          <w:t>” by Icongeek26,</w:t>
        </w:r>
      </w:ins>
      <w:ins w:id="140" w:author="Arfa Aijazi" w:date="2024-02-03T22:31:00Z">
        <w:r w:rsidR="00A97D14">
          <w:t xml:space="preserve"> “</w:t>
        </w:r>
        <w:r w:rsidR="00A97D14">
          <w:fldChar w:fldCharType="begin"/>
        </w:r>
        <w:r w:rsidR="00A97D14">
          <w:instrText>HYPERLINK "https://thenounproject.com/icon/pajamas-4213836/"</w:instrText>
        </w:r>
        <w:r w:rsidR="00A97D14">
          <w:fldChar w:fldCharType="separate"/>
        </w:r>
        <w:r w:rsidR="00A97D14" w:rsidRPr="00A97D14">
          <w:rPr>
            <w:rStyle w:val="Hyperlink"/>
          </w:rPr>
          <w:t>Pajamas</w:t>
        </w:r>
        <w:r w:rsidR="00A97D14">
          <w:fldChar w:fldCharType="end"/>
        </w:r>
        <w:r w:rsidR="00A97D14">
          <w:t xml:space="preserve">” by Jino, </w:t>
        </w:r>
      </w:ins>
      <w:ins w:id="141" w:author="Arfa Aijazi" w:date="2024-02-03T22:32:00Z">
        <w:r w:rsidR="00A97D14">
          <w:t>“</w:t>
        </w:r>
      </w:ins>
      <w:ins w:id="142" w:author="Arfa Aijazi" w:date="2024-02-03T22:36:00Z">
        <w:r>
          <w:fldChar w:fldCharType="begin"/>
        </w:r>
        <w:r>
          <w:instrText>HYPERLINK "https://thenounproject.com/icon/socks-1609043/"</w:instrText>
        </w:r>
        <w:r>
          <w:fldChar w:fldCharType="separate"/>
        </w:r>
        <w:r w:rsidR="00A97D14" w:rsidRPr="002C7A34">
          <w:rPr>
            <w:rStyle w:val="Hyperlink"/>
          </w:rPr>
          <w:t>socks</w:t>
        </w:r>
        <w:r>
          <w:fldChar w:fldCharType="end"/>
        </w:r>
      </w:ins>
      <w:ins w:id="143" w:author="Arfa Aijazi" w:date="2024-02-03T22:32:00Z">
        <w:r w:rsidR="00A97D14">
          <w:t>” by Lucas Helle, and “</w:t>
        </w:r>
      </w:ins>
      <w:ins w:id="144" w:author="Arfa Aijazi" w:date="2024-02-03T22:36:00Z">
        <w:r>
          <w:fldChar w:fldCharType="begin"/>
        </w:r>
        <w:r>
          <w:instrText>HYPERLINK "https://thenounproject.com/icon/pedestal-fan-3880188/"</w:instrText>
        </w:r>
        <w:r>
          <w:fldChar w:fldCharType="separate"/>
        </w:r>
        <w:r w:rsidR="00A97D14" w:rsidRPr="002C7A34">
          <w:rPr>
            <w:rStyle w:val="Hyperlink"/>
          </w:rPr>
          <w:t>pedestal fan</w:t>
        </w:r>
        <w:r>
          <w:fldChar w:fldCharType="end"/>
        </w:r>
      </w:ins>
      <w:ins w:id="145" w:author="Arfa Aijazi" w:date="2024-02-03T22:32:00Z">
        <w:r w:rsidR="00A97D14">
          <w:t xml:space="preserve">” </w:t>
        </w:r>
      </w:ins>
      <w:ins w:id="146" w:author="Arfa Aijazi" w:date="2024-02-03T22:33:00Z">
        <w:r w:rsidR="00A97D14">
          <w:t>by Atif Arshad</w:t>
        </w:r>
      </w:ins>
      <w:ins w:id="147" w:author="Arfa Aijazi" w:date="2024-02-03T22:30:00Z">
        <w:r w:rsidR="00A97D14">
          <w:t xml:space="preserve"> </w:t>
        </w:r>
      </w:ins>
      <w:ins w:id="148" w:author="Arfa Aijazi" w:date="2024-02-03T22:35:00Z">
        <w:r>
          <w:t xml:space="preserve">as well as </w:t>
        </w:r>
      </w:ins>
      <w:ins w:id="149" w:author="Arfa Aijazi" w:date="2024-02-03T22:30:00Z">
        <w:r w:rsidR="00A97D14">
          <w:t>adaptations of</w:t>
        </w:r>
      </w:ins>
      <w:ins w:id="150" w:author="Arfa Aijazi" w:date="2024-02-03T22:27:00Z">
        <w:r w:rsidR="00A97D14">
          <w:t xml:space="preserve"> </w:t>
        </w:r>
      </w:ins>
      <w:ins w:id="151" w:author="Arfa Aijazi" w:date="2024-02-03T22:28:00Z">
        <w:r w:rsidR="00A97D14">
          <w:t>“</w:t>
        </w:r>
      </w:ins>
      <w:ins w:id="152" w:author="Arfa Aijazi" w:date="2024-02-03T22:29:00Z">
        <w:r w:rsidR="00A97D14">
          <w:fldChar w:fldCharType="begin"/>
        </w:r>
        <w:r w:rsidR="00A97D14">
          <w:instrText>HYPERLINK "https://thenounproject.com/icon/plus-1029830/"</w:instrText>
        </w:r>
        <w:r w:rsidR="00A97D14">
          <w:fldChar w:fldCharType="separate"/>
        </w:r>
        <w:r w:rsidR="00A97D14" w:rsidRPr="00A97D14">
          <w:rPr>
            <w:rStyle w:val="Hyperlink"/>
          </w:rPr>
          <w:t>Plus</w:t>
        </w:r>
        <w:r w:rsidR="00A97D14">
          <w:fldChar w:fldCharType="end"/>
        </w:r>
      </w:ins>
      <w:ins w:id="153" w:author="Arfa Aijazi" w:date="2024-02-03T22:28:00Z">
        <w:r w:rsidR="00A97D14">
          <w:t xml:space="preserve">” and </w:t>
        </w:r>
      </w:ins>
      <w:ins w:id="154" w:author="Arfa Aijazi" w:date="2024-02-03T22:29:00Z">
        <w:r w:rsidR="00A97D14">
          <w:t>“</w:t>
        </w:r>
        <w:r w:rsidR="00A97D14">
          <w:fldChar w:fldCharType="begin"/>
        </w:r>
        <w:r w:rsidR="00A97D14">
          <w:instrText>HYPERLINK "https://thenounproject.com/icon/decline-less-1029827/"</w:instrText>
        </w:r>
        <w:r w:rsidR="00A97D14">
          <w:fldChar w:fldCharType="separate"/>
        </w:r>
        <w:r w:rsidR="00A97D14" w:rsidRPr="00A97D14">
          <w:rPr>
            <w:rStyle w:val="Hyperlink"/>
          </w:rPr>
          <w:t>Decline Less</w:t>
        </w:r>
        <w:r w:rsidR="00A97D14">
          <w:fldChar w:fldCharType="end"/>
        </w:r>
        <w:r w:rsidR="00A97D14">
          <w:t>” by naim</w:t>
        </w:r>
      </w:ins>
      <w:ins w:id="155" w:author="Arfa Aijazi" w:date="2024-02-03T22:37:00Z">
        <w:r>
          <w:t xml:space="preserve"> and “</w:t>
        </w:r>
      </w:ins>
      <w:ins w:id="156" w:author="Arfa Aijazi" w:date="2024-02-03T22:41:00Z">
        <w:r>
          <w:fldChar w:fldCharType="begin"/>
        </w:r>
        <w:r>
          <w:instrText>HYPERLINK "https://thenounproject.com/icon/sleep-660688/"</w:instrText>
        </w:r>
        <w:r>
          <w:fldChar w:fldCharType="separate"/>
        </w:r>
        <w:r w:rsidRPr="002C7A34">
          <w:rPr>
            <w:rStyle w:val="Hyperlink"/>
          </w:rPr>
          <w:t>sleep</w:t>
        </w:r>
        <w:r>
          <w:fldChar w:fldCharType="end"/>
        </w:r>
      </w:ins>
      <w:ins w:id="157" w:author="Arfa Aijazi" w:date="2024-02-03T22:37:00Z">
        <w:r>
          <w:t>”</w:t>
        </w:r>
      </w:ins>
      <w:ins w:id="158" w:author="Arfa Aijazi" w:date="2024-02-03T22:39:00Z">
        <w:r>
          <w:t xml:space="preserve"> (fetal pos</w:t>
        </w:r>
      </w:ins>
      <w:ins w:id="159" w:author="Arfa Aijazi" w:date="2024-02-04T17:25:00Z">
        <w:r w:rsidR="00192BD7">
          <w:t>ture</w:t>
        </w:r>
      </w:ins>
      <w:ins w:id="160" w:author="Arfa Aijazi" w:date="2024-02-03T22:39:00Z">
        <w:r>
          <w:t>)</w:t>
        </w:r>
      </w:ins>
      <w:ins w:id="161" w:author="Arfa Aijazi" w:date="2024-02-03T22:38:00Z">
        <w:r>
          <w:t xml:space="preserve"> and “</w:t>
        </w:r>
        <w:r>
          <w:fldChar w:fldCharType="begin"/>
        </w:r>
        <w:r>
          <w:instrText>HYPERLINK "https://thenounproject.com/icon/sleep-660704/"</w:instrText>
        </w:r>
        <w:r>
          <w:fldChar w:fldCharType="separate"/>
        </w:r>
        <w:r w:rsidRPr="002C7A34">
          <w:rPr>
            <w:rStyle w:val="Hyperlink"/>
          </w:rPr>
          <w:t>sleep</w:t>
        </w:r>
        <w:r>
          <w:fldChar w:fldCharType="end"/>
        </w:r>
        <w:r>
          <w:t>”</w:t>
        </w:r>
      </w:ins>
      <w:ins w:id="162" w:author="Arfa Aijazi" w:date="2024-02-03T22:39:00Z">
        <w:r>
          <w:t xml:space="preserve"> (starfish pos</w:t>
        </w:r>
      </w:ins>
      <w:ins w:id="163" w:author="Arfa Aijazi" w:date="2024-02-04T17:25:00Z">
        <w:r w:rsidR="00192BD7">
          <w:t>ture</w:t>
        </w:r>
      </w:ins>
      <w:ins w:id="164" w:author="Arfa Aijazi" w:date="2024-02-03T22:39:00Z">
        <w:r>
          <w:t>)</w:t>
        </w:r>
      </w:ins>
      <w:ins w:id="165" w:author="Arfa Aijazi" w:date="2024-02-03T22:37:00Z">
        <w:r>
          <w:t xml:space="preserve"> by Gan Khoon Lay</w:t>
        </w:r>
      </w:ins>
      <w:ins w:id="166" w:author="Arfa Aijazi" w:date="2024-02-03T22:41:00Z">
        <w:r>
          <w:t>.</w:t>
        </w:r>
      </w:ins>
      <w:commentRangeEnd w:id="131"/>
      <w:ins w:id="167" w:author="Arfa Aijazi" w:date="2024-02-10T14:17:00Z">
        <w:r w:rsidR="00154756">
          <w:rPr>
            <w:rStyle w:val="CommentReference"/>
            <w:i w:val="0"/>
            <w:iCs w:val="0"/>
          </w:rPr>
          <w:commentReference w:id="131"/>
        </w:r>
      </w:ins>
      <w:del w:id="168" w:author="Arfa Aijazi" w:date="2024-02-03T22:27:00Z">
        <w:r w:rsidR="001C16F3" w:rsidDel="00A97D14">
          <w:delText>Image created from a variety of licensed sources (author, Adobe Stock, FlatIcon by FreePik, Adventure Ready Brands, and Sleepme)</w:delText>
        </w:r>
      </w:del>
      <w:bookmarkEnd w:id="126"/>
    </w:p>
    <w:p w14:paraId="169E0D1F" w14:textId="0662567B" w:rsidR="00A46F95" w:rsidRDefault="00A46F95" w:rsidP="00CB4AD7">
      <w:pPr>
        <w:pStyle w:val="Heading3"/>
      </w:pPr>
      <w:r>
        <w:t>Emergency blanket</w:t>
      </w:r>
    </w:p>
    <w:p w14:paraId="486A2465" w14:textId="0676831E"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F26D09">
        <w:instrText xml:space="preserve"> ADDIN ZOTERO_ITEM CSL_CITATION {"citationID":"yY7dDzcw","properties":{"formattedCitation":"\\super 81\\nosupersub{}","plainCitation":"81","noteIndex":0},"citationItems":[{"id":490,"uris":["http://zotero.org/users/4259226/items/HG6Q7IGL"],"itemData":{"id":490,"type":"webpage","abstract":"The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F26D09" w:rsidRPr="00F26D09">
        <w:rPr>
          <w:rFonts w:cs="Times New Roman"/>
          <w:vertAlign w:val="superscript"/>
        </w:rPr>
        <w:t>81</w:t>
      </w:r>
      <w:r>
        <w:fldChar w:fldCharType="end"/>
      </w:r>
      <w:r>
        <w:t xml:space="preserve">. First responders often deploy these blankets in emergency situations to prevent or counter hyperthermia. Emergency blankets reduce heat loss by several mechanisms. The air and watertight foil </w:t>
      </w:r>
      <w:r w:rsidR="00CB4AD7">
        <w:t>reduce</w:t>
      </w:r>
      <w:r w:rsidR="005C4BAF">
        <w:t>s</w:t>
      </w:r>
      <w:r>
        <w:t xml:space="preserve"> heat loss through convection and evaporation, and the reflective surface reduces heat loss </w:t>
      </w:r>
      <w:r w:rsidR="005C4BAF">
        <w:t>from</w:t>
      </w:r>
      <w:r>
        <w:t xml:space="preserve"> thermal radiation. Emergency blankets may also be used in conjunction with other bedding to reduce heat loss by conduction. Emergency blankets are inexpensive and commercially available, making them a highly feasible intervention for cold thermal emergencies.</w:t>
      </w:r>
      <w:r w:rsidR="00AF2C39">
        <w:t xml:space="preserve"> We placed the emergency blanket between the thermal manikin and any bedding layer. Like clothing and bedding, we smoothed out the emergency blanket so that it conformed to the thermal manikin body to minimize trapped air. </w:t>
      </w:r>
    </w:p>
    <w:p w14:paraId="2B031122" w14:textId="77777777" w:rsidR="00A46F95" w:rsidRDefault="00A46F95" w:rsidP="00CB4AD7">
      <w:pPr>
        <w:pStyle w:val="Heading3"/>
      </w:pPr>
      <w:r>
        <w:t>Bed type</w:t>
      </w:r>
    </w:p>
    <w:p w14:paraId="2FB5020B" w14:textId="0B90BBBE" w:rsidR="00A46F95" w:rsidRDefault="00A46F95" w:rsidP="00A46F95">
      <w:r>
        <w:t xml:space="preserve">Modern mattresses are highly insulating (0.34 Clo), so we considered the cooling effect of removing the mattress and laying the manikin directly on the wooden slat bed frame. This type of bed is </w:t>
      </w:r>
      <w:r w:rsidR="00BB0BB1">
        <w:t>like</w:t>
      </w:r>
      <w:r>
        <w:t xml:space="preserve"> a rope bed traditionally used in hot environments, such as the </w:t>
      </w:r>
      <w:r w:rsidRPr="008F33E0">
        <w:rPr>
          <w:i/>
          <w:iCs/>
        </w:rPr>
        <w:t>charpai</w:t>
      </w:r>
      <w:r>
        <w:t xml:space="preserve"> in South Asia. We elevated the bed frame so that the manikin was at the same height (0.32 m) as test conditions with the mattress. </w:t>
      </w:r>
    </w:p>
    <w:p w14:paraId="4E1C3EC8" w14:textId="77777777" w:rsidR="00A46F95" w:rsidRDefault="00A46F95" w:rsidP="00CB4AD7">
      <w:pPr>
        <w:pStyle w:val="Heading3"/>
      </w:pPr>
      <w:r>
        <w:lastRenderedPageBreak/>
        <w:t>Hydro-powered mattress pad</w:t>
      </w:r>
    </w:p>
    <w:p w14:paraId="2CA14FE1" w14:textId="77777777" w:rsidR="00A46F95" w:rsidRDefault="00A46F95" w:rsidP="00A46F95">
      <w:r>
        <w:t>A hydro-powered mattress pad consists of silicone tubing integrated into a fabric and a control unit that circulates conditioned water. Like an electric mattress pad, a hydro-powered mattress pad is placed below the bottom bed sheet. We used the Cube Sleep System by ChiliSleep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We used a SunBeam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SunBeam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0EFB3AE3" w:rsidR="00A46F95" w:rsidRPr="009A3EFB" w:rsidRDefault="00A46F95" w:rsidP="00A46F95">
      <w:r>
        <w:t xml:space="preserve">A hot water bottle is a sealed vessel filled with hot water and used to provide warmth in bed or apply heat to specific </w:t>
      </w:r>
      <w:r w:rsidR="00006CC9">
        <w:t>body segment</w:t>
      </w:r>
      <w:r>
        <w:t>s for pain relief. We used a rubber hot water in a conventional square shape with a capacity of 1.25 L. Immediately prior to each experimental run, we filled the hot water bottle with 1 L of water heated to 37.8°C (100°F)</w:t>
      </w:r>
      <w:r w:rsidR="00AF2C39">
        <w:t>, per manufacturer recommendations to prevent burns</w:t>
      </w:r>
      <w:r>
        <w:t xml:space="preserve">.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5E1EA7AF" w14:textId="0BDFFFC1" w:rsidR="004214D0" w:rsidRPr="00A97D14" w:rsidRDefault="00A46F95" w:rsidP="00A97D14">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VelociCalc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r w:rsidR="004214D0">
        <w:rPr>
          <w:b/>
          <w:bCs/>
        </w:rPr>
        <w:br w:type="page"/>
      </w:r>
    </w:p>
    <w:p w14:paraId="3FA3967E" w14:textId="4957634B" w:rsidR="00483565" w:rsidRDefault="00483565" w:rsidP="00483565">
      <w:pPr>
        <w:pStyle w:val="Caption"/>
        <w:keepNext/>
      </w:pPr>
      <w:bookmarkStart w:id="169" w:name="_Ref153362030"/>
      <w:r>
        <w:lastRenderedPageBreak/>
        <w:t xml:space="preserve">Fig. </w:t>
      </w:r>
      <w:r>
        <w:fldChar w:fldCharType="begin"/>
      </w:r>
      <w:r>
        <w:instrText xml:space="preserve"> SEQ Fig. \* ARABIC </w:instrText>
      </w:r>
      <w:r>
        <w:fldChar w:fldCharType="separate"/>
      </w:r>
      <w:r w:rsidR="00A97D14">
        <w:rPr>
          <w:noProof/>
        </w:rPr>
        <w:t>8</w:t>
      </w:r>
      <w:r>
        <w:rPr>
          <w:noProof/>
        </w:rPr>
        <w:fldChar w:fldCharType="end"/>
      </w:r>
      <w:bookmarkEnd w:id="169"/>
      <w:r>
        <w:t>: Air speed over the bed</w:t>
      </w:r>
    </w:p>
    <w:p w14:paraId="44DA126A" w14:textId="77777777" w:rsidR="001C16F3" w:rsidRDefault="001C16F3" w:rsidP="001C16F3">
      <w:pPr>
        <w:keepNext/>
      </w:pPr>
      <w:r>
        <w:rPr>
          <w:noProof/>
          <w:lang w:eastAsia="zh-CN"/>
        </w:rPr>
        <w:drawing>
          <wp:inline distT="0" distB="0" distL="0" distR="0" wp14:anchorId="341A1FD5" wp14:editId="4DCDBAFA">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170"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170"/>
    </w:p>
    <w:p w14:paraId="2339C29F" w14:textId="77777777" w:rsidR="00A46F95" w:rsidRDefault="00A46F95" w:rsidP="00F14522">
      <w:pPr>
        <w:pStyle w:val="Heading2"/>
      </w:pPr>
      <w:r>
        <w:t>Experimental procedure</w:t>
      </w:r>
    </w:p>
    <w:p w14:paraId="79EC0FFF" w14:textId="31C939BC"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F26D09">
        <w:instrText xml:space="preserve"> ADDIN ZOTERO_ITEM CSL_CITATION {"citationID":"8Dy1VeGh","properties":{"formattedCitation":"\\super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F26D09">
        <w:instrText xml:space="preserve"> ADDIN ZOTERO_ITEM CSL_CITATION {"citationID":"Z36qDnGp","properties":{"formattedCitation":"\\super 80\\nosupersub{}","plainCitation":"80","noteIndex":0},"citationItems":[{"id":475,"uris":["http://zotero.org/users/4259226/items/XNYE4Y7T"],"itemData":{"id":475,"type":"article-journal","abstract":"In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F26D09" w:rsidRPr="00F26D09">
        <w:rPr>
          <w:rFonts w:cs="Times New Roman"/>
          <w:vertAlign w:val="superscript"/>
        </w:rPr>
        <w:t>80</w:t>
      </w:r>
      <w:r>
        <w:fldChar w:fldCharType="end"/>
      </w:r>
      <w:r>
        <w:t>. When starting measurements with a cold thermal manikin, we allowed for at least three hours of warmup time</w:t>
      </w:r>
      <w:r>
        <w:fldChar w:fldCharType="begin"/>
      </w:r>
      <w:r w:rsidR="00F26D09">
        <w:instrText xml:space="preserve"> ADDIN ZOTERO_ITEM CSL_CITATION {"citationID":"gckE8DOF","properties":{"formattedCitation":"\\super 82\\nosupersub{}","plainCitation":"82","noteIndex":0},"citationItems":[{"id":510,"uris":["http://zotero.org/users/4259226/items/4RB3R7EQ"],"itemData":{"id":510,"type":"article-journal","container-title":"International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F26D09" w:rsidRPr="00F26D09">
        <w:rPr>
          <w:rFonts w:cs="Times New Roman"/>
          <w:vertAlign w:val="superscript"/>
        </w:rPr>
        <w:t>82</w:t>
      </w:r>
      <w:r>
        <w:fldChar w:fldCharType="end"/>
      </w:r>
      <w:r>
        <w:t xml:space="preserve">. </w:t>
      </w:r>
      <w:r w:rsidR="005C593F">
        <w:t xml:space="preserve">We randomized the order of experimental trials within twelve blocks of the same chamber temperature setpoint. This is due to the amount of time needed to transition the chamber from one temperature condition to another. </w:t>
      </w:r>
      <w:r w:rsidR="00AF2C39">
        <w:t xml:space="preserve">We allowed for at least 30 minutes between experimental runs, due to the time constant of the mattress as measured in preliminary studies. </w:t>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4A8C5347" w:rsidR="00A46F95" w:rsidRDefault="00A46F95" w:rsidP="00A46F95">
      <w:r>
        <w:t>We analyzed the data in accordance with the ISO guideline for the expression of uncertainty in measurement</w:t>
      </w:r>
      <w:r>
        <w:fldChar w:fldCharType="begin"/>
      </w:r>
      <w:r w:rsidR="00F26D09">
        <w:instrText xml:space="preserve"> ADDIN ZOTERO_ITEM CSL_CITATION {"citationID":"DDC4qWo3","properties":{"formattedCitation":"\\super 83\\nosupersub{}","plainCitation":"83","noteIndex":0},"citationItems":[{"id":487,"uris":["http://zotero.org/users/4259226/items/2THMP5NK"],"itemData":{"id":487,"type":"book","event-place":"Geneva,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F26D09" w:rsidRPr="00F26D09">
        <w:rPr>
          <w:rFonts w:cs="Times New Roman"/>
          <w:vertAlign w:val="superscript"/>
        </w:rPr>
        <w:t>83</w:t>
      </w:r>
      <w:r>
        <w:fldChar w:fldCharType="end"/>
      </w:r>
      <w:r>
        <w:t xml:space="preserve">. We calculated the combined standard uncertainty by considering equipment intrinsic uncertainty, equipment measurement uncertainty, measurement stability during steady state, and repeated trials of calibration, baseline conditions, and select experimental conditions in </w:t>
      </w:r>
      <w:r>
        <w:lastRenderedPageBreak/>
        <w:t>accordance with Bell</w:t>
      </w:r>
      <w:r>
        <w:fldChar w:fldCharType="begin"/>
      </w:r>
      <w:r w:rsidR="00F26D09">
        <w:instrText xml:space="preserve"> ADDIN ZOTERO_ITEM CSL_CITATION {"citationID":"UTMJEo2C","properties":{"formattedCitation":"\\super 84\\nosupersub{}","plainCitation":"84","noteIndex":0},"citationItems":[{"id":489,"uris":["http://zotero.org/users/4259226/items/2PYVYG7W"],"itemData":{"id":489,"type":"article-journal","source":"Google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F26D09" w:rsidRPr="00F26D09">
        <w:rPr>
          <w:rFonts w:cs="Times New Roman"/>
          <w:vertAlign w:val="superscript"/>
        </w:rPr>
        <w:t>84</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t>Case studies</w:t>
      </w:r>
    </w:p>
    <w:p w14:paraId="654B697E" w14:textId="4B2ADEFE"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F26D09">
        <w:instrText xml:space="preserve"> ADDIN ZOTERO_ITEM CSL_CITATION {"citationID":"YcQwh35e","properties":{"formattedCitation":"\\super 85,86\\nosupersub{}","plainCitation":"85,86","noteIndex":0},"citationItems":[{"id":1478,"uris":["http://zotero.org/users/4259226/items/Z7QFU7AW"],"itemData":{"id":1478,"type":"article-journal","abstract":"\"The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F26D09" w:rsidRPr="00F26D09">
        <w:rPr>
          <w:rFonts w:cs="Times New Roman"/>
          <w:vertAlign w:val="superscript"/>
        </w:rPr>
        <w:t>85,86</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w:t>
      </w:r>
      <w:ins w:id="171" w:author="Arfa Aijazi" w:date="2024-02-10T14:06:00Z">
        <w:r w:rsidR="008011ED">
          <w:t>-</w:t>
        </w:r>
      </w:ins>
      <w:del w:id="172" w:author="Arfa Aijazi" w:date="2024-02-10T14:06:00Z">
        <w:r w:rsidDel="008011ED">
          <w:delText xml:space="preserve"> </w:delText>
        </w:r>
      </w:del>
      <w:r>
        <w:t>time, defined as 10 p.m. – 7 a.m. based on CIBSE TM59</w:t>
      </w:r>
      <w:r>
        <w:fldChar w:fldCharType="begin"/>
      </w:r>
      <w:r w:rsidR="00D37EB0">
        <w:instrText xml:space="preserve"> ADDIN ZOTERO_ITEM CSL_CITATION {"citationID":"S9lH9AlS","properties":{"formattedCitation":"\\super 15\\nosupersub{}","plainCitation":"15","noteIndex":0},"citationItems":[{"id":"H0uZokVw/aJGTZeOi","uris":["http://zotero.org/users/4259226/items/3UII6DYL"],"itemData":{"id":"eScJrxIW/9yEo9lf8","type":"book","publisher":"CIBSE","source":"Google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WHO for the indoor minimal risk temperature for adverse health effects</w:t>
      </w:r>
      <w:r>
        <w:fldChar w:fldCharType="begin"/>
      </w:r>
      <w:r w:rsidR="00615859">
        <w:instrText xml:space="preserve"> ADDIN ZOTERO_ITEM CSL_CITATION {"citationID":"U3xu78kt","properties":{"formattedCitation":"\\super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w:t>
      </w:r>
    </w:p>
    <w:p w14:paraId="23EC8127" w14:textId="77777777" w:rsidR="00A46F95" w:rsidRDefault="00A46F95" w:rsidP="00F14522">
      <w:pPr>
        <w:pStyle w:val="Heading3"/>
      </w:pPr>
      <w:r>
        <w:t>2015 Pakistan heat wave</w:t>
      </w:r>
    </w:p>
    <w:p w14:paraId="43238258" w14:textId="54E7B89C" w:rsidR="00A46F95" w:rsidRDefault="00A46F95" w:rsidP="00A46F95">
      <w:r>
        <w:t>In June 2015, Sindh Province in southern Pakistan experienced a severe heat wave with temperatures as high as 49°C. Overall the heat wave claimed at least 2,000 lives</w:t>
      </w:r>
      <w:r>
        <w:fldChar w:fldCharType="begin"/>
      </w:r>
      <w:r w:rsidR="00F26D09">
        <w:instrText xml:space="preserve"> ADDIN ZOTERO_ITEM CSL_CITATION {"citationID":"XblLVPCr","properties":{"formattedCitation":"\\super 87\\nosupersub{}","plainCitation":"87","noteIndex":0},"citationItems":[{"id":1482,"uris":["http://zotero.org/users/4259226/items/3XYMQGX6"],"itemData":{"id":1482,"type":"article-newspaper","abstract":"A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F26D09" w:rsidRPr="00F26D09">
        <w:rPr>
          <w:rFonts w:cs="Times New Roman"/>
          <w:vertAlign w:val="superscript"/>
        </w:rPr>
        <w:t>87</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F26D09">
        <w:instrText xml:space="preserve"> ADDIN ZOTERO_ITEM CSL_CITATION {"citationID":"TnQccYFi","properties":{"formattedCitation":"\\super 88\\nosupersub{}","plainCitation":"88","noteIndex":0},"citationItems":[{"id":1580,"uris":["http://zotero.org/users/4259226/items/ISMJA26X"],"itemData":{"id":1580,"type":"article-journal","abstract":"As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F26D09" w:rsidRPr="00F26D09">
        <w:rPr>
          <w:rFonts w:cs="Times New Roman"/>
          <w:vertAlign w:val="superscript"/>
        </w:rPr>
        <w:t>88</w:t>
      </w:r>
      <w:r w:rsidR="003E2724">
        <w:fldChar w:fldCharType="end"/>
      </w:r>
      <w:r>
        <w:t>.</w:t>
      </w:r>
    </w:p>
    <w:p w14:paraId="444C4741" w14:textId="7A46F760"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F26D09">
        <w:instrText xml:space="preserve"> ADDIN ZOTERO_ITEM CSL_CITATION {"citationID":"7HyHWgi5","properties":{"formattedCitation":"\\super 89\\nosupersub{}","plainCitation":"89","noteIndex":0},"citationItems":[{"id":1524,"uris":["http://zotero.org/users/4259226/items/BD2BAMFI"],"itemData":{"id":1524,"type":"thesis","event-place":"Glasgow,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F26D09" w:rsidRPr="00F26D09">
        <w:rPr>
          <w:rFonts w:cs="Times New Roman"/>
          <w:vertAlign w:val="superscript"/>
        </w:rPr>
        <w:t>89</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6C444470"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F26D09">
        <w:instrText xml:space="preserve"> ADDIN ZOTERO_ITEM CSL_CITATION {"citationID":"9MAHftcw","properties":{"formattedCitation":"\\super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F26D09">
        <w:instrText xml:space="preserve"> ADDIN ZOTERO_ITEM CSL_CITATION {"citationID":"UK9FAsRI","properties":{"formattedCitation":"\\super 91\\nosupersub{}","plainCitation":"91","noteIndex":0},"citationItems":[{"id":1486,"uris":["http://zotero.org/users/4259226/items/RBI6NE5M"],"itemData":{"id":1486,"type":"software","license":"CC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F26D09" w:rsidRPr="00F26D09">
        <w:rPr>
          <w:rFonts w:cs="Times New Roman"/>
          <w:vertAlign w:val="superscript"/>
        </w:rPr>
        <w:t>91</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6A54AC03"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Gagge et al.</w:t>
      </w:r>
      <w:r>
        <w:fldChar w:fldCharType="begin"/>
      </w:r>
      <w:r w:rsidR="00F26D09">
        <w:instrText xml:space="preserve"> ADDIN ZOTERO_ITEM CSL_CITATION {"citationID":"X1ZOKxMT","properties":{"formattedCitation":"\\super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xml:space="preserve"> as implemented in the comf package in the R programming language</w:t>
      </w:r>
      <w:r>
        <w:fldChar w:fldCharType="begin"/>
      </w:r>
      <w:r w:rsidR="00F26D09">
        <w:instrText xml:space="preserve"> ADDIN ZOTERO_ITEM CSL_CITATION {"citationID":"6EwO5E8z","properties":{"formattedCitation":"\\super 93\\nosupersub{}","plainCitation":"93","noteIndex":0},"citationItems":[{"id":1491,"uris":["http://zotero.org/users/4259226/items/39DVXW2R"],"itemData":{"id":1491,"type":"software","abstract":"Calculation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F26D09" w:rsidRPr="00F26D09">
        <w:rPr>
          <w:rFonts w:cs="Times New Roman"/>
          <w:vertAlign w:val="superscript"/>
        </w:rPr>
        <w:t>93</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F26D09">
        <w:instrText xml:space="preserve"> ADDIN ZOTERO_ITEM CSL_CITATION {"citationID":"qPFjhSuh","properties":{"formattedCitation":"\\super 94\\nosupersub{}","plainCitation":"94","noteIndex":0},"citationItems":[{"id":1583,"uris":["http://zotero.org/users/4259226/items/J2YQYSR8"],"itemData":{"id":1583,"type":"article-journal","abstract":"We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F26D09" w:rsidRPr="00F26D09">
        <w:rPr>
          <w:rFonts w:cs="Times New Roman"/>
          <w:vertAlign w:val="superscript"/>
        </w:rPr>
        <w:t>94</w:t>
      </w:r>
      <w:r w:rsidR="001658C9">
        <w:fldChar w:fldCharType="end"/>
      </w:r>
      <w:r>
        <w:t>. For still air, we assumed an air velocity of 0.</w:t>
      </w:r>
      <w:r w:rsidR="003F02A6">
        <w:t>2</w:t>
      </w:r>
      <w:r>
        <w:t xml:space="preserve"> m/s</w:t>
      </w:r>
      <w:r w:rsidR="00875D37">
        <w:fldChar w:fldCharType="begin"/>
      </w:r>
      <w:r w:rsidR="00F26D09">
        <w:instrText xml:space="preserve"> ADDIN ZOTERO_ITEM CSL_CITATION {"citationID":"HCEUZp4W","properties":{"formattedCitation":"\\super 95\\nosupersub{}","plainCitation":"95","noteIndex":0},"citationItems":[{"id":545,"uris":["http://zotero.org/users/4259226/items/6DXLXH43"],"itemData":{"id":545,"type":"report","collection-title":"ANSI/ASHRAE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F26D09" w:rsidRPr="00F26D09">
        <w:rPr>
          <w:rFonts w:cs="Times New Roman"/>
          <w:vertAlign w:val="superscript"/>
        </w:rPr>
        <w:t>95</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xml:space="preserve">. We set the metabolic rate to 0.7 met </w:t>
      </w:r>
      <w:r>
        <w:lastRenderedPageBreak/>
        <w:t>for a sleeping person</w:t>
      </w:r>
      <w:r w:rsidR="009969F4">
        <w:rPr>
          <w:vertAlign w:val="superscript"/>
        </w:rPr>
        <w:t>94</w:t>
      </w:r>
      <w:r>
        <w:t xml:space="preserve"> and the clothing insulation as the sum of the mattress, bedding, and clothing from the laboratory experimental condition.</w:t>
      </w:r>
    </w:p>
    <w:p w14:paraId="6FF7AFF8" w14:textId="6A36BA59" w:rsidR="00A46F95" w:rsidRPr="00FC66B7" w:rsidRDefault="00A46F95" w:rsidP="00A46F95">
      <w:r>
        <w:t>The difference between the modeled SET for the baseline condition and any cooling intervention gives the cooling effect. We then subtracted this cooling effect from the calculated indoor air temperature to compute the sleep</w:t>
      </w:r>
      <w:ins w:id="173" w:author="Arfa Aijazi" w:date="2024-02-10T14:06:00Z">
        <w:r w:rsidR="008011ED">
          <w:t>-</w:t>
        </w:r>
      </w:ins>
      <w:del w:id="174" w:author="Arfa Aijazi" w:date="2024-02-10T14:06:00Z">
        <w:r w:rsidDel="008011ED">
          <w:delText xml:space="preserve"> </w:delText>
        </w:r>
      </w:del>
      <w:r>
        <w:t xml:space="preserve">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F26D09">
        <w:instrText xml:space="preserve"> ADDIN ZOTERO_ITEM CSL_CITATION {"citationID":"EC6NYxnH","properties":{"formattedCitation":"\\super 88,96\\nosupersub{}","plainCitation":"88,96","noteIndex":0},"citationItems":[{"id":1580,"uris":["http://zotero.org/users/4259226/items/ISMJA26X"],"itemData":{"id":1580,"type":"article-journal","abstract":"As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F26D09" w:rsidRPr="00F26D09">
        <w:rPr>
          <w:rFonts w:cs="Times New Roman"/>
          <w:vertAlign w:val="superscript"/>
        </w:rPr>
        <w:t>88,96</w:t>
      </w:r>
      <w:r>
        <w:fldChar w:fldCharType="end"/>
      </w:r>
      <w:r>
        <w:t xml:space="preserve">. </w:t>
      </w:r>
    </w:p>
    <w:p w14:paraId="0C26A6AC" w14:textId="77777777" w:rsidR="00A46F95" w:rsidRDefault="00A46F95" w:rsidP="00B0241F">
      <w:pPr>
        <w:pStyle w:val="Heading3"/>
      </w:pPr>
      <w:r>
        <w:t>2021 Texas power crisis</w:t>
      </w:r>
    </w:p>
    <w:p w14:paraId="41D4C56A" w14:textId="58FB2105" w:rsidR="00A46F95" w:rsidRDefault="00A46F95" w:rsidP="00A46F95">
      <w:r>
        <w:t>On February 13, 2021, a major blizzard and ice storm named Winter Storm Uri</w:t>
      </w:r>
      <w:r>
        <w:fldChar w:fldCharType="begin"/>
      </w:r>
      <w:r w:rsidR="00F26D09">
        <w:instrText xml:space="preserve"> ADDIN ZOTERO_ITEM CSL_CITATION {"citationID":"538HzDSu","properties":{"formattedCitation":"\\super 97\\nosupersub{}","plainCitation":"97","noteIndex":0},"citationItems":[{"id":1493,"uris":["http://zotero.org/users/4259226/items/3PK84PTY"],"itemData":{"id":1493,"type":"webpage","abstract":"Communication Tips English Français Español </w:instrText>
      </w:r>
      <w:r w:rsidR="00F26D09">
        <w:rPr>
          <w:rFonts w:ascii="MS Gothic" w:eastAsia="MS Gothic" w:hAnsi="MS Gothic" w:cs="MS Gothic" w:hint="eastAsia"/>
        </w:rPr>
        <w:instrText>繁體中文</w:instrText>
      </w:r>
      <w:r w:rsidR="00F26D09">
        <w:instrText xml:space="preserve"> Tagalog Tiếng Việt </w:instrText>
      </w:r>
      <w:r w:rsidR="00F26D09">
        <w:rPr>
          <w:rFonts w:ascii="Malgun Gothic" w:eastAsia="Malgun Gothic" w:hAnsi="Malgun Gothic" w:cs="Malgun Gothic" w:hint="eastAsia"/>
        </w:rPr>
        <w:instrText>한국어</w:instrText>
      </w:r>
      <w:r w:rsidR="00F26D09">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F26D09" w:rsidRPr="00F26D09">
        <w:rPr>
          <w:rFonts w:cs="Times New Roman"/>
          <w:vertAlign w:val="superscript"/>
        </w:rPr>
        <w:t>97</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615859">
        <w:instrText xml:space="preserve"> ADDIN ZOTERO_ITEM CSL_CITATION {"citationID":"FqAozaDs","properties":{"formattedCitation":"\\super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leaving millions of homes and businesses without power</w:t>
      </w:r>
      <w:r>
        <w:fldChar w:fldCharType="begin"/>
      </w:r>
      <w:r w:rsidR="00F26D09">
        <w:instrText xml:space="preserve"> ADDIN ZOTERO_ITEM CSL_CITATION {"citationID":"OJmbSSZ4","properties":{"formattedCitation":"\\super 98\\nosupersub{}","plainCitation":"98","noteIndex":0},"citationItems":[{"id":1499,"uris":["http://zotero.org/users/4259226/items/UN3WDCXM"],"itemData":{"id":1499,"type":"article-magazine","container-title":"Time","language":"en","title":"How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F26D09" w:rsidRPr="00F26D09">
        <w:rPr>
          <w:rFonts w:cs="Times New Roman"/>
          <w:vertAlign w:val="superscript"/>
        </w:rPr>
        <w:t>98</w:t>
      </w:r>
      <w:r>
        <w:fldChar w:fldCharType="end"/>
      </w:r>
      <w:r>
        <w:t>.</w:t>
      </w:r>
    </w:p>
    <w:p w14:paraId="1AA63E70" w14:textId="4ACBD134"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F26D09">
        <w:instrText xml:space="preserve"> ADDIN ZOTERO_ITEM CSL_CITATION {"citationID":"NSjfU38D","properties":{"formattedCitation":"\\super 99\\nosupersub{}","plainCitation":"99","noteIndex":0},"citationItems":[{"id":1495,"uris":["http://zotero.org/users/4259226/items/UN55SK8J"],"itemData":{"id":1495,"type":"webpage","abstract":"Energy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F26D09" w:rsidRPr="00F26D09">
        <w:rPr>
          <w:rFonts w:cs="Times New Roman"/>
          <w:vertAlign w:val="superscript"/>
        </w:rPr>
        <w:t>99</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F26D09">
        <w:instrText xml:space="preserve"> ADDIN ZOTERO_ITEM CSL_CITATION {"citationID":"Ddb8H5g4","properties":{"formattedCitation":"\\super 100\\nosupersub{}","plainCitation":"100","noteIndex":0},"citationItems":[{"id":1589,"uris":["http://zotero.org/users/4259226/items/2A2U2CED"],"itemData":{"id":1589,"type":"report","event-place":"Washington,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F26D09" w:rsidRPr="00F26D09">
        <w:rPr>
          <w:rFonts w:cs="Times New Roman"/>
          <w:vertAlign w:val="superscript"/>
        </w:rPr>
        <w:t>100</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F26D09">
        <w:instrText xml:space="preserve"> ADDIN ZOTERO_ITEM CSL_CITATION {"citationID":"zMWpUEGA","properties":{"formattedCitation":"\\super 101\\nosupersub{}","plainCitation":"101","noteIndex":0},"citationItems":[{"id":1505,"uris":["http://zotero.org/users/4259226/items/EFPB5YBV"],"itemData":{"id":1505,"type":"report","event-place":"Dallas","publisher":"Texas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F26D09" w:rsidRPr="00F26D09">
        <w:rPr>
          <w:rFonts w:cs="Times New Roman"/>
          <w:vertAlign w:val="superscript"/>
        </w:rPr>
        <w:t>101</w:t>
      </w:r>
      <w:r>
        <w:fldChar w:fldCharType="end"/>
      </w:r>
      <w:r>
        <w:t>. We used EnergyPlus v. 22.2.0</w:t>
      </w:r>
      <w:r>
        <w:fldChar w:fldCharType="begin"/>
      </w:r>
      <w:r w:rsidR="00F26D09">
        <w:instrText xml:space="preserve"> ADDIN ZOTERO_ITEM CSL_CITATION {"citationID":"hIDDBGOB","properties":{"formattedCitation":"\\super 102\\nosupersub{}","plainCitation":"102","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F26D09" w:rsidRPr="00F26D09">
        <w:rPr>
          <w:rFonts w:cs="Times New Roman"/>
          <w:vertAlign w:val="superscript"/>
        </w:rPr>
        <w:t>102</w:t>
      </w:r>
      <w:r>
        <w:fldChar w:fldCharType="end"/>
      </w:r>
      <w:r>
        <w:t xml:space="preserve"> to model indoor air temperature in a single-family home with a slab-on-grade foundation based on historical trends for building permit data</w:t>
      </w:r>
      <w:r>
        <w:fldChar w:fldCharType="begin"/>
      </w:r>
      <w:r w:rsidR="00F26D09">
        <w:instrText xml:space="preserve"> ADDIN ZOTERO_ITEM CSL_CITATION {"citationID":"V6l20Uhe","properties":{"formattedCitation":"\\super 103\\nosupersub{}","plainCitation":"103","noteIndex":0},"citationItems":[{"id":1506,"uris":["http://zotero.org/users/4259226/items/TJ9HDXYF"],"itemData":{"id":1506,"type":"webpage","abstract":"Building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F26D09" w:rsidRPr="00F26D09">
        <w:rPr>
          <w:rFonts w:cs="Times New Roman"/>
          <w:vertAlign w:val="superscript"/>
        </w:rPr>
        <w:t>103</w:t>
      </w:r>
      <w:r>
        <w:fldChar w:fldCharType="end"/>
      </w:r>
      <w:r>
        <w:t xml:space="preserve"> and typical constructional practices in Texas</w:t>
      </w:r>
      <w:r>
        <w:fldChar w:fldCharType="begin"/>
      </w:r>
      <w:r w:rsidR="00F26D09">
        <w:instrText xml:space="preserve"> ADDIN ZOTERO_ITEM CSL_CITATION {"citationID":"wSEArp2J","properties":{"formattedCitation":"\\super 104\\nosupersub{}","plainCitation":"104","noteIndex":0},"citationItems":[{"id":1509,"uris":["http://zotero.org/users/4259226/items/MEIUJYDA"],"itemData":{"id":1509,"type":"document","note":"Version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F26D09" w:rsidRPr="00F26D09">
        <w:rPr>
          <w:rFonts w:cs="Times New Roman"/>
          <w:vertAlign w:val="superscript"/>
        </w:rPr>
        <w:t>104</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09250973" w:rsidR="00A46F95" w:rsidRDefault="00A46F95" w:rsidP="00A46F95">
      <w:r>
        <w:t>We used the residential prototype building model developed by the Pacific Northwest National Laboratory (PNNL)</w:t>
      </w:r>
      <w:r>
        <w:fldChar w:fldCharType="begin"/>
      </w:r>
      <w:r w:rsidR="00F26D09">
        <w:instrText xml:space="preserve"> ADDIN ZOTERO_ITEM CSL_CITATION {"citationID":"7LW9TOLM","properties":{"formattedCitation":"\\super 105\\uc0\\u8211{}107\\nosupersub{}","plainCitation":"105–107","noteIndex":0},"citationItems":[{"id":1519,"uris":["http://zotero.org/users/4259226/items/AIZ68WJ2"],"itemData":{"id":1519,"type":"report","publisher":"Pacific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T."}],"issued":{"date-parts":[["2014"]]}}},{"id":1746,"uris":["http://zotero.org/users/4259226/items/IIWKTSMF"],"itemData":{"id":1746,"type":"report","event-place":"Richland, WA","language":"en","publisher":"Pacific Northwest National Lab.(PNNL)","publisher-place":"Richland, WA","source":"Zotero","title":"Methodology for Evaluating Cost-Effectiveness of Residential Energy Code Changes","URL":"https://www.energycodes.gov/sites/default/files/2021-07/residential_methodology_2015.pdf","author":[{"family":"Taylor","given":"ZT"},{"family":"Mendon","given":"VV"},{"family":"Fernandez","given":"N"}],"accessed":{"date-parts":[["2023",12,16]]},"issued":{"date-parts":[["2015",8]]}}},{"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F26D09" w:rsidRPr="00F26D09">
        <w:rPr>
          <w:rFonts w:cs="Times New Roman"/>
          <w:vertAlign w:val="superscript"/>
        </w:rPr>
        <w:t>105–107</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r w:rsidRPr="002D0D1D">
        <w:t>EnergyPlus v. 9.5</w:t>
      </w:r>
      <w:r>
        <w:t xml:space="preserve"> to EnergyPlus v. 22.2.0 using the EnergyPlus auxiliary preprocessing program IDFVersionEditor,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615859">
        <w:instrText xml:space="preserve"> ADDIN ZOTERO_ITEM CSL_CITATION {"citationID":"pMrgFQ1e","properties":{"formattedCitation":"\\super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615859" w:rsidRPr="00615859">
        <w:rPr>
          <w:rFonts w:cs="Times New Roman"/>
          <w:vertAlign w:val="superscript"/>
        </w:rPr>
        <w:t>42</w:t>
      </w:r>
      <w:r w:rsidR="00DD3B88">
        <w:fldChar w:fldCharType="end"/>
      </w:r>
      <w:r>
        <w:t xml:space="preserve">. </w:t>
      </w:r>
    </w:p>
    <w:p w14:paraId="432CAC83" w14:textId="6B9F5089" w:rsidR="00A46F95" w:rsidRDefault="00A46F95" w:rsidP="00A46F95">
      <w:r>
        <w:t xml:space="preserve">We created a custom historical EnergyPlus weather file to use for </w:t>
      </w:r>
      <w:r w:rsidR="00DD3B88">
        <w:t xml:space="preserve">the </w:t>
      </w:r>
      <w:r>
        <w:t xml:space="preserve">simulation.  We obtained the hourly dry-bulb temperature, dew point temperature, relative humidity, seal level pressure, global horizontal radiation, wind direction, wind speed, opaque sky cover, visibility, snow depth, and rain  </w:t>
      </w:r>
      <w:r>
        <w:lastRenderedPageBreak/>
        <w:t>quantity for February 2021 from the Dallas/Fort Worth International Airport weather station through</w:t>
      </w:r>
      <w:r w:rsidR="00B0241F">
        <w:t xml:space="preserve"> Visual Crossing</w:t>
      </w:r>
      <w:r>
        <w:fldChar w:fldCharType="begin"/>
      </w:r>
      <w:r w:rsidR="00F26D09">
        <w:instrText xml:space="preserve"> ADDIN ZOTERO_ITEM CSL_CITATION {"citationID":"r7J7jZvW","properties":{"formattedCitation":"\\super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converted the sea level pressure to atmospheric pressure based on the dry-bulb temperature and an elevation of 171 m (weather station elevation). We used the EnergyPlus auxiliary preprocessing program WeatherConverter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175" w:name="_Ref121554562"/>
      <w:r>
        <w:t>(</w:t>
      </w:r>
      <w:r>
        <w:fldChar w:fldCharType="begin"/>
      </w:r>
      <w:r>
        <w:instrText xml:space="preserve"> SEQ ( \* ARABIC </w:instrText>
      </w:r>
      <w:r>
        <w:fldChar w:fldCharType="separate"/>
      </w:r>
      <w:r>
        <w:rPr>
          <w:noProof/>
        </w:rPr>
        <w:t>3</w:t>
      </w:r>
      <w:r>
        <w:rPr>
          <w:noProof/>
        </w:rPr>
        <w:fldChar w:fldCharType="end"/>
      </w:r>
      <w:r>
        <w:t>)</w:t>
      </w:r>
      <w:bookmarkEnd w:id="175"/>
    </w:p>
    <w:p w14:paraId="1895815D" w14:textId="1EBE67F3" w:rsidR="00405F96" w:rsidRDefault="00A46F95" w:rsidP="000311DB">
      <w:r>
        <w:t>From the 2-Node Model by Gagge et al.</w:t>
      </w:r>
      <w:r>
        <w:fldChar w:fldCharType="begin"/>
      </w:r>
      <w:r w:rsidR="00F26D09">
        <w:instrText xml:space="preserve"> ADDIN ZOTERO_ITEM CSL_CITATION {"citationID":"usIwgn51","properties":{"formattedCitation":"\\super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the skin temperature varies by less than 2°C over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w:t>
      </w:r>
      <w:ins w:id="176" w:author="Arfa Aijazi" w:date="2024-02-10T14:06:00Z">
        <w:r w:rsidR="008011ED">
          <w:t>-</w:t>
        </w:r>
      </w:ins>
      <w:del w:id="177" w:author="Arfa Aijazi" w:date="2024-02-10T14:06:00Z">
        <w:r w:rsidDel="008011ED">
          <w:delText xml:space="preserve"> </w:delText>
        </w:r>
      </w:del>
      <w:r>
        <w:t>time cold exposure based on WHO’s recommendation for minimal risk temperature of 18°C during the cold season in temperate and colder climates</w:t>
      </w:r>
      <w:r>
        <w:fldChar w:fldCharType="begin"/>
      </w:r>
      <w:r w:rsidR="00615859">
        <w:instrText xml:space="preserve"> ADDIN ZOTERO_ITEM CSL_CITATION {"citationID":"DmwDbpOe","properties":{"formattedCitation":"\\super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 We considered February 14-</w:t>
      </w:r>
      <w:r w:rsidR="002A2630">
        <w:t>20</w:t>
      </w:r>
      <w:r>
        <w:t>, 2021, as the dates of the power outage for our cold exposure analysis.</w:t>
      </w:r>
    </w:p>
    <w:p w14:paraId="693D0008" w14:textId="1BF1DD87" w:rsidR="00483565" w:rsidRDefault="00483565" w:rsidP="000311DB">
      <w:r>
        <w:t xml:space="preserve">We next modeled the impact of coupling low-energy and passive strategies with reduced heating set points. The original </w:t>
      </w:r>
      <w:r w:rsidR="008B6D79">
        <w:t>reference</w:t>
      </w:r>
      <w:r>
        <w:t xml:space="preserve"> energy model </w:t>
      </w:r>
      <w:r w:rsidR="008B6D79">
        <w:t xml:space="preserve">for Dallas </w:t>
      </w:r>
      <w:r>
        <w:t>has a heating setpoint of 22</w:t>
      </w:r>
      <w:r w:rsidRPr="00483565">
        <w:t>°C</w:t>
      </w:r>
      <w:r>
        <w:t>, which exceeds WHO’s indoor minimal risk temperature guideline of 18</w:t>
      </w:r>
      <w:r w:rsidRPr="00483565">
        <w:t>°C</w:t>
      </w:r>
      <w:r>
        <w:t>. We first modeled the effect of reducing the setpoint to the WHO guideline</w:t>
      </w:r>
      <w:r w:rsidR="008B6D79">
        <w:t xml:space="preserve"> (18</w:t>
      </w:r>
      <w:r w:rsidR="008B6D79" w:rsidRPr="00483565">
        <w:t>°C</w:t>
      </w:r>
      <w:r w:rsidR="008B6D79">
        <w:t>)</w:t>
      </w:r>
      <w:r>
        <w:t xml:space="preserve"> and then subsequently reduced the setpoint so that the heating effect from the heating intervention would bring the equivalent temperature to within the WHO guideline. To </w:t>
      </w:r>
      <w:r w:rsidR="008B6D79">
        <w:t>estimate the different setpoint temperatures for the modelling exercise</w:t>
      </w:r>
      <w:r>
        <w:t xml:space="preserve">, we calculated each intervention's heating effect at 18°C and then subtracted that amount from 18°C. </w:t>
      </w:r>
      <w:r w:rsidR="00DF6708">
        <w:t>T</w:t>
      </w:r>
      <w:r>
        <w:t>he reduced setpoint</w:t>
      </w:r>
      <w:r w:rsidR="00DF6708">
        <w:t xml:space="preserve"> was applied in the simulation </w:t>
      </w:r>
      <w:r>
        <w:t>at 10:00 p.m. on February 13 and ended at 7:00 a.m. on February 14, which corresponds to the first overnight period during the 2021 Texas power crisis. As before, we assume</w:t>
      </w:r>
      <w:r w:rsidR="00DF6708">
        <w:t>d</w:t>
      </w:r>
      <w:r>
        <w:t xml:space="preserve"> occupants would have other heating measures available after 7:00 a.m</w:t>
      </w:r>
      <w:r w:rsidR="00DF6708">
        <w:t xml:space="preserve"> during wake hours</w:t>
      </w:r>
      <w:r>
        <w:t xml:space="preserve">. </w:t>
      </w:r>
      <w:r w:rsidR="00DF6708">
        <w:t>Analysis of t</w:t>
      </w:r>
      <w:r>
        <w:t xml:space="preserve">he </w:t>
      </w:r>
      <w:r w:rsidR="00DF6708">
        <w:t xml:space="preserve">simulated </w:t>
      </w:r>
      <w:r>
        <w:t xml:space="preserve">peak energy and total energy </w:t>
      </w:r>
      <w:r w:rsidR="00DF6708">
        <w:t>focused on the</w:t>
      </w:r>
      <w:r>
        <w:t xml:space="preserve"> sleep</w:t>
      </w:r>
      <w:ins w:id="178" w:author="Arfa Aijazi" w:date="2024-02-10T14:06:00Z">
        <w:r w:rsidR="008011ED">
          <w:t>-</w:t>
        </w:r>
      </w:ins>
      <w:del w:id="179" w:author="Arfa Aijazi" w:date="2024-02-10T14:06:00Z">
        <w:r w:rsidDel="008011ED">
          <w:delText xml:space="preserve"> </w:delText>
        </w:r>
      </w:del>
      <w:r>
        <w:t xml:space="preserve">time hours </w:t>
      </w:r>
      <w:r w:rsidR="00DF6708">
        <w:t xml:space="preserve">only </w:t>
      </w:r>
      <w:r>
        <w:t>(10:00 p.m. – 7:00 a.m.)</w:t>
      </w:r>
      <w:r w:rsidR="00DF6708">
        <w:t>.</w:t>
      </w:r>
      <w:r w:rsidR="00A81897">
        <w:t xml:space="preserve"> To estimate the energy consumption from low-energy interventions, we assumed four people would use the device continuously overnight. </w:t>
      </w:r>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331196EC" w14:textId="77777777" w:rsidR="00F26D09" w:rsidRPr="00852A7D" w:rsidRDefault="00306945" w:rsidP="00852A7D">
      <w:pPr>
        <w:pStyle w:val="Bibliography"/>
        <w:spacing w:line="240" w:lineRule="auto"/>
        <w:rPr>
          <w:sz w:val="20"/>
          <w:szCs w:val="20"/>
        </w:rPr>
      </w:pPr>
      <w:r w:rsidRPr="008851D2">
        <w:rPr>
          <w:sz w:val="20"/>
          <w:szCs w:val="20"/>
        </w:rPr>
        <w:fldChar w:fldCharType="begin"/>
      </w:r>
      <w:r w:rsidR="00405F96" w:rsidRPr="008851D2">
        <w:rPr>
          <w:sz w:val="20"/>
          <w:szCs w:val="20"/>
        </w:rPr>
        <w:instrText xml:space="preserve"> ADDIN ZOTERO_BIBL {"uncited":[],"omitted":[],"custom":[]} CSL_BIBLIOGRAPHY </w:instrText>
      </w:r>
      <w:r w:rsidRPr="008851D2">
        <w:rPr>
          <w:sz w:val="20"/>
          <w:szCs w:val="20"/>
        </w:rPr>
        <w:fldChar w:fldCharType="separate"/>
      </w:r>
      <w:r w:rsidR="00F26D09" w:rsidRPr="00852A7D">
        <w:rPr>
          <w:sz w:val="20"/>
          <w:szCs w:val="20"/>
        </w:rPr>
        <w:t>1.</w:t>
      </w:r>
      <w:r w:rsidR="00F26D09" w:rsidRPr="00852A7D">
        <w:rPr>
          <w:sz w:val="20"/>
          <w:szCs w:val="20"/>
        </w:rPr>
        <w:tab/>
        <w:t xml:space="preserve">Cappuccio, F. P., Cooper, D., D’Elia, L., Strazzullo, P. &amp; Miller, M. A. Sleep duration predicts cardiovascular outcomes: a systematic review and meta-analysis of prospective studies. </w:t>
      </w:r>
      <w:r w:rsidR="00F26D09" w:rsidRPr="00852A7D">
        <w:rPr>
          <w:i/>
          <w:iCs/>
          <w:sz w:val="20"/>
          <w:szCs w:val="20"/>
        </w:rPr>
        <w:t>Eur. Heart J.</w:t>
      </w:r>
      <w:r w:rsidR="00F26D09" w:rsidRPr="00852A7D">
        <w:rPr>
          <w:sz w:val="20"/>
          <w:szCs w:val="20"/>
        </w:rPr>
        <w:t xml:space="preserve"> </w:t>
      </w:r>
      <w:r w:rsidR="00F26D09" w:rsidRPr="00852A7D">
        <w:rPr>
          <w:b/>
          <w:bCs/>
          <w:sz w:val="20"/>
          <w:szCs w:val="20"/>
        </w:rPr>
        <w:t>32</w:t>
      </w:r>
      <w:r w:rsidR="00F26D09" w:rsidRPr="00852A7D">
        <w:rPr>
          <w:sz w:val="20"/>
          <w:szCs w:val="20"/>
        </w:rPr>
        <w:t>, 1484–1492 (2011).</w:t>
      </w:r>
    </w:p>
    <w:p w14:paraId="44D7AAB5" w14:textId="77777777" w:rsidR="00F26D09" w:rsidRPr="00852A7D" w:rsidRDefault="00F26D09" w:rsidP="00852A7D">
      <w:pPr>
        <w:pStyle w:val="Bibliography"/>
        <w:spacing w:line="240" w:lineRule="auto"/>
        <w:rPr>
          <w:sz w:val="20"/>
          <w:szCs w:val="20"/>
        </w:rPr>
      </w:pPr>
      <w:r w:rsidRPr="00852A7D">
        <w:rPr>
          <w:sz w:val="20"/>
          <w:szCs w:val="20"/>
        </w:rPr>
        <w:t>2.</w:t>
      </w:r>
      <w:r w:rsidRPr="00852A7D">
        <w:rPr>
          <w:sz w:val="20"/>
          <w:szCs w:val="20"/>
        </w:rPr>
        <w:tab/>
        <w:t xml:space="preserve">Gottlieb, D. J. </w:t>
      </w:r>
      <w:r w:rsidRPr="00852A7D">
        <w:rPr>
          <w:i/>
          <w:iCs/>
          <w:sz w:val="20"/>
          <w:szCs w:val="20"/>
        </w:rPr>
        <w:t>et al.</w:t>
      </w:r>
      <w:r w:rsidRPr="00852A7D">
        <w:rPr>
          <w:sz w:val="20"/>
          <w:szCs w:val="20"/>
        </w:rPr>
        <w:t xml:space="preserve"> Association of Sleep Time With Diabetes Mellitus and Impaired Glucose Tolerance. </w:t>
      </w:r>
      <w:r w:rsidRPr="00852A7D">
        <w:rPr>
          <w:i/>
          <w:iCs/>
          <w:sz w:val="20"/>
          <w:szCs w:val="20"/>
        </w:rPr>
        <w:t>Arch. Intern. Med.</w:t>
      </w:r>
      <w:r w:rsidRPr="00852A7D">
        <w:rPr>
          <w:sz w:val="20"/>
          <w:szCs w:val="20"/>
        </w:rPr>
        <w:t xml:space="preserve"> </w:t>
      </w:r>
      <w:r w:rsidRPr="00852A7D">
        <w:rPr>
          <w:b/>
          <w:bCs/>
          <w:sz w:val="20"/>
          <w:szCs w:val="20"/>
        </w:rPr>
        <w:t>165</w:t>
      </w:r>
      <w:r w:rsidRPr="00852A7D">
        <w:rPr>
          <w:sz w:val="20"/>
          <w:szCs w:val="20"/>
        </w:rPr>
        <w:t>, 863–867 (2005).</w:t>
      </w:r>
    </w:p>
    <w:p w14:paraId="20BCCCD4" w14:textId="77777777" w:rsidR="00F26D09" w:rsidRPr="00852A7D" w:rsidRDefault="00F26D09" w:rsidP="00852A7D">
      <w:pPr>
        <w:pStyle w:val="Bibliography"/>
        <w:spacing w:line="240" w:lineRule="auto"/>
        <w:rPr>
          <w:sz w:val="20"/>
          <w:szCs w:val="20"/>
        </w:rPr>
      </w:pPr>
      <w:r w:rsidRPr="00852A7D">
        <w:rPr>
          <w:sz w:val="20"/>
          <w:szCs w:val="20"/>
        </w:rPr>
        <w:t>3.</w:t>
      </w:r>
      <w:r w:rsidRPr="00852A7D">
        <w:rPr>
          <w:sz w:val="20"/>
          <w:szCs w:val="20"/>
        </w:rPr>
        <w:tab/>
        <w:t xml:space="preserve">Knutson, K. L. &amp; Van Cauter, E. Associations between sleep loss and increased risk of obesity and diabetes. </w:t>
      </w:r>
      <w:r w:rsidRPr="00852A7D">
        <w:rPr>
          <w:i/>
          <w:iCs/>
          <w:sz w:val="20"/>
          <w:szCs w:val="20"/>
        </w:rPr>
        <w:t>Ann. N. Y. Acad. Sci.</w:t>
      </w:r>
      <w:r w:rsidRPr="00852A7D">
        <w:rPr>
          <w:sz w:val="20"/>
          <w:szCs w:val="20"/>
        </w:rPr>
        <w:t xml:space="preserve"> </w:t>
      </w:r>
      <w:r w:rsidRPr="00852A7D">
        <w:rPr>
          <w:b/>
          <w:bCs/>
          <w:sz w:val="20"/>
          <w:szCs w:val="20"/>
        </w:rPr>
        <w:t>1129</w:t>
      </w:r>
      <w:r w:rsidRPr="00852A7D">
        <w:rPr>
          <w:sz w:val="20"/>
          <w:szCs w:val="20"/>
        </w:rPr>
        <w:t>, 287–304 (2008).</w:t>
      </w:r>
    </w:p>
    <w:p w14:paraId="060AAA26" w14:textId="77777777" w:rsidR="00F26D09" w:rsidRPr="00852A7D" w:rsidRDefault="00F26D09" w:rsidP="00852A7D">
      <w:pPr>
        <w:pStyle w:val="Bibliography"/>
        <w:spacing w:line="240" w:lineRule="auto"/>
        <w:rPr>
          <w:sz w:val="20"/>
          <w:szCs w:val="20"/>
        </w:rPr>
      </w:pPr>
      <w:r w:rsidRPr="00852A7D">
        <w:rPr>
          <w:sz w:val="20"/>
          <w:szCs w:val="20"/>
        </w:rPr>
        <w:t>4.</w:t>
      </w:r>
      <w:r w:rsidRPr="00852A7D">
        <w:rPr>
          <w:sz w:val="20"/>
          <w:szCs w:val="20"/>
        </w:rPr>
        <w:tab/>
        <w:t xml:space="preserve">Baglioni, C. </w:t>
      </w:r>
      <w:r w:rsidRPr="00852A7D">
        <w:rPr>
          <w:i/>
          <w:iCs/>
          <w:sz w:val="20"/>
          <w:szCs w:val="20"/>
        </w:rPr>
        <w:t>et al.</w:t>
      </w:r>
      <w:r w:rsidRPr="00852A7D">
        <w:rPr>
          <w:sz w:val="20"/>
          <w:szCs w:val="20"/>
        </w:rPr>
        <w:t xml:space="preserve"> Insomnia as a predictor of depression: a meta-analytic evaluation of longitudinal epidemiological studies. </w:t>
      </w:r>
      <w:r w:rsidRPr="00852A7D">
        <w:rPr>
          <w:i/>
          <w:iCs/>
          <w:sz w:val="20"/>
          <w:szCs w:val="20"/>
        </w:rPr>
        <w:t>J. Affect. Disord.</w:t>
      </w:r>
      <w:r w:rsidRPr="00852A7D">
        <w:rPr>
          <w:sz w:val="20"/>
          <w:szCs w:val="20"/>
        </w:rPr>
        <w:t xml:space="preserve"> </w:t>
      </w:r>
      <w:r w:rsidRPr="00852A7D">
        <w:rPr>
          <w:b/>
          <w:bCs/>
          <w:sz w:val="20"/>
          <w:szCs w:val="20"/>
        </w:rPr>
        <w:t>135</w:t>
      </w:r>
      <w:r w:rsidRPr="00852A7D">
        <w:rPr>
          <w:sz w:val="20"/>
          <w:szCs w:val="20"/>
        </w:rPr>
        <w:t>, 10–19 (2011).</w:t>
      </w:r>
    </w:p>
    <w:p w14:paraId="622E3211" w14:textId="77777777" w:rsidR="00F26D09" w:rsidRPr="00852A7D" w:rsidRDefault="00F26D09" w:rsidP="00852A7D">
      <w:pPr>
        <w:pStyle w:val="Bibliography"/>
        <w:spacing w:line="240" w:lineRule="auto"/>
        <w:rPr>
          <w:sz w:val="20"/>
          <w:szCs w:val="20"/>
        </w:rPr>
      </w:pPr>
      <w:r w:rsidRPr="00852A7D">
        <w:rPr>
          <w:sz w:val="20"/>
          <w:szCs w:val="20"/>
        </w:rPr>
        <w:t>5.</w:t>
      </w:r>
      <w:r w:rsidRPr="00852A7D">
        <w:rPr>
          <w:sz w:val="20"/>
          <w:szCs w:val="20"/>
        </w:rPr>
        <w:tab/>
        <w:t xml:space="preserve">Stickgold, R. A memory boost while you sleep. </w:t>
      </w:r>
      <w:r w:rsidRPr="00852A7D">
        <w:rPr>
          <w:i/>
          <w:iCs/>
          <w:sz w:val="20"/>
          <w:szCs w:val="20"/>
        </w:rPr>
        <w:t>Nature</w:t>
      </w:r>
      <w:r w:rsidRPr="00852A7D">
        <w:rPr>
          <w:sz w:val="20"/>
          <w:szCs w:val="20"/>
        </w:rPr>
        <w:t xml:space="preserve"> </w:t>
      </w:r>
      <w:r w:rsidRPr="00852A7D">
        <w:rPr>
          <w:b/>
          <w:bCs/>
          <w:sz w:val="20"/>
          <w:szCs w:val="20"/>
        </w:rPr>
        <w:t>444</w:t>
      </w:r>
      <w:r w:rsidRPr="00852A7D">
        <w:rPr>
          <w:sz w:val="20"/>
          <w:szCs w:val="20"/>
        </w:rPr>
        <w:t>, 559–560 (2006).</w:t>
      </w:r>
    </w:p>
    <w:p w14:paraId="2143B435" w14:textId="77777777" w:rsidR="00F26D09" w:rsidRPr="00852A7D" w:rsidRDefault="00F26D09" w:rsidP="00852A7D">
      <w:pPr>
        <w:pStyle w:val="Bibliography"/>
        <w:spacing w:line="240" w:lineRule="auto"/>
        <w:rPr>
          <w:sz w:val="20"/>
          <w:szCs w:val="20"/>
        </w:rPr>
      </w:pPr>
      <w:r w:rsidRPr="00852A7D">
        <w:rPr>
          <w:sz w:val="20"/>
          <w:szCs w:val="20"/>
        </w:rPr>
        <w:t>6.</w:t>
      </w:r>
      <w:r w:rsidRPr="00852A7D">
        <w:rPr>
          <w:sz w:val="20"/>
          <w:szCs w:val="20"/>
        </w:rPr>
        <w:tab/>
        <w:t xml:space="preserve">Xie, L. </w:t>
      </w:r>
      <w:r w:rsidRPr="00852A7D">
        <w:rPr>
          <w:i/>
          <w:iCs/>
          <w:sz w:val="20"/>
          <w:szCs w:val="20"/>
        </w:rPr>
        <w:t>et al.</w:t>
      </w:r>
      <w:r w:rsidRPr="00852A7D">
        <w:rPr>
          <w:sz w:val="20"/>
          <w:szCs w:val="20"/>
        </w:rPr>
        <w:t xml:space="preserve"> Sleep Drives Metabolite Clearance from the Adult Brain. </w:t>
      </w:r>
      <w:r w:rsidRPr="00852A7D">
        <w:rPr>
          <w:i/>
          <w:iCs/>
          <w:sz w:val="20"/>
          <w:szCs w:val="20"/>
        </w:rPr>
        <w:t>Science</w:t>
      </w:r>
      <w:r w:rsidRPr="00852A7D">
        <w:rPr>
          <w:sz w:val="20"/>
          <w:szCs w:val="20"/>
        </w:rPr>
        <w:t xml:space="preserve"> </w:t>
      </w:r>
      <w:r w:rsidRPr="00852A7D">
        <w:rPr>
          <w:b/>
          <w:bCs/>
          <w:sz w:val="20"/>
          <w:szCs w:val="20"/>
        </w:rPr>
        <w:t>342</w:t>
      </w:r>
      <w:r w:rsidRPr="00852A7D">
        <w:rPr>
          <w:sz w:val="20"/>
          <w:szCs w:val="20"/>
        </w:rPr>
        <w:t>, 373–377 (2013).</w:t>
      </w:r>
    </w:p>
    <w:p w14:paraId="3D651CA9" w14:textId="77777777" w:rsidR="00F26D09" w:rsidRPr="00852A7D" w:rsidRDefault="00F26D09" w:rsidP="00852A7D">
      <w:pPr>
        <w:pStyle w:val="Bibliography"/>
        <w:spacing w:line="240" w:lineRule="auto"/>
        <w:rPr>
          <w:sz w:val="20"/>
          <w:szCs w:val="20"/>
        </w:rPr>
      </w:pPr>
      <w:r w:rsidRPr="00852A7D">
        <w:rPr>
          <w:sz w:val="20"/>
          <w:szCs w:val="20"/>
        </w:rPr>
        <w:t>7.</w:t>
      </w:r>
      <w:r w:rsidRPr="00852A7D">
        <w:rPr>
          <w:sz w:val="20"/>
          <w:szCs w:val="20"/>
        </w:rPr>
        <w:tab/>
        <w:t xml:space="preserve">Alhola, P. &amp; Polo-Kantola, P. Sleep deprivation: Impact on cognitive performance. </w:t>
      </w:r>
      <w:r w:rsidRPr="00852A7D">
        <w:rPr>
          <w:i/>
          <w:iCs/>
          <w:sz w:val="20"/>
          <w:szCs w:val="20"/>
        </w:rPr>
        <w:t>Neuropsychiatr. Dis. Treat.</w:t>
      </w:r>
      <w:r w:rsidRPr="00852A7D">
        <w:rPr>
          <w:sz w:val="20"/>
          <w:szCs w:val="20"/>
        </w:rPr>
        <w:t xml:space="preserve"> </w:t>
      </w:r>
      <w:r w:rsidRPr="00852A7D">
        <w:rPr>
          <w:b/>
          <w:bCs/>
          <w:sz w:val="20"/>
          <w:szCs w:val="20"/>
        </w:rPr>
        <w:t>3</w:t>
      </w:r>
      <w:r w:rsidRPr="00852A7D">
        <w:rPr>
          <w:sz w:val="20"/>
          <w:szCs w:val="20"/>
        </w:rPr>
        <w:t>, 553–567 (2007).</w:t>
      </w:r>
    </w:p>
    <w:p w14:paraId="6B095D34" w14:textId="77777777" w:rsidR="00F26D09" w:rsidRPr="00852A7D" w:rsidRDefault="00F26D09" w:rsidP="00852A7D">
      <w:pPr>
        <w:pStyle w:val="Bibliography"/>
        <w:spacing w:line="240" w:lineRule="auto"/>
        <w:rPr>
          <w:sz w:val="20"/>
          <w:szCs w:val="20"/>
        </w:rPr>
      </w:pPr>
      <w:r w:rsidRPr="00852A7D">
        <w:rPr>
          <w:sz w:val="20"/>
          <w:szCs w:val="20"/>
        </w:rPr>
        <w:t>8.</w:t>
      </w:r>
      <w:r w:rsidRPr="00852A7D">
        <w:rPr>
          <w:sz w:val="20"/>
          <w:szCs w:val="20"/>
        </w:rPr>
        <w:tab/>
        <w:t xml:space="preserve">Lan, L., Tsuzuki, K., Liu, Y. F. &amp; Lian, Z. W. Thermal environment and sleep quality: A review. </w:t>
      </w:r>
      <w:r w:rsidRPr="00852A7D">
        <w:rPr>
          <w:i/>
          <w:iCs/>
          <w:sz w:val="20"/>
          <w:szCs w:val="20"/>
        </w:rPr>
        <w:t>Energy Build.</w:t>
      </w:r>
      <w:r w:rsidRPr="00852A7D">
        <w:rPr>
          <w:sz w:val="20"/>
          <w:szCs w:val="20"/>
        </w:rPr>
        <w:t xml:space="preserve"> </w:t>
      </w:r>
      <w:r w:rsidRPr="00852A7D">
        <w:rPr>
          <w:b/>
          <w:bCs/>
          <w:sz w:val="20"/>
          <w:szCs w:val="20"/>
        </w:rPr>
        <w:t>149</w:t>
      </w:r>
      <w:r w:rsidRPr="00852A7D">
        <w:rPr>
          <w:sz w:val="20"/>
          <w:szCs w:val="20"/>
        </w:rPr>
        <w:t>, 101–113 (2017).</w:t>
      </w:r>
    </w:p>
    <w:p w14:paraId="61497D9D" w14:textId="77777777" w:rsidR="00F26D09" w:rsidRPr="00852A7D" w:rsidRDefault="00F26D09" w:rsidP="00852A7D">
      <w:pPr>
        <w:pStyle w:val="Bibliography"/>
        <w:spacing w:line="240" w:lineRule="auto"/>
        <w:rPr>
          <w:sz w:val="20"/>
          <w:szCs w:val="20"/>
        </w:rPr>
      </w:pPr>
      <w:r w:rsidRPr="00852A7D">
        <w:rPr>
          <w:sz w:val="20"/>
          <w:szCs w:val="20"/>
        </w:rPr>
        <w:t>9.</w:t>
      </w:r>
      <w:r w:rsidRPr="00852A7D">
        <w:rPr>
          <w:sz w:val="20"/>
          <w:szCs w:val="20"/>
        </w:rPr>
        <w:tab/>
        <w:t xml:space="preserve">Xiong, J., Lan, L., Lian, Z. &amp; De dear, R. Associations of bedroom temperature and ventilation with sleep quality. </w:t>
      </w:r>
      <w:r w:rsidRPr="00852A7D">
        <w:rPr>
          <w:i/>
          <w:iCs/>
          <w:sz w:val="20"/>
          <w:szCs w:val="20"/>
        </w:rPr>
        <w:t>Sci. Technol. Built Environ.</w:t>
      </w:r>
      <w:r w:rsidRPr="00852A7D">
        <w:rPr>
          <w:sz w:val="20"/>
          <w:szCs w:val="20"/>
        </w:rPr>
        <w:t xml:space="preserve"> </w:t>
      </w:r>
      <w:r w:rsidRPr="00852A7D">
        <w:rPr>
          <w:b/>
          <w:bCs/>
          <w:sz w:val="20"/>
          <w:szCs w:val="20"/>
        </w:rPr>
        <w:t>26</w:t>
      </w:r>
      <w:r w:rsidRPr="00852A7D">
        <w:rPr>
          <w:sz w:val="20"/>
          <w:szCs w:val="20"/>
        </w:rPr>
        <w:t>, 1274–1284 (2020).</w:t>
      </w:r>
    </w:p>
    <w:p w14:paraId="5B64D543" w14:textId="77777777" w:rsidR="00F26D09" w:rsidRPr="00852A7D" w:rsidRDefault="00F26D09" w:rsidP="00852A7D">
      <w:pPr>
        <w:pStyle w:val="Bibliography"/>
        <w:spacing w:line="240" w:lineRule="auto"/>
        <w:rPr>
          <w:sz w:val="20"/>
          <w:szCs w:val="20"/>
        </w:rPr>
      </w:pPr>
      <w:r w:rsidRPr="00852A7D">
        <w:rPr>
          <w:sz w:val="20"/>
          <w:szCs w:val="20"/>
        </w:rPr>
        <w:t>10.</w:t>
      </w:r>
      <w:r w:rsidRPr="00852A7D">
        <w:rPr>
          <w:sz w:val="20"/>
          <w:szCs w:val="20"/>
        </w:rPr>
        <w:tab/>
        <w:t xml:space="preserve">Okamoto-Mizuno, K., Mizuno, K., Michie, S., Maeda, A. &amp; Iizuka, S. Effects of thermal environment on sleep and circadian rhythm. </w:t>
      </w:r>
      <w:r w:rsidRPr="00852A7D">
        <w:rPr>
          <w:i/>
          <w:iCs/>
          <w:sz w:val="20"/>
          <w:szCs w:val="20"/>
        </w:rPr>
        <w:t>J. Physiol. Anthropol.</w:t>
      </w:r>
      <w:r w:rsidRPr="00852A7D">
        <w:rPr>
          <w:sz w:val="20"/>
          <w:szCs w:val="20"/>
        </w:rPr>
        <w:t xml:space="preserve"> </w:t>
      </w:r>
      <w:r w:rsidRPr="00852A7D">
        <w:rPr>
          <w:b/>
          <w:bCs/>
          <w:sz w:val="20"/>
          <w:szCs w:val="20"/>
        </w:rPr>
        <w:t>31</w:t>
      </w:r>
      <w:r w:rsidRPr="00852A7D">
        <w:rPr>
          <w:sz w:val="20"/>
          <w:szCs w:val="20"/>
        </w:rPr>
        <w:t>, 14 (2012).</w:t>
      </w:r>
    </w:p>
    <w:p w14:paraId="46565464" w14:textId="77777777" w:rsidR="00F26D09" w:rsidRPr="00852A7D" w:rsidRDefault="00F26D09" w:rsidP="00852A7D">
      <w:pPr>
        <w:pStyle w:val="Bibliography"/>
        <w:spacing w:line="240" w:lineRule="auto"/>
        <w:rPr>
          <w:sz w:val="20"/>
          <w:szCs w:val="20"/>
        </w:rPr>
      </w:pPr>
      <w:r w:rsidRPr="00852A7D">
        <w:rPr>
          <w:sz w:val="20"/>
          <w:szCs w:val="20"/>
        </w:rPr>
        <w:t>11.</w:t>
      </w:r>
      <w:r w:rsidRPr="00852A7D">
        <w:rPr>
          <w:sz w:val="20"/>
          <w:szCs w:val="20"/>
        </w:rPr>
        <w:tab/>
        <w:t xml:space="preserve">Okamoto-Mizuno, K. Effects of Humid Heat Exposure on Human Sleep Stages and Body Temperature. </w:t>
      </w:r>
      <w:r w:rsidRPr="00852A7D">
        <w:rPr>
          <w:i/>
          <w:iCs/>
          <w:sz w:val="20"/>
          <w:szCs w:val="20"/>
        </w:rPr>
        <w:t>Sleep</w:t>
      </w:r>
      <w:r w:rsidRPr="00852A7D">
        <w:rPr>
          <w:sz w:val="20"/>
          <w:szCs w:val="20"/>
        </w:rPr>
        <w:t xml:space="preserve"> </w:t>
      </w:r>
      <w:r w:rsidRPr="00852A7D">
        <w:rPr>
          <w:b/>
          <w:bCs/>
          <w:sz w:val="20"/>
          <w:szCs w:val="20"/>
        </w:rPr>
        <w:t>22</w:t>
      </w:r>
      <w:r w:rsidRPr="00852A7D">
        <w:rPr>
          <w:sz w:val="20"/>
          <w:szCs w:val="20"/>
        </w:rPr>
        <w:t>, 767–773 (1999).</w:t>
      </w:r>
    </w:p>
    <w:p w14:paraId="78F04D20" w14:textId="77777777" w:rsidR="00F26D09" w:rsidRPr="00852A7D" w:rsidRDefault="00F26D09" w:rsidP="00852A7D">
      <w:pPr>
        <w:pStyle w:val="Bibliography"/>
        <w:spacing w:line="240" w:lineRule="auto"/>
        <w:rPr>
          <w:sz w:val="20"/>
          <w:szCs w:val="20"/>
        </w:rPr>
      </w:pPr>
      <w:r w:rsidRPr="00852A7D">
        <w:rPr>
          <w:sz w:val="20"/>
          <w:szCs w:val="20"/>
        </w:rPr>
        <w:t>12.</w:t>
      </w:r>
      <w:r w:rsidRPr="00852A7D">
        <w:rPr>
          <w:sz w:val="20"/>
          <w:szCs w:val="20"/>
        </w:rPr>
        <w:tab/>
        <w:t xml:space="preserve">Okamoto-Mizuno, K., Tsuzuki, K., Mizuno, K. &amp; Ohshiro, Y. Effects of low ambient temperature on heart rate variability during sleep in humans. </w:t>
      </w:r>
      <w:r w:rsidRPr="00852A7D">
        <w:rPr>
          <w:i/>
          <w:iCs/>
          <w:sz w:val="20"/>
          <w:szCs w:val="20"/>
        </w:rPr>
        <w:t>Eur. J. Appl. Physiol.</w:t>
      </w:r>
      <w:r w:rsidRPr="00852A7D">
        <w:rPr>
          <w:sz w:val="20"/>
          <w:szCs w:val="20"/>
        </w:rPr>
        <w:t xml:space="preserve"> </w:t>
      </w:r>
      <w:r w:rsidRPr="00852A7D">
        <w:rPr>
          <w:b/>
          <w:bCs/>
          <w:sz w:val="20"/>
          <w:szCs w:val="20"/>
        </w:rPr>
        <w:t>105</w:t>
      </w:r>
      <w:r w:rsidRPr="00852A7D">
        <w:rPr>
          <w:sz w:val="20"/>
          <w:szCs w:val="20"/>
        </w:rPr>
        <w:t>, 191 (2008).</w:t>
      </w:r>
    </w:p>
    <w:p w14:paraId="35CBCBCC" w14:textId="77777777" w:rsidR="00F26D09" w:rsidRPr="00852A7D" w:rsidRDefault="00F26D09" w:rsidP="00852A7D">
      <w:pPr>
        <w:pStyle w:val="Bibliography"/>
        <w:spacing w:line="240" w:lineRule="auto"/>
        <w:rPr>
          <w:sz w:val="20"/>
          <w:szCs w:val="20"/>
        </w:rPr>
      </w:pPr>
      <w:r w:rsidRPr="00852A7D">
        <w:rPr>
          <w:sz w:val="20"/>
          <w:szCs w:val="20"/>
        </w:rPr>
        <w:t>13.</w:t>
      </w:r>
      <w:r w:rsidRPr="00852A7D">
        <w:rPr>
          <w:sz w:val="20"/>
          <w:szCs w:val="20"/>
        </w:rPr>
        <w:tab/>
        <w:t xml:space="preserve">Willich, S. N. </w:t>
      </w:r>
      <w:r w:rsidRPr="00852A7D">
        <w:rPr>
          <w:i/>
          <w:iCs/>
          <w:sz w:val="20"/>
          <w:szCs w:val="20"/>
        </w:rPr>
        <w:t>et al.</w:t>
      </w:r>
      <w:r w:rsidRPr="00852A7D">
        <w:rPr>
          <w:sz w:val="20"/>
          <w:szCs w:val="20"/>
        </w:rPr>
        <w:t xml:space="preserve"> Increased morning incidence of myocardial infarction in the ISAM Study: absence with prior beta-adrenergic blockade. ISAM Study Group. </w:t>
      </w:r>
      <w:r w:rsidRPr="00852A7D">
        <w:rPr>
          <w:i/>
          <w:iCs/>
          <w:sz w:val="20"/>
          <w:szCs w:val="20"/>
        </w:rPr>
        <w:t>Circulation</w:t>
      </w:r>
      <w:r w:rsidRPr="00852A7D">
        <w:rPr>
          <w:sz w:val="20"/>
          <w:szCs w:val="20"/>
        </w:rPr>
        <w:t xml:space="preserve"> </w:t>
      </w:r>
      <w:r w:rsidRPr="00852A7D">
        <w:rPr>
          <w:b/>
          <w:bCs/>
          <w:sz w:val="20"/>
          <w:szCs w:val="20"/>
        </w:rPr>
        <w:t>80</w:t>
      </w:r>
      <w:r w:rsidRPr="00852A7D">
        <w:rPr>
          <w:sz w:val="20"/>
          <w:szCs w:val="20"/>
        </w:rPr>
        <w:t>, 853–858 (1989).</w:t>
      </w:r>
    </w:p>
    <w:p w14:paraId="66561EA8" w14:textId="77777777" w:rsidR="00F26D09" w:rsidRPr="00852A7D" w:rsidRDefault="00F26D09" w:rsidP="00852A7D">
      <w:pPr>
        <w:pStyle w:val="Bibliography"/>
        <w:spacing w:line="240" w:lineRule="auto"/>
        <w:rPr>
          <w:sz w:val="20"/>
          <w:szCs w:val="20"/>
        </w:rPr>
      </w:pPr>
      <w:r w:rsidRPr="00852A7D">
        <w:rPr>
          <w:sz w:val="20"/>
          <w:szCs w:val="20"/>
        </w:rPr>
        <w:t>14.</w:t>
      </w:r>
      <w:r w:rsidRPr="00852A7D">
        <w:rPr>
          <w:sz w:val="20"/>
          <w:szCs w:val="20"/>
        </w:rPr>
        <w:tab/>
        <w:t xml:space="preserve">Sheth, T., Nair, C., Muller, J. &amp; Yusuf, S. Increased winter mortality from acute myocardial infarction and stroke: the effect of age. </w:t>
      </w:r>
      <w:r w:rsidRPr="00852A7D">
        <w:rPr>
          <w:i/>
          <w:iCs/>
          <w:sz w:val="20"/>
          <w:szCs w:val="20"/>
        </w:rPr>
        <w:t>J. Am. Coll. Cardiol.</w:t>
      </w:r>
      <w:r w:rsidRPr="00852A7D">
        <w:rPr>
          <w:sz w:val="20"/>
          <w:szCs w:val="20"/>
        </w:rPr>
        <w:t xml:space="preserve"> </w:t>
      </w:r>
      <w:r w:rsidRPr="00852A7D">
        <w:rPr>
          <w:b/>
          <w:bCs/>
          <w:sz w:val="20"/>
          <w:szCs w:val="20"/>
        </w:rPr>
        <w:t>33</w:t>
      </w:r>
      <w:r w:rsidRPr="00852A7D">
        <w:rPr>
          <w:sz w:val="20"/>
          <w:szCs w:val="20"/>
        </w:rPr>
        <w:t>, 1916–1919 (1999).</w:t>
      </w:r>
    </w:p>
    <w:p w14:paraId="10E31329" w14:textId="77777777" w:rsidR="00F26D09" w:rsidRPr="00852A7D" w:rsidRDefault="00F26D09" w:rsidP="00852A7D">
      <w:pPr>
        <w:pStyle w:val="Bibliography"/>
        <w:spacing w:line="240" w:lineRule="auto"/>
        <w:rPr>
          <w:sz w:val="20"/>
          <w:szCs w:val="20"/>
        </w:rPr>
      </w:pPr>
      <w:r w:rsidRPr="00852A7D">
        <w:rPr>
          <w:sz w:val="20"/>
          <w:szCs w:val="20"/>
        </w:rPr>
        <w:t>15.</w:t>
      </w:r>
      <w:r w:rsidRPr="00852A7D">
        <w:rPr>
          <w:sz w:val="20"/>
          <w:szCs w:val="20"/>
        </w:rPr>
        <w:tab/>
        <w:t xml:space="preserve">Nicol, F. </w:t>
      </w:r>
      <w:r w:rsidRPr="00852A7D">
        <w:rPr>
          <w:i/>
          <w:iCs/>
          <w:sz w:val="20"/>
          <w:szCs w:val="20"/>
        </w:rPr>
        <w:t>The Limits of Thermal Comfort: Avoiding Overheating in European Buildings: CIBSE TM52, 2013</w:t>
      </w:r>
      <w:r w:rsidRPr="00852A7D">
        <w:rPr>
          <w:sz w:val="20"/>
          <w:szCs w:val="20"/>
        </w:rPr>
        <w:t>. (CIBSE, 2013).</w:t>
      </w:r>
    </w:p>
    <w:p w14:paraId="7262D698" w14:textId="77777777" w:rsidR="00F26D09" w:rsidRPr="00852A7D" w:rsidRDefault="00F26D09" w:rsidP="00852A7D">
      <w:pPr>
        <w:pStyle w:val="Bibliography"/>
        <w:spacing w:line="240" w:lineRule="auto"/>
        <w:rPr>
          <w:sz w:val="20"/>
          <w:szCs w:val="20"/>
        </w:rPr>
      </w:pPr>
      <w:r w:rsidRPr="00852A7D">
        <w:rPr>
          <w:sz w:val="20"/>
          <w:szCs w:val="20"/>
        </w:rPr>
        <w:t>16.</w:t>
      </w:r>
      <w:r w:rsidRPr="00852A7D">
        <w:rPr>
          <w:sz w:val="20"/>
          <w:szCs w:val="20"/>
        </w:rPr>
        <w:tab/>
        <w:t xml:space="preserve">Nicol, F. Temperature and sleep. </w:t>
      </w:r>
      <w:r w:rsidRPr="00852A7D">
        <w:rPr>
          <w:i/>
          <w:iCs/>
          <w:sz w:val="20"/>
          <w:szCs w:val="20"/>
        </w:rPr>
        <w:t>Energy Build.</w:t>
      </w:r>
      <w:r w:rsidRPr="00852A7D">
        <w:rPr>
          <w:sz w:val="20"/>
          <w:szCs w:val="20"/>
        </w:rPr>
        <w:t xml:space="preserve"> </w:t>
      </w:r>
      <w:r w:rsidRPr="00852A7D">
        <w:rPr>
          <w:b/>
          <w:bCs/>
          <w:sz w:val="20"/>
          <w:szCs w:val="20"/>
        </w:rPr>
        <w:t>204</w:t>
      </w:r>
      <w:r w:rsidRPr="00852A7D">
        <w:rPr>
          <w:sz w:val="20"/>
          <w:szCs w:val="20"/>
        </w:rPr>
        <w:t>, 109516 (2019).</w:t>
      </w:r>
    </w:p>
    <w:p w14:paraId="54CF8917" w14:textId="77777777" w:rsidR="00F26D09" w:rsidRPr="00852A7D" w:rsidRDefault="00F26D09" w:rsidP="00852A7D">
      <w:pPr>
        <w:pStyle w:val="Bibliography"/>
        <w:spacing w:line="240" w:lineRule="auto"/>
        <w:rPr>
          <w:sz w:val="20"/>
          <w:szCs w:val="20"/>
        </w:rPr>
      </w:pPr>
      <w:r w:rsidRPr="00852A7D">
        <w:rPr>
          <w:sz w:val="20"/>
          <w:szCs w:val="20"/>
        </w:rPr>
        <w:t>17.</w:t>
      </w:r>
      <w:r w:rsidRPr="00852A7D">
        <w:rPr>
          <w:sz w:val="20"/>
          <w:szCs w:val="20"/>
        </w:rPr>
        <w:tab/>
        <w:t xml:space="preserve">Lomas, K. J. </w:t>
      </w:r>
      <w:r w:rsidRPr="00852A7D">
        <w:rPr>
          <w:i/>
          <w:iCs/>
          <w:sz w:val="20"/>
          <w:szCs w:val="20"/>
        </w:rPr>
        <w:t>et al.</w:t>
      </w:r>
      <w:r w:rsidRPr="00852A7D">
        <w:rPr>
          <w:sz w:val="20"/>
          <w:szCs w:val="20"/>
        </w:rPr>
        <w:t xml:space="preserve"> Dwelling and household characteristics’ influence on reported and measured summertime overheating: A glimpse of a mild climate in the 2050’s. </w:t>
      </w:r>
      <w:r w:rsidRPr="00852A7D">
        <w:rPr>
          <w:i/>
          <w:iCs/>
          <w:sz w:val="20"/>
          <w:szCs w:val="20"/>
        </w:rPr>
        <w:t>Build. Environ.</w:t>
      </w:r>
      <w:r w:rsidRPr="00852A7D">
        <w:rPr>
          <w:sz w:val="20"/>
          <w:szCs w:val="20"/>
        </w:rPr>
        <w:t xml:space="preserve"> </w:t>
      </w:r>
      <w:r w:rsidRPr="00852A7D">
        <w:rPr>
          <w:b/>
          <w:bCs/>
          <w:sz w:val="20"/>
          <w:szCs w:val="20"/>
        </w:rPr>
        <w:t>201</w:t>
      </w:r>
      <w:r w:rsidRPr="00852A7D">
        <w:rPr>
          <w:sz w:val="20"/>
          <w:szCs w:val="20"/>
        </w:rPr>
        <w:t>, 107986 (2021).</w:t>
      </w:r>
    </w:p>
    <w:p w14:paraId="38CB2B92" w14:textId="77777777" w:rsidR="00F26D09" w:rsidRPr="00852A7D" w:rsidRDefault="00F26D09" w:rsidP="00852A7D">
      <w:pPr>
        <w:pStyle w:val="Bibliography"/>
        <w:spacing w:line="240" w:lineRule="auto"/>
        <w:rPr>
          <w:sz w:val="20"/>
          <w:szCs w:val="20"/>
        </w:rPr>
      </w:pPr>
      <w:r w:rsidRPr="00852A7D">
        <w:rPr>
          <w:sz w:val="20"/>
          <w:szCs w:val="20"/>
        </w:rPr>
        <w:t>18.</w:t>
      </w:r>
      <w:r w:rsidRPr="00852A7D">
        <w:rPr>
          <w:sz w:val="20"/>
          <w:szCs w:val="20"/>
        </w:rPr>
        <w:tab/>
        <w:t xml:space="preserve">Lomas, K. J. &amp; Li, M. An overheating criterion for bedrooms in temperate climates: Derivation and application. </w:t>
      </w:r>
      <w:r w:rsidRPr="00852A7D">
        <w:rPr>
          <w:i/>
          <w:iCs/>
          <w:sz w:val="20"/>
          <w:szCs w:val="20"/>
        </w:rPr>
        <w:t>Build. Serv. Eng. Res. Technol.</w:t>
      </w:r>
      <w:r w:rsidRPr="00852A7D">
        <w:rPr>
          <w:sz w:val="20"/>
          <w:szCs w:val="20"/>
        </w:rPr>
        <w:t xml:space="preserve"> </w:t>
      </w:r>
      <w:r w:rsidRPr="00852A7D">
        <w:rPr>
          <w:b/>
          <w:bCs/>
          <w:sz w:val="20"/>
          <w:szCs w:val="20"/>
        </w:rPr>
        <w:t>44</w:t>
      </w:r>
      <w:r w:rsidRPr="00852A7D">
        <w:rPr>
          <w:sz w:val="20"/>
          <w:szCs w:val="20"/>
        </w:rPr>
        <w:t>, 485–517 (2023).</w:t>
      </w:r>
    </w:p>
    <w:p w14:paraId="65534F50" w14:textId="77777777" w:rsidR="00F26D09" w:rsidRPr="00852A7D" w:rsidRDefault="00F26D09" w:rsidP="00852A7D">
      <w:pPr>
        <w:pStyle w:val="Bibliography"/>
        <w:spacing w:line="240" w:lineRule="auto"/>
        <w:rPr>
          <w:sz w:val="20"/>
          <w:szCs w:val="20"/>
        </w:rPr>
      </w:pPr>
      <w:r w:rsidRPr="00852A7D">
        <w:rPr>
          <w:sz w:val="20"/>
          <w:szCs w:val="20"/>
        </w:rPr>
        <w:t>19.</w:t>
      </w:r>
      <w:r w:rsidRPr="00852A7D">
        <w:rPr>
          <w:sz w:val="20"/>
          <w:szCs w:val="20"/>
        </w:rPr>
        <w:tab/>
        <w:t xml:space="preserve">WHO Regional office for Europe. </w:t>
      </w:r>
      <w:r w:rsidRPr="00852A7D">
        <w:rPr>
          <w:i/>
          <w:iCs/>
          <w:sz w:val="20"/>
          <w:szCs w:val="20"/>
        </w:rPr>
        <w:t>Public Health Advice on preventing health effects of heat: New and updated information for different audiences</w:t>
      </w:r>
      <w:r w:rsidRPr="00852A7D">
        <w:rPr>
          <w:sz w:val="20"/>
          <w:szCs w:val="20"/>
        </w:rPr>
        <w:t>. https://www.who.int/publications-detail-redirect/WHO-EURO-2011-2510-42266-58691 (2011).</w:t>
      </w:r>
    </w:p>
    <w:p w14:paraId="481690A5" w14:textId="77777777" w:rsidR="00F26D09" w:rsidRPr="00852A7D" w:rsidRDefault="00F26D09" w:rsidP="00852A7D">
      <w:pPr>
        <w:pStyle w:val="Bibliography"/>
        <w:spacing w:line="240" w:lineRule="auto"/>
        <w:rPr>
          <w:sz w:val="20"/>
          <w:szCs w:val="20"/>
        </w:rPr>
      </w:pPr>
      <w:r w:rsidRPr="00852A7D">
        <w:rPr>
          <w:sz w:val="20"/>
          <w:szCs w:val="20"/>
        </w:rPr>
        <w:t>20.</w:t>
      </w:r>
      <w:r w:rsidRPr="00852A7D">
        <w:rPr>
          <w:sz w:val="20"/>
          <w:szCs w:val="20"/>
        </w:rPr>
        <w:tab/>
        <w:t xml:space="preserve">CDC. Keep Your Cool in Hot Weather! </w:t>
      </w:r>
      <w:r w:rsidRPr="00852A7D">
        <w:rPr>
          <w:i/>
          <w:iCs/>
          <w:sz w:val="20"/>
          <w:szCs w:val="20"/>
        </w:rPr>
        <w:t>Centers for Disease Control and Prevention</w:t>
      </w:r>
      <w:r w:rsidRPr="00852A7D">
        <w:rPr>
          <w:sz w:val="20"/>
          <w:szCs w:val="20"/>
        </w:rPr>
        <w:t xml:space="preserve"> https://www.cdc.gov/nceh/features/extremeheat/index.html (2022).</w:t>
      </w:r>
    </w:p>
    <w:p w14:paraId="24B7E8F4" w14:textId="77777777" w:rsidR="00F26D09" w:rsidRPr="00852A7D" w:rsidRDefault="00F26D09" w:rsidP="00852A7D">
      <w:pPr>
        <w:pStyle w:val="Bibliography"/>
        <w:spacing w:line="240" w:lineRule="auto"/>
        <w:rPr>
          <w:sz w:val="20"/>
          <w:szCs w:val="20"/>
        </w:rPr>
      </w:pPr>
      <w:r w:rsidRPr="00852A7D">
        <w:rPr>
          <w:sz w:val="20"/>
          <w:szCs w:val="20"/>
        </w:rPr>
        <w:t>21.</w:t>
      </w:r>
      <w:r w:rsidRPr="00852A7D">
        <w:rPr>
          <w:sz w:val="20"/>
          <w:szCs w:val="20"/>
        </w:rPr>
        <w:tab/>
        <w:t xml:space="preserve">NHS. Heatwave: how to cope in hot weather. </w:t>
      </w:r>
      <w:r w:rsidRPr="00852A7D">
        <w:rPr>
          <w:i/>
          <w:iCs/>
          <w:sz w:val="20"/>
          <w:szCs w:val="20"/>
        </w:rPr>
        <w:t>nhs.uk</w:t>
      </w:r>
      <w:r w:rsidRPr="00852A7D">
        <w:rPr>
          <w:sz w:val="20"/>
          <w:szCs w:val="20"/>
        </w:rPr>
        <w:t xml:space="preserve"> https://www.nhs.uk/live-well/seasonal-health/heatwave-how-to-cope-in-hot-weather/ (2022).</w:t>
      </w:r>
    </w:p>
    <w:p w14:paraId="3E709868" w14:textId="77777777" w:rsidR="00F26D09" w:rsidRPr="00852A7D" w:rsidRDefault="00F26D09" w:rsidP="00852A7D">
      <w:pPr>
        <w:pStyle w:val="Bibliography"/>
        <w:spacing w:line="240" w:lineRule="auto"/>
        <w:rPr>
          <w:sz w:val="20"/>
          <w:szCs w:val="20"/>
        </w:rPr>
      </w:pPr>
      <w:r w:rsidRPr="00852A7D">
        <w:rPr>
          <w:sz w:val="20"/>
          <w:szCs w:val="20"/>
        </w:rPr>
        <w:t>22.</w:t>
      </w:r>
      <w:r w:rsidRPr="00852A7D">
        <w:rPr>
          <w:sz w:val="20"/>
          <w:szCs w:val="20"/>
        </w:rPr>
        <w:tab/>
        <w:t>Government of Canada, H. Extreme heat events: How to protect yourself from the health effects of extreme heat. https://www.canada.ca/en/health-canada/services/climate-change-health/extreme-heat/how-protect-yourself.html (2022).</w:t>
      </w:r>
    </w:p>
    <w:p w14:paraId="0093975D" w14:textId="77777777" w:rsidR="00F26D09" w:rsidRPr="00852A7D" w:rsidRDefault="00F26D09" w:rsidP="00852A7D">
      <w:pPr>
        <w:pStyle w:val="Bibliography"/>
        <w:spacing w:line="240" w:lineRule="auto"/>
        <w:rPr>
          <w:sz w:val="20"/>
          <w:szCs w:val="20"/>
        </w:rPr>
      </w:pPr>
      <w:r w:rsidRPr="00852A7D">
        <w:rPr>
          <w:sz w:val="20"/>
          <w:szCs w:val="20"/>
        </w:rPr>
        <w:t>23.</w:t>
      </w:r>
      <w:r w:rsidRPr="00852A7D">
        <w:rPr>
          <w:sz w:val="20"/>
          <w:szCs w:val="20"/>
        </w:rPr>
        <w:tab/>
        <w:t xml:space="preserve">U.S. CDC. When the Power Goes Out. </w:t>
      </w:r>
      <w:r w:rsidRPr="00852A7D">
        <w:rPr>
          <w:i/>
          <w:iCs/>
          <w:sz w:val="20"/>
          <w:szCs w:val="20"/>
        </w:rPr>
        <w:t>Centers for Disease Control and Prevention (CDC) | Natural Disasters and Severe Weather</w:t>
      </w:r>
      <w:r w:rsidRPr="00852A7D">
        <w:rPr>
          <w:sz w:val="20"/>
          <w:szCs w:val="20"/>
        </w:rPr>
        <w:t xml:space="preserve"> https://www.cdc.gov/disasters/poweroutage/needtoknow.html (2021).</w:t>
      </w:r>
    </w:p>
    <w:p w14:paraId="39228C7F" w14:textId="77777777" w:rsidR="00F26D09" w:rsidRPr="00852A7D" w:rsidRDefault="00F26D09" w:rsidP="00852A7D">
      <w:pPr>
        <w:pStyle w:val="Bibliography"/>
        <w:spacing w:line="240" w:lineRule="auto"/>
        <w:rPr>
          <w:sz w:val="20"/>
          <w:szCs w:val="20"/>
        </w:rPr>
      </w:pPr>
      <w:r w:rsidRPr="00852A7D">
        <w:rPr>
          <w:sz w:val="20"/>
          <w:szCs w:val="20"/>
        </w:rPr>
        <w:t>24.</w:t>
      </w:r>
      <w:r w:rsidRPr="00852A7D">
        <w:rPr>
          <w:sz w:val="20"/>
          <w:szCs w:val="20"/>
        </w:rPr>
        <w:tab/>
        <w:t xml:space="preserve">MI State Police. Winter Power Outage Tips. </w:t>
      </w:r>
      <w:r w:rsidRPr="00852A7D">
        <w:rPr>
          <w:i/>
          <w:iCs/>
          <w:sz w:val="20"/>
          <w:szCs w:val="20"/>
        </w:rPr>
        <w:t>MIReady</w:t>
      </w:r>
      <w:r w:rsidRPr="00852A7D">
        <w:rPr>
          <w:sz w:val="20"/>
          <w:szCs w:val="20"/>
        </w:rPr>
        <w:t xml:space="preserve"> https://www.michigan.gov/miready/be-informed/winter-prep/winter-power-outage-tips.</w:t>
      </w:r>
    </w:p>
    <w:p w14:paraId="7D74C970" w14:textId="77777777" w:rsidR="00F26D09" w:rsidRPr="00852A7D" w:rsidRDefault="00F26D09" w:rsidP="00852A7D">
      <w:pPr>
        <w:pStyle w:val="Bibliography"/>
        <w:spacing w:line="240" w:lineRule="auto"/>
        <w:rPr>
          <w:sz w:val="20"/>
          <w:szCs w:val="20"/>
        </w:rPr>
      </w:pPr>
      <w:r w:rsidRPr="00852A7D">
        <w:rPr>
          <w:sz w:val="20"/>
          <w:szCs w:val="20"/>
        </w:rPr>
        <w:t>25.</w:t>
      </w:r>
      <w:r w:rsidRPr="00852A7D">
        <w:rPr>
          <w:sz w:val="20"/>
          <w:szCs w:val="20"/>
        </w:rPr>
        <w:tab/>
        <w:t xml:space="preserve">Barreca, A., Clay, K., Deschenes, O., Greenstone, M. &amp; Shapiro, J. S. Adapting to Climate Change: The Remarkable Decline in the US Temperature-Mortality Relationship over the Twentieth Century. </w:t>
      </w:r>
      <w:r w:rsidRPr="00852A7D">
        <w:rPr>
          <w:i/>
          <w:iCs/>
          <w:sz w:val="20"/>
          <w:szCs w:val="20"/>
        </w:rPr>
        <w:t>J. Polit. Econ.</w:t>
      </w:r>
      <w:r w:rsidRPr="00852A7D">
        <w:rPr>
          <w:sz w:val="20"/>
          <w:szCs w:val="20"/>
        </w:rPr>
        <w:t xml:space="preserve"> </w:t>
      </w:r>
      <w:r w:rsidRPr="00852A7D">
        <w:rPr>
          <w:b/>
          <w:bCs/>
          <w:sz w:val="20"/>
          <w:szCs w:val="20"/>
        </w:rPr>
        <w:t>124</w:t>
      </w:r>
      <w:r w:rsidRPr="00852A7D">
        <w:rPr>
          <w:sz w:val="20"/>
          <w:szCs w:val="20"/>
        </w:rPr>
        <w:t>, 105–159 (2016).</w:t>
      </w:r>
    </w:p>
    <w:p w14:paraId="0460C92C" w14:textId="77777777" w:rsidR="00F26D09" w:rsidRPr="00852A7D" w:rsidRDefault="00F26D09" w:rsidP="00852A7D">
      <w:pPr>
        <w:pStyle w:val="Bibliography"/>
        <w:spacing w:line="240" w:lineRule="auto"/>
        <w:rPr>
          <w:sz w:val="20"/>
          <w:szCs w:val="20"/>
        </w:rPr>
      </w:pPr>
      <w:r w:rsidRPr="00852A7D">
        <w:rPr>
          <w:sz w:val="20"/>
          <w:szCs w:val="20"/>
        </w:rPr>
        <w:t>26.</w:t>
      </w:r>
      <w:r w:rsidRPr="00852A7D">
        <w:rPr>
          <w:sz w:val="20"/>
          <w:szCs w:val="20"/>
        </w:rPr>
        <w:tab/>
        <w:t>EIA. 2020 RECS Survey Data. https://www.eia.gov/consumption/residential/data/2020/ (2022).</w:t>
      </w:r>
    </w:p>
    <w:p w14:paraId="10125DA7" w14:textId="77777777" w:rsidR="00F26D09" w:rsidRPr="00852A7D" w:rsidRDefault="00F26D09" w:rsidP="00852A7D">
      <w:pPr>
        <w:pStyle w:val="Bibliography"/>
        <w:spacing w:line="240" w:lineRule="auto"/>
        <w:rPr>
          <w:sz w:val="20"/>
          <w:szCs w:val="20"/>
        </w:rPr>
      </w:pPr>
      <w:r w:rsidRPr="00852A7D">
        <w:rPr>
          <w:sz w:val="20"/>
          <w:szCs w:val="20"/>
        </w:rPr>
        <w:t>27.</w:t>
      </w:r>
      <w:r w:rsidRPr="00852A7D">
        <w:rPr>
          <w:sz w:val="20"/>
          <w:szCs w:val="20"/>
        </w:rPr>
        <w:tab/>
        <w:t xml:space="preserve">EIA. </w:t>
      </w:r>
      <w:r w:rsidRPr="00852A7D">
        <w:rPr>
          <w:i/>
          <w:iCs/>
          <w:sz w:val="20"/>
          <w:szCs w:val="20"/>
        </w:rPr>
        <w:t>Residential Energy Consumption Survey (RECS): 2015 Household Characteristics Technical Documentation Summary</w:t>
      </w:r>
      <w:r w:rsidRPr="00852A7D">
        <w:rPr>
          <w:sz w:val="20"/>
          <w:szCs w:val="20"/>
        </w:rPr>
        <w:t>. 22 (2018).</w:t>
      </w:r>
    </w:p>
    <w:p w14:paraId="2B9F79C7" w14:textId="77777777" w:rsidR="00F26D09" w:rsidRPr="00852A7D" w:rsidRDefault="00F26D09" w:rsidP="00852A7D">
      <w:pPr>
        <w:pStyle w:val="Bibliography"/>
        <w:spacing w:line="240" w:lineRule="auto"/>
        <w:rPr>
          <w:sz w:val="20"/>
          <w:szCs w:val="20"/>
        </w:rPr>
      </w:pPr>
      <w:r w:rsidRPr="00852A7D">
        <w:rPr>
          <w:sz w:val="20"/>
          <w:szCs w:val="20"/>
        </w:rPr>
        <w:lastRenderedPageBreak/>
        <w:t>28.</w:t>
      </w:r>
      <w:r w:rsidRPr="00852A7D">
        <w:rPr>
          <w:sz w:val="20"/>
          <w:szCs w:val="20"/>
        </w:rPr>
        <w:tab/>
        <w:t xml:space="preserve">A/C Masters. HVAC Units: a Guide to Types and Sizes. </w:t>
      </w:r>
      <w:r w:rsidRPr="00852A7D">
        <w:rPr>
          <w:i/>
          <w:iCs/>
          <w:sz w:val="20"/>
          <w:szCs w:val="20"/>
        </w:rPr>
        <w:t>A/C Masters Heating &amp; Air Conditioning Inc.</w:t>
      </w:r>
      <w:r w:rsidRPr="00852A7D">
        <w:rPr>
          <w:sz w:val="20"/>
          <w:szCs w:val="20"/>
        </w:rPr>
        <w:t xml:space="preserve"> https://acmasters.com/a-guide-to-hvac-unit-types-sizes/ (2019).</w:t>
      </w:r>
    </w:p>
    <w:p w14:paraId="200FA448" w14:textId="77777777" w:rsidR="00F26D09" w:rsidRPr="00852A7D" w:rsidRDefault="00F26D09" w:rsidP="00852A7D">
      <w:pPr>
        <w:pStyle w:val="Bibliography"/>
        <w:spacing w:line="240" w:lineRule="auto"/>
        <w:rPr>
          <w:sz w:val="20"/>
          <w:szCs w:val="20"/>
        </w:rPr>
      </w:pPr>
      <w:r w:rsidRPr="00852A7D">
        <w:rPr>
          <w:sz w:val="20"/>
          <w:szCs w:val="20"/>
        </w:rPr>
        <w:t>29.</w:t>
      </w:r>
      <w:r w:rsidRPr="00852A7D">
        <w:rPr>
          <w:sz w:val="20"/>
          <w:szCs w:val="20"/>
        </w:rPr>
        <w:tab/>
        <w:t xml:space="preserve">Modernize Home Services. 2023 Furnace Size Calculator | What Size Furnace Do I Need? </w:t>
      </w:r>
      <w:r w:rsidRPr="00852A7D">
        <w:rPr>
          <w:i/>
          <w:iCs/>
          <w:sz w:val="20"/>
          <w:szCs w:val="20"/>
        </w:rPr>
        <w:t>Modernize</w:t>
      </w:r>
      <w:r w:rsidRPr="00852A7D">
        <w:rPr>
          <w:sz w:val="20"/>
          <w:szCs w:val="20"/>
        </w:rPr>
        <w:t xml:space="preserve"> https://modernize.com/hvac/heating-repair-installation/furnace/furnace-size-calculator (n.d.).</w:t>
      </w:r>
    </w:p>
    <w:p w14:paraId="131E2198" w14:textId="77777777" w:rsidR="00F26D09" w:rsidRPr="00852A7D" w:rsidRDefault="00F26D09" w:rsidP="00852A7D">
      <w:pPr>
        <w:pStyle w:val="Bibliography"/>
        <w:spacing w:line="240" w:lineRule="auto"/>
        <w:rPr>
          <w:sz w:val="20"/>
          <w:szCs w:val="20"/>
        </w:rPr>
      </w:pPr>
      <w:r w:rsidRPr="00852A7D">
        <w:rPr>
          <w:sz w:val="20"/>
          <w:szCs w:val="20"/>
        </w:rPr>
        <w:t>30.</w:t>
      </w:r>
      <w:r w:rsidRPr="00852A7D">
        <w:rPr>
          <w:sz w:val="20"/>
          <w:szCs w:val="20"/>
        </w:rPr>
        <w:tab/>
        <w:t xml:space="preserve">Home Depot. Koldfront 25,000 BTU 230V Window Air Conditioner Cools 1500 Sq. Ft. with Heater and Remote in White WAC25001W. </w:t>
      </w:r>
      <w:r w:rsidRPr="00852A7D">
        <w:rPr>
          <w:i/>
          <w:iCs/>
          <w:sz w:val="20"/>
          <w:szCs w:val="20"/>
        </w:rPr>
        <w:t>The Home Depot</w:t>
      </w:r>
      <w:r w:rsidRPr="00852A7D">
        <w:rPr>
          <w:sz w:val="20"/>
          <w:szCs w:val="20"/>
        </w:rPr>
        <w:t xml:space="preserve"> https://www.homedepot.com/p/Koldfront-25-000-BTU-230V-Window-Air-Conditioner-Cools-1500-Sq-Ft-with-Heater-and-Remote-in-White-WAC25001W/309204561 (2023).</w:t>
      </w:r>
    </w:p>
    <w:p w14:paraId="05FB89FB" w14:textId="77777777" w:rsidR="00F26D09" w:rsidRPr="00852A7D" w:rsidRDefault="00F26D09" w:rsidP="00852A7D">
      <w:pPr>
        <w:pStyle w:val="Bibliography"/>
        <w:spacing w:line="240" w:lineRule="auto"/>
        <w:rPr>
          <w:sz w:val="20"/>
          <w:szCs w:val="20"/>
        </w:rPr>
      </w:pPr>
      <w:r w:rsidRPr="00852A7D">
        <w:rPr>
          <w:sz w:val="20"/>
          <w:szCs w:val="20"/>
        </w:rPr>
        <w:t>31.</w:t>
      </w:r>
      <w:r w:rsidRPr="00852A7D">
        <w:rPr>
          <w:sz w:val="20"/>
          <w:szCs w:val="20"/>
        </w:rPr>
        <w:tab/>
        <w:t>Cohn, S. A. C. Development of a Personal Heater Efficiency Index. (University of California, Berkeley, 2017).</w:t>
      </w:r>
    </w:p>
    <w:p w14:paraId="1DE919C8" w14:textId="77777777" w:rsidR="00F26D09" w:rsidRPr="00852A7D" w:rsidRDefault="00F26D09" w:rsidP="00852A7D">
      <w:pPr>
        <w:pStyle w:val="Bibliography"/>
        <w:spacing w:line="240" w:lineRule="auto"/>
        <w:rPr>
          <w:sz w:val="20"/>
          <w:szCs w:val="20"/>
        </w:rPr>
      </w:pPr>
      <w:r w:rsidRPr="00852A7D">
        <w:rPr>
          <w:sz w:val="20"/>
          <w:szCs w:val="20"/>
        </w:rPr>
        <w:t>32.</w:t>
      </w:r>
      <w:r w:rsidRPr="00852A7D">
        <w:rPr>
          <w:sz w:val="20"/>
          <w:szCs w:val="20"/>
        </w:rPr>
        <w:tab/>
        <w:t xml:space="preserve">Lee, W. V. &amp; Shaman, J. Heat-coping strategies and bedroom thermal satisfaction in New York City. </w:t>
      </w:r>
      <w:r w:rsidRPr="00852A7D">
        <w:rPr>
          <w:i/>
          <w:iCs/>
          <w:sz w:val="20"/>
          <w:szCs w:val="20"/>
        </w:rPr>
        <w:t>Sci. Total Environ.</w:t>
      </w:r>
      <w:r w:rsidRPr="00852A7D">
        <w:rPr>
          <w:sz w:val="20"/>
          <w:szCs w:val="20"/>
        </w:rPr>
        <w:t xml:space="preserve"> </w:t>
      </w:r>
      <w:r w:rsidRPr="00852A7D">
        <w:rPr>
          <w:b/>
          <w:bCs/>
          <w:sz w:val="20"/>
          <w:szCs w:val="20"/>
        </w:rPr>
        <w:t>574</w:t>
      </w:r>
      <w:r w:rsidRPr="00852A7D">
        <w:rPr>
          <w:sz w:val="20"/>
          <w:szCs w:val="20"/>
        </w:rPr>
        <w:t>, 1217–1231 (2017).</w:t>
      </w:r>
    </w:p>
    <w:p w14:paraId="128EDEF5" w14:textId="77777777" w:rsidR="00F26D09" w:rsidRPr="00852A7D" w:rsidRDefault="00F26D09" w:rsidP="00852A7D">
      <w:pPr>
        <w:pStyle w:val="Bibliography"/>
        <w:spacing w:line="240" w:lineRule="auto"/>
        <w:rPr>
          <w:sz w:val="20"/>
          <w:szCs w:val="20"/>
        </w:rPr>
      </w:pPr>
      <w:r w:rsidRPr="00852A7D">
        <w:rPr>
          <w:sz w:val="20"/>
          <w:szCs w:val="20"/>
        </w:rPr>
        <w:t>33.</w:t>
      </w:r>
      <w:r w:rsidRPr="00852A7D">
        <w:rPr>
          <w:sz w:val="20"/>
          <w:szCs w:val="20"/>
        </w:rPr>
        <w:tab/>
        <w:t xml:space="preserve">Lin, Z. &amp; Deng, S. A questionnaire survey on sleeping thermal environment and bedroom air conditioning in high-rise residences in Hong Kong. </w:t>
      </w:r>
      <w:r w:rsidRPr="00852A7D">
        <w:rPr>
          <w:i/>
          <w:iCs/>
          <w:sz w:val="20"/>
          <w:szCs w:val="20"/>
        </w:rPr>
        <w:t>Energy Build.</w:t>
      </w:r>
      <w:r w:rsidRPr="00852A7D">
        <w:rPr>
          <w:sz w:val="20"/>
          <w:szCs w:val="20"/>
        </w:rPr>
        <w:t xml:space="preserve"> </w:t>
      </w:r>
      <w:r w:rsidRPr="00852A7D">
        <w:rPr>
          <w:b/>
          <w:bCs/>
          <w:sz w:val="20"/>
          <w:szCs w:val="20"/>
        </w:rPr>
        <w:t>38</w:t>
      </w:r>
      <w:r w:rsidRPr="00852A7D">
        <w:rPr>
          <w:sz w:val="20"/>
          <w:szCs w:val="20"/>
        </w:rPr>
        <w:t>, 1302–1307 (2006).</w:t>
      </w:r>
    </w:p>
    <w:p w14:paraId="0E0C138E" w14:textId="77777777" w:rsidR="00F26D09" w:rsidRPr="00852A7D" w:rsidRDefault="00F26D09" w:rsidP="00852A7D">
      <w:pPr>
        <w:pStyle w:val="Bibliography"/>
        <w:spacing w:line="240" w:lineRule="auto"/>
        <w:rPr>
          <w:sz w:val="20"/>
          <w:szCs w:val="20"/>
        </w:rPr>
      </w:pPr>
      <w:r w:rsidRPr="00852A7D">
        <w:rPr>
          <w:sz w:val="20"/>
          <w:szCs w:val="20"/>
        </w:rPr>
        <w:t>34.</w:t>
      </w:r>
      <w:r w:rsidRPr="00852A7D">
        <w:rPr>
          <w:sz w:val="20"/>
          <w:szCs w:val="20"/>
        </w:rPr>
        <w:tab/>
        <w:t xml:space="preserve">An, J., Yan, D. &amp; Hong, T. Clustering and statistical analyses of air-conditioning intensity and use patterns in residential buildings. </w:t>
      </w:r>
      <w:r w:rsidRPr="00852A7D">
        <w:rPr>
          <w:i/>
          <w:iCs/>
          <w:sz w:val="20"/>
          <w:szCs w:val="20"/>
        </w:rPr>
        <w:t>Energy Build.</w:t>
      </w:r>
      <w:r w:rsidRPr="00852A7D">
        <w:rPr>
          <w:sz w:val="20"/>
          <w:szCs w:val="20"/>
        </w:rPr>
        <w:t xml:space="preserve"> </w:t>
      </w:r>
      <w:r w:rsidRPr="00852A7D">
        <w:rPr>
          <w:b/>
          <w:bCs/>
          <w:sz w:val="20"/>
          <w:szCs w:val="20"/>
        </w:rPr>
        <w:t>174</w:t>
      </w:r>
      <w:r w:rsidRPr="00852A7D">
        <w:rPr>
          <w:sz w:val="20"/>
          <w:szCs w:val="20"/>
        </w:rPr>
        <w:t>, 214–227 (2018).</w:t>
      </w:r>
    </w:p>
    <w:p w14:paraId="0056EB0F" w14:textId="77777777" w:rsidR="00F26D09" w:rsidRPr="00852A7D" w:rsidRDefault="00F26D09" w:rsidP="00852A7D">
      <w:pPr>
        <w:pStyle w:val="Bibliography"/>
        <w:spacing w:line="240" w:lineRule="auto"/>
        <w:rPr>
          <w:sz w:val="20"/>
          <w:szCs w:val="20"/>
        </w:rPr>
      </w:pPr>
      <w:r w:rsidRPr="00852A7D">
        <w:rPr>
          <w:sz w:val="20"/>
          <w:szCs w:val="20"/>
        </w:rPr>
        <w:t>35.</w:t>
      </w:r>
      <w:r w:rsidRPr="00852A7D">
        <w:rPr>
          <w:sz w:val="20"/>
          <w:szCs w:val="20"/>
        </w:rPr>
        <w:tab/>
        <w:t xml:space="preserve">Sekhar, S. C. &amp; Goh, S. E. Thermal comfort and IAQ characteristics of naturally/mechanically ventilated and air-conditioned bedrooms in a hot and humid climate. </w:t>
      </w:r>
      <w:r w:rsidRPr="00852A7D">
        <w:rPr>
          <w:i/>
          <w:iCs/>
          <w:sz w:val="20"/>
          <w:szCs w:val="20"/>
        </w:rPr>
        <w:t>Build. Environ.</w:t>
      </w:r>
      <w:r w:rsidRPr="00852A7D">
        <w:rPr>
          <w:sz w:val="20"/>
          <w:szCs w:val="20"/>
        </w:rPr>
        <w:t xml:space="preserve"> </w:t>
      </w:r>
      <w:r w:rsidRPr="00852A7D">
        <w:rPr>
          <w:b/>
          <w:bCs/>
          <w:sz w:val="20"/>
          <w:szCs w:val="20"/>
        </w:rPr>
        <w:t>46</w:t>
      </w:r>
      <w:r w:rsidRPr="00852A7D">
        <w:rPr>
          <w:sz w:val="20"/>
          <w:szCs w:val="20"/>
        </w:rPr>
        <w:t>, 1905–1916 (2011).</w:t>
      </w:r>
    </w:p>
    <w:p w14:paraId="218441F8" w14:textId="77777777" w:rsidR="00F26D09" w:rsidRPr="00852A7D" w:rsidRDefault="00F26D09" w:rsidP="00852A7D">
      <w:pPr>
        <w:pStyle w:val="Bibliography"/>
        <w:spacing w:line="240" w:lineRule="auto"/>
        <w:rPr>
          <w:sz w:val="20"/>
          <w:szCs w:val="20"/>
        </w:rPr>
      </w:pPr>
      <w:r w:rsidRPr="00852A7D">
        <w:rPr>
          <w:sz w:val="20"/>
          <w:szCs w:val="20"/>
        </w:rPr>
        <w:t>36.</w:t>
      </w:r>
      <w:r w:rsidRPr="00852A7D">
        <w:rPr>
          <w:sz w:val="20"/>
          <w:szCs w:val="20"/>
        </w:rPr>
        <w:tab/>
        <w:t>Birol, D. F. The Future of Cooling. 92 (2018).</w:t>
      </w:r>
    </w:p>
    <w:p w14:paraId="69E37E51" w14:textId="77777777" w:rsidR="00F26D09" w:rsidRPr="00852A7D" w:rsidRDefault="00F26D09" w:rsidP="00852A7D">
      <w:pPr>
        <w:pStyle w:val="Bibliography"/>
        <w:spacing w:line="240" w:lineRule="auto"/>
        <w:rPr>
          <w:sz w:val="20"/>
          <w:szCs w:val="20"/>
        </w:rPr>
      </w:pPr>
      <w:r w:rsidRPr="00852A7D">
        <w:rPr>
          <w:sz w:val="20"/>
          <w:szCs w:val="20"/>
        </w:rPr>
        <w:t>37.</w:t>
      </w:r>
      <w:r w:rsidRPr="00852A7D">
        <w:rPr>
          <w:sz w:val="20"/>
          <w:szCs w:val="20"/>
        </w:rPr>
        <w:tab/>
        <w:t xml:space="preserve">Cox, D. T. C., Maclean, I. M. D., Gardner, A. S. &amp; Gaston, K. J. Global variation in diurnal asymmetry in temperature, cloud cover, specific humidity and precipitation and its association with leaf area index. </w:t>
      </w:r>
      <w:r w:rsidRPr="00852A7D">
        <w:rPr>
          <w:i/>
          <w:iCs/>
          <w:sz w:val="20"/>
          <w:szCs w:val="20"/>
        </w:rPr>
        <w:t>Glob. Change Biol.</w:t>
      </w:r>
      <w:r w:rsidRPr="00852A7D">
        <w:rPr>
          <w:sz w:val="20"/>
          <w:szCs w:val="20"/>
        </w:rPr>
        <w:t xml:space="preserve"> </w:t>
      </w:r>
      <w:r w:rsidRPr="00852A7D">
        <w:rPr>
          <w:b/>
          <w:bCs/>
          <w:sz w:val="20"/>
          <w:szCs w:val="20"/>
        </w:rPr>
        <w:t>26</w:t>
      </w:r>
      <w:r w:rsidRPr="00852A7D">
        <w:rPr>
          <w:sz w:val="20"/>
          <w:szCs w:val="20"/>
        </w:rPr>
        <w:t>, 7099–7111 (2020).</w:t>
      </w:r>
    </w:p>
    <w:p w14:paraId="5771CCA1" w14:textId="77777777" w:rsidR="00F26D09" w:rsidRPr="00852A7D" w:rsidRDefault="00F26D09" w:rsidP="00852A7D">
      <w:pPr>
        <w:pStyle w:val="Bibliography"/>
        <w:spacing w:line="240" w:lineRule="auto"/>
        <w:rPr>
          <w:sz w:val="20"/>
          <w:szCs w:val="20"/>
        </w:rPr>
      </w:pPr>
      <w:r w:rsidRPr="00852A7D">
        <w:rPr>
          <w:sz w:val="20"/>
          <w:szCs w:val="20"/>
        </w:rPr>
        <w:t>38.</w:t>
      </w:r>
      <w:r w:rsidRPr="00852A7D">
        <w:rPr>
          <w:sz w:val="20"/>
          <w:szCs w:val="20"/>
        </w:rPr>
        <w:tab/>
        <w:t xml:space="preserve">Murage, P., Hajat, S. &amp; Kovats, R. S. Effect of night-time temperatures on cause and age-specific mortality in London. </w:t>
      </w:r>
      <w:r w:rsidRPr="00852A7D">
        <w:rPr>
          <w:i/>
          <w:iCs/>
          <w:sz w:val="20"/>
          <w:szCs w:val="20"/>
        </w:rPr>
        <w:t>Environ. Epidemiol.</w:t>
      </w:r>
      <w:r w:rsidRPr="00852A7D">
        <w:rPr>
          <w:sz w:val="20"/>
          <w:szCs w:val="20"/>
        </w:rPr>
        <w:t xml:space="preserve"> </w:t>
      </w:r>
      <w:r w:rsidRPr="00852A7D">
        <w:rPr>
          <w:b/>
          <w:bCs/>
          <w:sz w:val="20"/>
          <w:szCs w:val="20"/>
        </w:rPr>
        <w:t>1</w:t>
      </w:r>
      <w:r w:rsidRPr="00852A7D">
        <w:rPr>
          <w:sz w:val="20"/>
          <w:szCs w:val="20"/>
        </w:rPr>
        <w:t>, e005 (2017).</w:t>
      </w:r>
    </w:p>
    <w:p w14:paraId="43C42936" w14:textId="77777777" w:rsidR="00F26D09" w:rsidRPr="00852A7D" w:rsidRDefault="00F26D09" w:rsidP="00852A7D">
      <w:pPr>
        <w:pStyle w:val="Bibliography"/>
        <w:spacing w:line="240" w:lineRule="auto"/>
        <w:rPr>
          <w:sz w:val="20"/>
          <w:szCs w:val="20"/>
        </w:rPr>
      </w:pPr>
      <w:r w:rsidRPr="00852A7D">
        <w:rPr>
          <w:sz w:val="20"/>
          <w:szCs w:val="20"/>
        </w:rPr>
        <w:t>39.</w:t>
      </w:r>
      <w:r w:rsidRPr="00852A7D">
        <w:rPr>
          <w:sz w:val="20"/>
          <w:szCs w:val="20"/>
        </w:rPr>
        <w:tab/>
        <w:t xml:space="preserve">Obradovich, N., Migliorini, R., Mednick, S. C. &amp; Fowler, J. H. Nighttime temperature and human sleep loss in a changing climate. </w:t>
      </w:r>
      <w:r w:rsidRPr="00852A7D">
        <w:rPr>
          <w:i/>
          <w:iCs/>
          <w:sz w:val="20"/>
          <w:szCs w:val="20"/>
        </w:rPr>
        <w:t>Sci. Adv.</w:t>
      </w:r>
      <w:r w:rsidRPr="00852A7D">
        <w:rPr>
          <w:sz w:val="20"/>
          <w:szCs w:val="20"/>
        </w:rPr>
        <w:t xml:space="preserve"> </w:t>
      </w:r>
      <w:r w:rsidRPr="00852A7D">
        <w:rPr>
          <w:b/>
          <w:bCs/>
          <w:sz w:val="20"/>
          <w:szCs w:val="20"/>
        </w:rPr>
        <w:t>3</w:t>
      </w:r>
      <w:r w:rsidRPr="00852A7D">
        <w:rPr>
          <w:sz w:val="20"/>
          <w:szCs w:val="20"/>
        </w:rPr>
        <w:t>, e1601555 (2017).</w:t>
      </w:r>
    </w:p>
    <w:p w14:paraId="576DC599" w14:textId="77777777" w:rsidR="00F26D09" w:rsidRPr="00852A7D" w:rsidRDefault="00F26D09" w:rsidP="00852A7D">
      <w:pPr>
        <w:pStyle w:val="Bibliography"/>
        <w:spacing w:line="240" w:lineRule="auto"/>
        <w:rPr>
          <w:sz w:val="20"/>
          <w:szCs w:val="20"/>
        </w:rPr>
      </w:pPr>
      <w:r w:rsidRPr="00852A7D">
        <w:rPr>
          <w:sz w:val="20"/>
          <w:szCs w:val="20"/>
        </w:rPr>
        <w:t>40.</w:t>
      </w:r>
      <w:r w:rsidRPr="00852A7D">
        <w:rPr>
          <w:sz w:val="20"/>
          <w:szCs w:val="20"/>
        </w:rPr>
        <w:tab/>
        <w:t xml:space="preserve">de Munck, C. </w:t>
      </w:r>
      <w:r w:rsidRPr="00852A7D">
        <w:rPr>
          <w:i/>
          <w:iCs/>
          <w:sz w:val="20"/>
          <w:szCs w:val="20"/>
        </w:rPr>
        <w:t>et al.</w:t>
      </w:r>
      <w:r w:rsidRPr="00852A7D">
        <w:rPr>
          <w:sz w:val="20"/>
          <w:szCs w:val="20"/>
        </w:rPr>
        <w:t xml:space="preserve"> How much can air conditioning increase air temperatures for a city like Paris, France? </w:t>
      </w:r>
      <w:r w:rsidRPr="00852A7D">
        <w:rPr>
          <w:i/>
          <w:iCs/>
          <w:sz w:val="20"/>
          <w:szCs w:val="20"/>
        </w:rPr>
        <w:t>Int. J. Climatol.</w:t>
      </w:r>
      <w:r w:rsidRPr="00852A7D">
        <w:rPr>
          <w:sz w:val="20"/>
          <w:szCs w:val="20"/>
        </w:rPr>
        <w:t xml:space="preserve"> </w:t>
      </w:r>
      <w:r w:rsidRPr="00852A7D">
        <w:rPr>
          <w:b/>
          <w:bCs/>
          <w:sz w:val="20"/>
          <w:szCs w:val="20"/>
        </w:rPr>
        <w:t>33</w:t>
      </w:r>
      <w:r w:rsidRPr="00852A7D">
        <w:rPr>
          <w:sz w:val="20"/>
          <w:szCs w:val="20"/>
        </w:rPr>
        <w:t>, 210–227 (2013).</w:t>
      </w:r>
    </w:p>
    <w:p w14:paraId="29425547" w14:textId="77777777" w:rsidR="00F26D09" w:rsidRPr="00852A7D" w:rsidRDefault="00F26D09" w:rsidP="00852A7D">
      <w:pPr>
        <w:pStyle w:val="Bibliography"/>
        <w:spacing w:line="240" w:lineRule="auto"/>
        <w:rPr>
          <w:sz w:val="20"/>
          <w:szCs w:val="20"/>
        </w:rPr>
      </w:pPr>
      <w:r w:rsidRPr="00852A7D">
        <w:rPr>
          <w:sz w:val="20"/>
          <w:szCs w:val="20"/>
        </w:rPr>
        <w:t>41.</w:t>
      </w:r>
      <w:r w:rsidRPr="00852A7D">
        <w:rPr>
          <w:sz w:val="20"/>
          <w:szCs w:val="20"/>
        </w:rPr>
        <w:tab/>
        <w:t xml:space="preserve">Stone, B. </w:t>
      </w:r>
      <w:r w:rsidRPr="00852A7D">
        <w:rPr>
          <w:i/>
          <w:iCs/>
          <w:sz w:val="20"/>
          <w:szCs w:val="20"/>
        </w:rPr>
        <w:t>et al.</w:t>
      </w:r>
      <w:r w:rsidRPr="00852A7D">
        <w:rPr>
          <w:sz w:val="20"/>
          <w:szCs w:val="20"/>
        </w:rPr>
        <w:t xml:space="preserve"> Compound Climate and Infrastructure Events: How Electrical Grid Failure Alters Heat Wave Risk. </w:t>
      </w:r>
      <w:r w:rsidRPr="00852A7D">
        <w:rPr>
          <w:i/>
          <w:iCs/>
          <w:sz w:val="20"/>
          <w:szCs w:val="20"/>
        </w:rPr>
        <w:t>Environ. Sci. Technol.</w:t>
      </w:r>
      <w:r w:rsidRPr="00852A7D">
        <w:rPr>
          <w:sz w:val="20"/>
          <w:szCs w:val="20"/>
        </w:rPr>
        <w:t xml:space="preserve"> </w:t>
      </w:r>
      <w:r w:rsidRPr="00852A7D">
        <w:rPr>
          <w:b/>
          <w:bCs/>
          <w:sz w:val="20"/>
          <w:szCs w:val="20"/>
        </w:rPr>
        <w:t>55</w:t>
      </w:r>
      <w:r w:rsidRPr="00852A7D">
        <w:rPr>
          <w:sz w:val="20"/>
          <w:szCs w:val="20"/>
        </w:rPr>
        <w:t>, 6957–6964 (2021).</w:t>
      </w:r>
    </w:p>
    <w:p w14:paraId="70CE3E56" w14:textId="77777777" w:rsidR="00F26D09" w:rsidRPr="00852A7D" w:rsidRDefault="00F26D09" w:rsidP="00852A7D">
      <w:pPr>
        <w:pStyle w:val="Bibliography"/>
        <w:spacing w:line="240" w:lineRule="auto"/>
        <w:rPr>
          <w:sz w:val="20"/>
          <w:szCs w:val="20"/>
        </w:rPr>
      </w:pPr>
      <w:r w:rsidRPr="00852A7D">
        <w:rPr>
          <w:sz w:val="20"/>
          <w:szCs w:val="20"/>
        </w:rPr>
        <w:t>42.</w:t>
      </w:r>
      <w:r w:rsidRPr="00852A7D">
        <w:rPr>
          <w:sz w:val="20"/>
          <w:szCs w:val="20"/>
        </w:rPr>
        <w:tab/>
        <w:t xml:space="preserve">King, C., Rhodes, J. &amp; Zarnikau, J. </w:t>
      </w:r>
      <w:r w:rsidRPr="00852A7D">
        <w:rPr>
          <w:i/>
          <w:iCs/>
          <w:sz w:val="20"/>
          <w:szCs w:val="20"/>
        </w:rPr>
        <w:t>The Timeline and Events of the February 2021 Texas Electric Grid Blackouts</w:t>
      </w:r>
      <w:r w:rsidRPr="00852A7D">
        <w:rPr>
          <w:sz w:val="20"/>
          <w:szCs w:val="20"/>
        </w:rPr>
        <w:t>. https://energy.utexas.edu/sites/default/files/UTAustin%20%282021%29%20EventsFebruary2021TexasBlackout%2020210714.pdf (2021).</w:t>
      </w:r>
    </w:p>
    <w:p w14:paraId="333A5644" w14:textId="77777777" w:rsidR="00F26D09" w:rsidRPr="00852A7D" w:rsidRDefault="00F26D09" w:rsidP="00852A7D">
      <w:pPr>
        <w:pStyle w:val="Bibliography"/>
        <w:spacing w:line="240" w:lineRule="auto"/>
        <w:rPr>
          <w:sz w:val="20"/>
          <w:szCs w:val="20"/>
        </w:rPr>
      </w:pPr>
      <w:r w:rsidRPr="00852A7D">
        <w:rPr>
          <w:sz w:val="20"/>
          <w:szCs w:val="20"/>
        </w:rPr>
        <w:t>43.</w:t>
      </w:r>
      <w:r w:rsidRPr="00852A7D">
        <w:rPr>
          <w:sz w:val="20"/>
          <w:szCs w:val="20"/>
        </w:rPr>
        <w:tab/>
        <w:t xml:space="preserve">Zhang, H., Arens, E. &amp; Zhai, Y. A review of the corrective power of personal comfort systems in non-neutral ambient environments. </w:t>
      </w:r>
      <w:r w:rsidRPr="00852A7D">
        <w:rPr>
          <w:i/>
          <w:iCs/>
          <w:sz w:val="20"/>
          <w:szCs w:val="20"/>
        </w:rPr>
        <w:t>Build. Environ.</w:t>
      </w:r>
      <w:r w:rsidRPr="00852A7D">
        <w:rPr>
          <w:sz w:val="20"/>
          <w:szCs w:val="20"/>
        </w:rPr>
        <w:t xml:space="preserve"> </w:t>
      </w:r>
      <w:r w:rsidRPr="00852A7D">
        <w:rPr>
          <w:b/>
          <w:bCs/>
          <w:sz w:val="20"/>
          <w:szCs w:val="20"/>
        </w:rPr>
        <w:t>91</w:t>
      </w:r>
      <w:r w:rsidRPr="00852A7D">
        <w:rPr>
          <w:sz w:val="20"/>
          <w:szCs w:val="20"/>
        </w:rPr>
        <w:t>, 15–41 (2015).</w:t>
      </w:r>
    </w:p>
    <w:p w14:paraId="600C2D44" w14:textId="77777777" w:rsidR="00F26D09" w:rsidRPr="00852A7D" w:rsidRDefault="00F26D09" w:rsidP="00852A7D">
      <w:pPr>
        <w:pStyle w:val="Bibliography"/>
        <w:spacing w:line="240" w:lineRule="auto"/>
        <w:rPr>
          <w:sz w:val="20"/>
          <w:szCs w:val="20"/>
        </w:rPr>
      </w:pPr>
      <w:r w:rsidRPr="00852A7D">
        <w:rPr>
          <w:sz w:val="20"/>
          <w:szCs w:val="20"/>
        </w:rPr>
        <w:t>44.</w:t>
      </w:r>
      <w:r w:rsidRPr="00852A7D">
        <w:rPr>
          <w:sz w:val="20"/>
          <w:szCs w:val="20"/>
        </w:rPr>
        <w:tab/>
        <w:t xml:space="preserve">Rawal, R. </w:t>
      </w:r>
      <w:r w:rsidRPr="00852A7D">
        <w:rPr>
          <w:i/>
          <w:iCs/>
          <w:sz w:val="20"/>
          <w:szCs w:val="20"/>
        </w:rPr>
        <w:t>et al.</w:t>
      </w:r>
      <w:r w:rsidRPr="00852A7D">
        <w:rPr>
          <w:sz w:val="20"/>
          <w:szCs w:val="20"/>
        </w:rPr>
        <w:t xml:space="preserve"> Personal comfort systems: A review on comfort, energy, and economics. </w:t>
      </w:r>
      <w:r w:rsidRPr="00852A7D">
        <w:rPr>
          <w:i/>
          <w:iCs/>
          <w:sz w:val="20"/>
          <w:szCs w:val="20"/>
        </w:rPr>
        <w:t>Energy Build.</w:t>
      </w:r>
      <w:r w:rsidRPr="00852A7D">
        <w:rPr>
          <w:sz w:val="20"/>
          <w:szCs w:val="20"/>
        </w:rPr>
        <w:t xml:space="preserve"> </w:t>
      </w:r>
      <w:r w:rsidRPr="00852A7D">
        <w:rPr>
          <w:b/>
          <w:bCs/>
          <w:sz w:val="20"/>
          <w:szCs w:val="20"/>
        </w:rPr>
        <w:t>214</w:t>
      </w:r>
      <w:r w:rsidRPr="00852A7D">
        <w:rPr>
          <w:sz w:val="20"/>
          <w:szCs w:val="20"/>
        </w:rPr>
        <w:t>, 109858 (2020).</w:t>
      </w:r>
    </w:p>
    <w:p w14:paraId="4E317D3E" w14:textId="77777777" w:rsidR="00F26D09" w:rsidRPr="00852A7D" w:rsidRDefault="00F26D09" w:rsidP="00852A7D">
      <w:pPr>
        <w:pStyle w:val="Bibliography"/>
        <w:spacing w:line="240" w:lineRule="auto"/>
        <w:rPr>
          <w:sz w:val="20"/>
          <w:szCs w:val="20"/>
        </w:rPr>
      </w:pPr>
      <w:r w:rsidRPr="00852A7D">
        <w:rPr>
          <w:sz w:val="20"/>
          <w:szCs w:val="20"/>
        </w:rPr>
        <w:t>45.</w:t>
      </w:r>
      <w:r w:rsidRPr="00852A7D">
        <w:rPr>
          <w:sz w:val="20"/>
          <w:szCs w:val="20"/>
        </w:rPr>
        <w:tab/>
        <w:t xml:space="preserve">Sekhar, S. C. Higher space temperatures and better thermal comfort — a tropical analysis. </w:t>
      </w:r>
      <w:r w:rsidRPr="00852A7D">
        <w:rPr>
          <w:i/>
          <w:iCs/>
          <w:sz w:val="20"/>
          <w:szCs w:val="20"/>
        </w:rPr>
        <w:t>Energy Build.</w:t>
      </w:r>
      <w:r w:rsidRPr="00852A7D">
        <w:rPr>
          <w:sz w:val="20"/>
          <w:szCs w:val="20"/>
        </w:rPr>
        <w:t xml:space="preserve"> </w:t>
      </w:r>
      <w:r w:rsidRPr="00852A7D">
        <w:rPr>
          <w:b/>
          <w:bCs/>
          <w:sz w:val="20"/>
          <w:szCs w:val="20"/>
        </w:rPr>
        <w:t>23</w:t>
      </w:r>
      <w:r w:rsidRPr="00852A7D">
        <w:rPr>
          <w:sz w:val="20"/>
          <w:szCs w:val="20"/>
        </w:rPr>
        <w:t>, 63–70 (1995).</w:t>
      </w:r>
    </w:p>
    <w:p w14:paraId="5B9E90CF" w14:textId="77777777" w:rsidR="00F26D09" w:rsidRPr="00852A7D" w:rsidRDefault="00F26D09" w:rsidP="00852A7D">
      <w:pPr>
        <w:pStyle w:val="Bibliography"/>
        <w:spacing w:line="240" w:lineRule="auto"/>
        <w:rPr>
          <w:sz w:val="20"/>
          <w:szCs w:val="20"/>
        </w:rPr>
      </w:pPr>
      <w:r w:rsidRPr="00852A7D">
        <w:rPr>
          <w:sz w:val="20"/>
          <w:szCs w:val="20"/>
        </w:rPr>
        <w:t>46.</w:t>
      </w:r>
      <w:r w:rsidRPr="00852A7D">
        <w:rPr>
          <w:sz w:val="20"/>
          <w:szCs w:val="20"/>
        </w:rPr>
        <w:tab/>
        <w:t xml:space="preserve">Schiavon, S. &amp; Melikov, A. K. Energy saving and improved comfort by increased air movement. </w:t>
      </w:r>
      <w:r w:rsidRPr="00852A7D">
        <w:rPr>
          <w:i/>
          <w:iCs/>
          <w:sz w:val="20"/>
          <w:szCs w:val="20"/>
        </w:rPr>
        <w:t>Energy Build.</w:t>
      </w:r>
      <w:r w:rsidRPr="00852A7D">
        <w:rPr>
          <w:sz w:val="20"/>
          <w:szCs w:val="20"/>
        </w:rPr>
        <w:t xml:space="preserve"> </w:t>
      </w:r>
      <w:r w:rsidRPr="00852A7D">
        <w:rPr>
          <w:b/>
          <w:bCs/>
          <w:sz w:val="20"/>
          <w:szCs w:val="20"/>
        </w:rPr>
        <w:t>40</w:t>
      </w:r>
      <w:r w:rsidRPr="00852A7D">
        <w:rPr>
          <w:sz w:val="20"/>
          <w:szCs w:val="20"/>
        </w:rPr>
        <w:t>, 1954–1960 (2008).</w:t>
      </w:r>
    </w:p>
    <w:p w14:paraId="6D263481" w14:textId="77777777" w:rsidR="00F26D09" w:rsidRPr="00852A7D" w:rsidRDefault="00F26D09" w:rsidP="00852A7D">
      <w:pPr>
        <w:pStyle w:val="Bibliography"/>
        <w:spacing w:line="240" w:lineRule="auto"/>
        <w:rPr>
          <w:sz w:val="20"/>
          <w:szCs w:val="20"/>
        </w:rPr>
      </w:pPr>
      <w:r w:rsidRPr="00852A7D">
        <w:rPr>
          <w:sz w:val="20"/>
          <w:szCs w:val="20"/>
        </w:rPr>
        <w:t>47.</w:t>
      </w:r>
      <w:r w:rsidRPr="00852A7D">
        <w:rPr>
          <w:sz w:val="20"/>
          <w:szCs w:val="20"/>
        </w:rPr>
        <w:tab/>
        <w:t xml:space="preserve">Hoyt, T., Arens, E. &amp; Zhang, H. Extending air temperature setpoints: Simulated energy savings and design considerations for new and retrofit buildings. </w:t>
      </w:r>
      <w:r w:rsidRPr="00852A7D">
        <w:rPr>
          <w:i/>
          <w:iCs/>
          <w:sz w:val="20"/>
          <w:szCs w:val="20"/>
        </w:rPr>
        <w:t>Build. Environ.</w:t>
      </w:r>
      <w:r w:rsidRPr="00852A7D">
        <w:rPr>
          <w:sz w:val="20"/>
          <w:szCs w:val="20"/>
        </w:rPr>
        <w:t xml:space="preserve"> </w:t>
      </w:r>
      <w:r w:rsidRPr="00852A7D">
        <w:rPr>
          <w:b/>
          <w:bCs/>
          <w:sz w:val="20"/>
          <w:szCs w:val="20"/>
        </w:rPr>
        <w:t>88</w:t>
      </w:r>
      <w:r w:rsidRPr="00852A7D">
        <w:rPr>
          <w:sz w:val="20"/>
          <w:szCs w:val="20"/>
        </w:rPr>
        <w:t>, 89–96 (2014).</w:t>
      </w:r>
    </w:p>
    <w:p w14:paraId="6DB93ADD" w14:textId="77777777" w:rsidR="00F26D09" w:rsidRPr="00852A7D" w:rsidRDefault="00F26D09" w:rsidP="00852A7D">
      <w:pPr>
        <w:pStyle w:val="Bibliography"/>
        <w:spacing w:line="240" w:lineRule="auto"/>
        <w:rPr>
          <w:sz w:val="20"/>
          <w:szCs w:val="20"/>
        </w:rPr>
      </w:pPr>
      <w:r w:rsidRPr="00852A7D">
        <w:rPr>
          <w:sz w:val="20"/>
          <w:szCs w:val="20"/>
        </w:rPr>
        <w:t>48.</w:t>
      </w:r>
      <w:r w:rsidRPr="00852A7D">
        <w:rPr>
          <w:sz w:val="20"/>
          <w:szCs w:val="20"/>
        </w:rPr>
        <w:tab/>
        <w:t xml:space="preserve">Lan, L., Qian, X. L., Lian, Z. W. &amp; Lin, Y. B. Local body cooling to improve sleep quality and thermal comfort in a hot environment. </w:t>
      </w:r>
      <w:r w:rsidRPr="00852A7D">
        <w:rPr>
          <w:i/>
          <w:iCs/>
          <w:sz w:val="20"/>
          <w:szCs w:val="20"/>
        </w:rPr>
        <w:t>Indoor Air</w:t>
      </w:r>
      <w:r w:rsidRPr="00852A7D">
        <w:rPr>
          <w:sz w:val="20"/>
          <w:szCs w:val="20"/>
        </w:rPr>
        <w:t xml:space="preserve"> </w:t>
      </w:r>
      <w:r w:rsidRPr="00852A7D">
        <w:rPr>
          <w:b/>
          <w:bCs/>
          <w:sz w:val="20"/>
          <w:szCs w:val="20"/>
        </w:rPr>
        <w:t>28</w:t>
      </w:r>
      <w:r w:rsidRPr="00852A7D">
        <w:rPr>
          <w:sz w:val="20"/>
          <w:szCs w:val="20"/>
        </w:rPr>
        <w:t>, 135–145 (2018).</w:t>
      </w:r>
    </w:p>
    <w:p w14:paraId="76140FD1" w14:textId="77777777" w:rsidR="00F26D09" w:rsidRPr="00852A7D" w:rsidRDefault="00F26D09" w:rsidP="00852A7D">
      <w:pPr>
        <w:pStyle w:val="Bibliography"/>
        <w:spacing w:line="240" w:lineRule="auto"/>
        <w:rPr>
          <w:sz w:val="20"/>
          <w:szCs w:val="20"/>
        </w:rPr>
      </w:pPr>
      <w:r w:rsidRPr="00852A7D">
        <w:rPr>
          <w:sz w:val="20"/>
          <w:szCs w:val="20"/>
        </w:rPr>
        <w:t>49.</w:t>
      </w:r>
      <w:r w:rsidRPr="00852A7D">
        <w:rPr>
          <w:sz w:val="20"/>
          <w:szCs w:val="20"/>
        </w:rPr>
        <w:tab/>
        <w:t xml:space="preserve">Kawabata, A. &amp; Tokura, H. Effects of Two kinds of Pillow on Thermoregulatory Responses during Night Sleep. </w:t>
      </w:r>
      <w:r w:rsidRPr="00852A7D">
        <w:rPr>
          <w:i/>
          <w:iCs/>
          <w:sz w:val="20"/>
          <w:szCs w:val="20"/>
        </w:rPr>
        <w:t>Appl. Human Sci.</w:t>
      </w:r>
      <w:r w:rsidRPr="00852A7D">
        <w:rPr>
          <w:sz w:val="20"/>
          <w:szCs w:val="20"/>
        </w:rPr>
        <w:t xml:space="preserve"> </w:t>
      </w:r>
      <w:r w:rsidRPr="00852A7D">
        <w:rPr>
          <w:b/>
          <w:bCs/>
          <w:sz w:val="20"/>
          <w:szCs w:val="20"/>
        </w:rPr>
        <w:t>15</w:t>
      </w:r>
      <w:r w:rsidRPr="00852A7D">
        <w:rPr>
          <w:sz w:val="20"/>
          <w:szCs w:val="20"/>
        </w:rPr>
        <w:t>, 155–159 (1996).</w:t>
      </w:r>
    </w:p>
    <w:p w14:paraId="7AAFB58A" w14:textId="77777777" w:rsidR="00F26D09" w:rsidRPr="00852A7D" w:rsidRDefault="00F26D09" w:rsidP="00852A7D">
      <w:pPr>
        <w:pStyle w:val="Bibliography"/>
        <w:spacing w:line="240" w:lineRule="auto"/>
        <w:rPr>
          <w:sz w:val="20"/>
          <w:szCs w:val="20"/>
        </w:rPr>
      </w:pPr>
      <w:r w:rsidRPr="00852A7D">
        <w:rPr>
          <w:sz w:val="20"/>
          <w:szCs w:val="20"/>
        </w:rPr>
        <w:t>50.</w:t>
      </w:r>
      <w:r w:rsidRPr="00852A7D">
        <w:rPr>
          <w:sz w:val="20"/>
          <w:szCs w:val="20"/>
        </w:rPr>
        <w:tab/>
        <w:t xml:space="preserve">Okamoto-Mizuno, K., Tsuzuki, K. &amp; Mizuno, K. Effects of head cooling on human sleep stages and body temperature. </w:t>
      </w:r>
      <w:r w:rsidRPr="00852A7D">
        <w:rPr>
          <w:i/>
          <w:iCs/>
          <w:sz w:val="20"/>
          <w:szCs w:val="20"/>
        </w:rPr>
        <w:t>Int. J. Biometeorol.</w:t>
      </w:r>
      <w:r w:rsidRPr="00852A7D">
        <w:rPr>
          <w:sz w:val="20"/>
          <w:szCs w:val="20"/>
        </w:rPr>
        <w:t xml:space="preserve"> </w:t>
      </w:r>
      <w:r w:rsidRPr="00852A7D">
        <w:rPr>
          <w:b/>
          <w:bCs/>
          <w:sz w:val="20"/>
          <w:szCs w:val="20"/>
        </w:rPr>
        <w:t>48</w:t>
      </w:r>
      <w:r w:rsidRPr="00852A7D">
        <w:rPr>
          <w:sz w:val="20"/>
          <w:szCs w:val="20"/>
        </w:rPr>
        <w:t>, 98–102 (2003).</w:t>
      </w:r>
    </w:p>
    <w:p w14:paraId="41D46FA3" w14:textId="77777777" w:rsidR="00F26D09" w:rsidRPr="00852A7D" w:rsidRDefault="00F26D09" w:rsidP="00852A7D">
      <w:pPr>
        <w:pStyle w:val="Bibliography"/>
        <w:spacing w:line="240" w:lineRule="auto"/>
        <w:rPr>
          <w:sz w:val="20"/>
          <w:szCs w:val="20"/>
        </w:rPr>
      </w:pPr>
      <w:r w:rsidRPr="00852A7D">
        <w:rPr>
          <w:sz w:val="20"/>
          <w:szCs w:val="20"/>
        </w:rPr>
        <w:t>51.</w:t>
      </w:r>
      <w:r w:rsidRPr="00852A7D">
        <w:rPr>
          <w:sz w:val="20"/>
          <w:szCs w:val="20"/>
        </w:rPr>
        <w:tab/>
        <w:t xml:space="preserve">Lan, L. </w:t>
      </w:r>
      <w:r w:rsidRPr="00852A7D">
        <w:rPr>
          <w:i/>
          <w:iCs/>
          <w:sz w:val="20"/>
          <w:szCs w:val="20"/>
        </w:rPr>
        <w:t>et al.</w:t>
      </w:r>
      <w:r w:rsidRPr="00852A7D">
        <w:rPr>
          <w:sz w:val="20"/>
          <w:szCs w:val="20"/>
        </w:rPr>
        <w:t xml:space="preserve"> Elevated airflow can maintain sleep quality and thermal comfort of the elderly in a hot environment. </w:t>
      </w:r>
      <w:r w:rsidRPr="00852A7D">
        <w:rPr>
          <w:i/>
          <w:iCs/>
          <w:sz w:val="20"/>
          <w:szCs w:val="20"/>
        </w:rPr>
        <w:t>Indoor Air</w:t>
      </w:r>
      <w:r w:rsidRPr="00852A7D">
        <w:rPr>
          <w:sz w:val="20"/>
          <w:szCs w:val="20"/>
        </w:rPr>
        <w:t xml:space="preserve"> </w:t>
      </w:r>
      <w:r w:rsidRPr="00852A7D">
        <w:rPr>
          <w:b/>
          <w:bCs/>
          <w:sz w:val="20"/>
          <w:szCs w:val="20"/>
        </w:rPr>
        <w:t>29</w:t>
      </w:r>
      <w:r w:rsidRPr="00852A7D">
        <w:rPr>
          <w:sz w:val="20"/>
          <w:szCs w:val="20"/>
        </w:rPr>
        <w:t>, 1040–1049 (2019).</w:t>
      </w:r>
    </w:p>
    <w:p w14:paraId="0DCB877A" w14:textId="77777777" w:rsidR="00F26D09" w:rsidRPr="00852A7D" w:rsidRDefault="00F26D09" w:rsidP="00852A7D">
      <w:pPr>
        <w:pStyle w:val="Bibliography"/>
        <w:spacing w:line="240" w:lineRule="auto"/>
        <w:rPr>
          <w:sz w:val="20"/>
          <w:szCs w:val="20"/>
        </w:rPr>
      </w:pPr>
      <w:r w:rsidRPr="00852A7D">
        <w:rPr>
          <w:sz w:val="20"/>
          <w:szCs w:val="20"/>
        </w:rPr>
        <w:t>52.</w:t>
      </w:r>
      <w:r w:rsidRPr="00852A7D">
        <w:rPr>
          <w:sz w:val="20"/>
          <w:szCs w:val="20"/>
        </w:rPr>
        <w:tab/>
        <w:t xml:space="preserve">Song, W., Lu, Y., Liu, Y., Yang, Y. &amp; Jiang, X. Effect of partial-body heating on thermal comfort and sleep quality of young female adults in a cold indoor environment. </w:t>
      </w:r>
      <w:r w:rsidRPr="00852A7D">
        <w:rPr>
          <w:i/>
          <w:iCs/>
          <w:sz w:val="20"/>
          <w:szCs w:val="20"/>
        </w:rPr>
        <w:t>Build. Environ.</w:t>
      </w:r>
      <w:r w:rsidRPr="00852A7D">
        <w:rPr>
          <w:sz w:val="20"/>
          <w:szCs w:val="20"/>
        </w:rPr>
        <w:t xml:space="preserve"> </w:t>
      </w:r>
      <w:r w:rsidRPr="00852A7D">
        <w:rPr>
          <w:b/>
          <w:bCs/>
          <w:sz w:val="20"/>
          <w:szCs w:val="20"/>
        </w:rPr>
        <w:t>169</w:t>
      </w:r>
      <w:r w:rsidRPr="00852A7D">
        <w:rPr>
          <w:sz w:val="20"/>
          <w:szCs w:val="20"/>
        </w:rPr>
        <w:t>, 106585 (2020).</w:t>
      </w:r>
    </w:p>
    <w:p w14:paraId="5418FCD4" w14:textId="77777777" w:rsidR="00F26D09" w:rsidRPr="00852A7D" w:rsidRDefault="00F26D09" w:rsidP="00852A7D">
      <w:pPr>
        <w:pStyle w:val="Bibliography"/>
        <w:spacing w:line="240" w:lineRule="auto"/>
        <w:rPr>
          <w:sz w:val="20"/>
          <w:szCs w:val="20"/>
        </w:rPr>
      </w:pPr>
      <w:r w:rsidRPr="00852A7D">
        <w:rPr>
          <w:sz w:val="20"/>
          <w:szCs w:val="20"/>
        </w:rPr>
        <w:t>53.</w:t>
      </w:r>
      <w:r w:rsidRPr="00852A7D">
        <w:rPr>
          <w:sz w:val="20"/>
          <w:szCs w:val="20"/>
        </w:rPr>
        <w:tab/>
        <w:t xml:space="preserve">Okamoto-Mizuno, K., Tsuzuki, K., Ohshiro, Y. &amp; Mizuno, K. Effects of an electric blanket on sleep stages and body temperature in young men. </w:t>
      </w:r>
      <w:r w:rsidRPr="00852A7D">
        <w:rPr>
          <w:i/>
          <w:iCs/>
          <w:sz w:val="20"/>
          <w:szCs w:val="20"/>
        </w:rPr>
        <w:t>Ergonomics</w:t>
      </w:r>
      <w:r w:rsidRPr="00852A7D">
        <w:rPr>
          <w:sz w:val="20"/>
          <w:szCs w:val="20"/>
        </w:rPr>
        <w:t xml:space="preserve"> </w:t>
      </w:r>
      <w:r w:rsidRPr="00852A7D">
        <w:rPr>
          <w:b/>
          <w:bCs/>
          <w:sz w:val="20"/>
          <w:szCs w:val="20"/>
        </w:rPr>
        <w:t>48</w:t>
      </w:r>
      <w:r w:rsidRPr="00852A7D">
        <w:rPr>
          <w:sz w:val="20"/>
          <w:szCs w:val="20"/>
        </w:rPr>
        <w:t>, 749–757 (2005).</w:t>
      </w:r>
    </w:p>
    <w:p w14:paraId="5DA842FB" w14:textId="77777777" w:rsidR="00F26D09" w:rsidRPr="00852A7D" w:rsidRDefault="00F26D09" w:rsidP="00852A7D">
      <w:pPr>
        <w:pStyle w:val="Bibliography"/>
        <w:spacing w:line="240" w:lineRule="auto"/>
        <w:rPr>
          <w:sz w:val="20"/>
          <w:szCs w:val="20"/>
        </w:rPr>
      </w:pPr>
      <w:r w:rsidRPr="00852A7D">
        <w:rPr>
          <w:sz w:val="20"/>
          <w:szCs w:val="20"/>
        </w:rPr>
        <w:lastRenderedPageBreak/>
        <w:t>54.</w:t>
      </w:r>
      <w:r w:rsidRPr="00852A7D">
        <w:rPr>
          <w:sz w:val="20"/>
          <w:szCs w:val="20"/>
        </w:rPr>
        <w:tab/>
        <w:t xml:space="preserve">Raftery, P. </w:t>
      </w:r>
      <w:r w:rsidRPr="00852A7D">
        <w:rPr>
          <w:i/>
          <w:iCs/>
          <w:sz w:val="20"/>
          <w:szCs w:val="20"/>
        </w:rPr>
        <w:t>et al.</w:t>
      </w:r>
      <w:r w:rsidRPr="00852A7D">
        <w:rPr>
          <w:sz w:val="20"/>
          <w:szCs w:val="20"/>
        </w:rPr>
        <w:t xml:space="preserve"> Ceiling fans: Predicting indoor air speeds based on full scale laboratory measurements. </w:t>
      </w:r>
      <w:r w:rsidRPr="00852A7D">
        <w:rPr>
          <w:i/>
          <w:iCs/>
          <w:sz w:val="20"/>
          <w:szCs w:val="20"/>
        </w:rPr>
        <w:t>Build. Environ.</w:t>
      </w:r>
      <w:r w:rsidRPr="00852A7D">
        <w:rPr>
          <w:sz w:val="20"/>
          <w:szCs w:val="20"/>
        </w:rPr>
        <w:t xml:space="preserve"> </w:t>
      </w:r>
      <w:r w:rsidRPr="00852A7D">
        <w:rPr>
          <w:b/>
          <w:bCs/>
          <w:sz w:val="20"/>
          <w:szCs w:val="20"/>
        </w:rPr>
        <w:t>155</w:t>
      </w:r>
      <w:r w:rsidRPr="00852A7D">
        <w:rPr>
          <w:sz w:val="20"/>
          <w:szCs w:val="20"/>
        </w:rPr>
        <w:t>, 210–223 (2019).</w:t>
      </w:r>
    </w:p>
    <w:p w14:paraId="1B1E7B97" w14:textId="77777777" w:rsidR="00F26D09" w:rsidRPr="00852A7D" w:rsidRDefault="00F26D09" w:rsidP="00852A7D">
      <w:pPr>
        <w:pStyle w:val="Bibliography"/>
        <w:spacing w:line="240" w:lineRule="auto"/>
        <w:rPr>
          <w:sz w:val="20"/>
          <w:szCs w:val="20"/>
        </w:rPr>
      </w:pPr>
      <w:r w:rsidRPr="00852A7D">
        <w:rPr>
          <w:sz w:val="20"/>
          <w:szCs w:val="20"/>
        </w:rPr>
        <w:t>55.</w:t>
      </w:r>
      <w:r w:rsidRPr="00852A7D">
        <w:rPr>
          <w:sz w:val="20"/>
          <w:szCs w:val="20"/>
        </w:rPr>
        <w:tab/>
        <w:t xml:space="preserve">Pantelic, J. </w:t>
      </w:r>
      <w:r w:rsidRPr="00852A7D">
        <w:rPr>
          <w:i/>
          <w:iCs/>
          <w:sz w:val="20"/>
          <w:szCs w:val="20"/>
        </w:rPr>
        <w:t>et al.</w:t>
      </w:r>
      <w:r w:rsidRPr="00852A7D">
        <w:rPr>
          <w:sz w:val="20"/>
          <w:szCs w:val="20"/>
        </w:rPr>
        <w:t xml:space="preserve"> Personal CO2 cloud: laboratory measurements of metabolic CO2 inhalation zone concentration and dispersion in a typical office desk setting. </w:t>
      </w:r>
      <w:r w:rsidRPr="00852A7D">
        <w:rPr>
          <w:i/>
          <w:iCs/>
          <w:sz w:val="20"/>
          <w:szCs w:val="20"/>
        </w:rPr>
        <w:t>J. Expo. Sci. Environ. Epidemiol.</w:t>
      </w:r>
      <w:r w:rsidRPr="00852A7D">
        <w:rPr>
          <w:sz w:val="20"/>
          <w:szCs w:val="20"/>
        </w:rPr>
        <w:t xml:space="preserve"> </w:t>
      </w:r>
      <w:r w:rsidRPr="00852A7D">
        <w:rPr>
          <w:b/>
          <w:bCs/>
          <w:sz w:val="20"/>
          <w:szCs w:val="20"/>
        </w:rPr>
        <w:t>30</w:t>
      </w:r>
      <w:r w:rsidRPr="00852A7D">
        <w:rPr>
          <w:sz w:val="20"/>
          <w:szCs w:val="20"/>
        </w:rPr>
        <w:t>, 328–337 (2020).</w:t>
      </w:r>
    </w:p>
    <w:p w14:paraId="7B78129D" w14:textId="77777777" w:rsidR="00F26D09" w:rsidRPr="00852A7D" w:rsidRDefault="00F26D09" w:rsidP="00852A7D">
      <w:pPr>
        <w:pStyle w:val="Bibliography"/>
        <w:spacing w:line="240" w:lineRule="auto"/>
        <w:rPr>
          <w:sz w:val="20"/>
          <w:szCs w:val="20"/>
        </w:rPr>
      </w:pPr>
      <w:r w:rsidRPr="00852A7D">
        <w:rPr>
          <w:sz w:val="20"/>
          <w:szCs w:val="20"/>
        </w:rPr>
        <w:t>56.</w:t>
      </w:r>
      <w:r w:rsidRPr="00852A7D">
        <w:rPr>
          <w:sz w:val="20"/>
          <w:szCs w:val="20"/>
        </w:rPr>
        <w:tab/>
        <w:t xml:space="preserve">Miller, D. </w:t>
      </w:r>
      <w:r w:rsidRPr="00852A7D">
        <w:rPr>
          <w:i/>
          <w:iCs/>
          <w:sz w:val="20"/>
          <w:szCs w:val="20"/>
        </w:rPr>
        <w:t>et al.</w:t>
      </w:r>
      <w:r w:rsidRPr="00852A7D">
        <w:rPr>
          <w:sz w:val="20"/>
          <w:szCs w:val="20"/>
        </w:rPr>
        <w:t xml:space="preserve"> Cooling energy savings and occupant feedback in a two year retrofit evaluation of 99 automated ceiling fans staged with air conditioning. </w:t>
      </w:r>
      <w:r w:rsidRPr="00852A7D">
        <w:rPr>
          <w:i/>
          <w:iCs/>
          <w:sz w:val="20"/>
          <w:szCs w:val="20"/>
        </w:rPr>
        <w:t>Energy Build.</w:t>
      </w:r>
      <w:r w:rsidRPr="00852A7D">
        <w:rPr>
          <w:sz w:val="20"/>
          <w:szCs w:val="20"/>
        </w:rPr>
        <w:t xml:space="preserve"> </w:t>
      </w:r>
      <w:r w:rsidRPr="00852A7D">
        <w:rPr>
          <w:b/>
          <w:bCs/>
          <w:sz w:val="20"/>
          <w:szCs w:val="20"/>
        </w:rPr>
        <w:t>251</w:t>
      </w:r>
      <w:r w:rsidRPr="00852A7D">
        <w:rPr>
          <w:sz w:val="20"/>
          <w:szCs w:val="20"/>
        </w:rPr>
        <w:t>, 111319 (2021).</w:t>
      </w:r>
    </w:p>
    <w:p w14:paraId="486F0B2B" w14:textId="77777777" w:rsidR="00F26D09" w:rsidRPr="00852A7D" w:rsidRDefault="00F26D09" w:rsidP="00852A7D">
      <w:pPr>
        <w:pStyle w:val="Bibliography"/>
        <w:spacing w:line="240" w:lineRule="auto"/>
        <w:rPr>
          <w:sz w:val="20"/>
          <w:szCs w:val="20"/>
        </w:rPr>
      </w:pPr>
      <w:r w:rsidRPr="00852A7D">
        <w:rPr>
          <w:sz w:val="20"/>
          <w:szCs w:val="20"/>
        </w:rPr>
        <w:t>57.</w:t>
      </w:r>
      <w:r w:rsidRPr="00852A7D">
        <w:rPr>
          <w:sz w:val="20"/>
          <w:szCs w:val="20"/>
        </w:rPr>
        <w:tab/>
        <w:t xml:space="preserve">Tanabe, S., Arens, E. A., Bauman, F., Zhang, H. &amp; Madsen, T. Evaluating thermal environments by using a thermal manikin with controlled skin surface temperature. </w:t>
      </w:r>
      <w:r w:rsidRPr="00852A7D">
        <w:rPr>
          <w:i/>
          <w:iCs/>
          <w:sz w:val="20"/>
          <w:szCs w:val="20"/>
        </w:rPr>
        <w:t>ASHRAE Trans.</w:t>
      </w:r>
      <w:r w:rsidRPr="00852A7D">
        <w:rPr>
          <w:sz w:val="20"/>
          <w:szCs w:val="20"/>
        </w:rPr>
        <w:t xml:space="preserve"> </w:t>
      </w:r>
      <w:r w:rsidRPr="00852A7D">
        <w:rPr>
          <w:b/>
          <w:bCs/>
          <w:sz w:val="20"/>
          <w:szCs w:val="20"/>
        </w:rPr>
        <w:t>100</w:t>
      </w:r>
      <w:r w:rsidRPr="00852A7D">
        <w:rPr>
          <w:sz w:val="20"/>
          <w:szCs w:val="20"/>
        </w:rPr>
        <w:t>, 39–48 (1994).</w:t>
      </w:r>
    </w:p>
    <w:p w14:paraId="670C4D4E" w14:textId="77777777" w:rsidR="00F26D09" w:rsidRPr="00852A7D" w:rsidRDefault="00F26D09" w:rsidP="00852A7D">
      <w:pPr>
        <w:pStyle w:val="Bibliography"/>
        <w:spacing w:line="240" w:lineRule="auto"/>
        <w:rPr>
          <w:sz w:val="20"/>
          <w:szCs w:val="20"/>
        </w:rPr>
      </w:pPr>
      <w:r w:rsidRPr="00852A7D">
        <w:rPr>
          <w:sz w:val="20"/>
          <w:szCs w:val="20"/>
        </w:rPr>
        <w:t>58.</w:t>
      </w:r>
      <w:r w:rsidRPr="00852A7D">
        <w:rPr>
          <w:sz w:val="20"/>
          <w:szCs w:val="20"/>
        </w:rPr>
        <w:tab/>
      </w:r>
      <w:r w:rsidRPr="00852A7D">
        <w:rPr>
          <w:i/>
          <w:iCs/>
          <w:sz w:val="20"/>
          <w:szCs w:val="20"/>
        </w:rPr>
        <w:t>WHO Housing and Health Guidelines</w:t>
      </w:r>
      <w:r w:rsidRPr="00852A7D">
        <w:rPr>
          <w:sz w:val="20"/>
          <w:szCs w:val="20"/>
        </w:rPr>
        <w:t>. (World Health Organization, 2018).</w:t>
      </w:r>
    </w:p>
    <w:p w14:paraId="5DFE9DA0" w14:textId="77777777" w:rsidR="00F26D09" w:rsidRPr="00852A7D" w:rsidRDefault="00F26D09" w:rsidP="00852A7D">
      <w:pPr>
        <w:pStyle w:val="Bibliography"/>
        <w:spacing w:line="240" w:lineRule="auto"/>
        <w:rPr>
          <w:sz w:val="20"/>
          <w:szCs w:val="20"/>
        </w:rPr>
      </w:pPr>
      <w:r w:rsidRPr="00852A7D">
        <w:rPr>
          <w:sz w:val="20"/>
          <w:szCs w:val="20"/>
        </w:rPr>
        <w:t>59.</w:t>
      </w:r>
      <w:r w:rsidRPr="00852A7D">
        <w:rPr>
          <w:sz w:val="20"/>
          <w:szCs w:val="20"/>
        </w:rPr>
        <w:tab/>
        <w:t xml:space="preserve">EIA. Table 5.6.A. Average Price of Electricity to Ultimate Customers by End-Use Sector. </w:t>
      </w:r>
      <w:r w:rsidRPr="00852A7D">
        <w:rPr>
          <w:i/>
          <w:iCs/>
          <w:sz w:val="20"/>
          <w:szCs w:val="20"/>
        </w:rPr>
        <w:t>U.S. Energy Information Administration</w:t>
      </w:r>
      <w:r w:rsidRPr="00852A7D">
        <w:rPr>
          <w:sz w:val="20"/>
          <w:szCs w:val="20"/>
        </w:rPr>
        <w:t xml:space="preserve"> https://www.eia.gov/electricity/monthly/epm_table_grapher.php (2023).</w:t>
      </w:r>
    </w:p>
    <w:p w14:paraId="0BF1D95F" w14:textId="77777777" w:rsidR="00F26D09" w:rsidRPr="00852A7D" w:rsidRDefault="00F26D09" w:rsidP="00852A7D">
      <w:pPr>
        <w:pStyle w:val="Bibliography"/>
        <w:spacing w:line="240" w:lineRule="auto"/>
        <w:rPr>
          <w:sz w:val="20"/>
          <w:szCs w:val="20"/>
        </w:rPr>
      </w:pPr>
      <w:r w:rsidRPr="00852A7D">
        <w:rPr>
          <w:sz w:val="20"/>
          <w:szCs w:val="20"/>
        </w:rPr>
        <w:t>60.</w:t>
      </w:r>
      <w:r w:rsidRPr="00852A7D">
        <w:rPr>
          <w:sz w:val="20"/>
          <w:szCs w:val="20"/>
        </w:rPr>
        <w:tab/>
        <w:t xml:space="preserve">GlobalPetrolPrices.com. Electricity prices around the world. </w:t>
      </w:r>
      <w:r w:rsidRPr="00852A7D">
        <w:rPr>
          <w:i/>
          <w:iCs/>
          <w:sz w:val="20"/>
          <w:szCs w:val="20"/>
        </w:rPr>
        <w:t>GlobalPetrolPrices.com</w:t>
      </w:r>
      <w:r w:rsidRPr="00852A7D">
        <w:rPr>
          <w:sz w:val="20"/>
          <w:szCs w:val="20"/>
        </w:rPr>
        <w:t xml:space="preserve"> https://www.globalpetrolprices.com/electricity_prices/.</w:t>
      </w:r>
    </w:p>
    <w:p w14:paraId="582CC79C" w14:textId="77777777" w:rsidR="00F26D09" w:rsidRPr="00852A7D" w:rsidRDefault="00F26D09" w:rsidP="00852A7D">
      <w:pPr>
        <w:pStyle w:val="Bibliography"/>
        <w:spacing w:line="240" w:lineRule="auto"/>
        <w:rPr>
          <w:sz w:val="20"/>
          <w:szCs w:val="20"/>
        </w:rPr>
      </w:pPr>
      <w:r w:rsidRPr="00852A7D">
        <w:rPr>
          <w:sz w:val="20"/>
          <w:szCs w:val="20"/>
        </w:rPr>
        <w:t>61.</w:t>
      </w:r>
      <w:r w:rsidRPr="00852A7D">
        <w:rPr>
          <w:sz w:val="20"/>
          <w:szCs w:val="20"/>
        </w:rPr>
        <w:tab/>
        <w:t xml:space="preserve">EIA. Natural Gas Prices. </w:t>
      </w:r>
      <w:r w:rsidRPr="00852A7D">
        <w:rPr>
          <w:i/>
          <w:iCs/>
          <w:sz w:val="20"/>
          <w:szCs w:val="20"/>
        </w:rPr>
        <w:t>U.S. Energy Information Administration</w:t>
      </w:r>
      <w:r w:rsidRPr="00852A7D">
        <w:rPr>
          <w:sz w:val="20"/>
          <w:szCs w:val="20"/>
        </w:rPr>
        <w:t xml:space="preserve"> https://www.eia.gov/dnav/ng/ng_pri_sum_a_EPG0_PRS_DMcf_m.htm (2023).</w:t>
      </w:r>
    </w:p>
    <w:p w14:paraId="48F28B0E" w14:textId="77777777" w:rsidR="00F26D09" w:rsidRPr="00852A7D" w:rsidRDefault="00F26D09" w:rsidP="00852A7D">
      <w:pPr>
        <w:pStyle w:val="Bibliography"/>
        <w:spacing w:line="240" w:lineRule="auto"/>
        <w:rPr>
          <w:sz w:val="20"/>
          <w:szCs w:val="20"/>
        </w:rPr>
      </w:pPr>
      <w:r w:rsidRPr="00852A7D">
        <w:rPr>
          <w:sz w:val="20"/>
          <w:szCs w:val="20"/>
        </w:rPr>
        <w:t>62.</w:t>
      </w:r>
      <w:r w:rsidRPr="00852A7D">
        <w:rPr>
          <w:sz w:val="20"/>
          <w:szCs w:val="20"/>
        </w:rPr>
        <w:tab/>
        <w:t>EIA. Frequently Asked Questions (FAQs) - U.S. Energy Information Administration (EIA). https://www.eia.gov/tools/faqs/faq.php (2023).</w:t>
      </w:r>
    </w:p>
    <w:p w14:paraId="1BCD7AB2" w14:textId="77777777" w:rsidR="00F26D09" w:rsidRPr="00852A7D" w:rsidRDefault="00F26D09" w:rsidP="00852A7D">
      <w:pPr>
        <w:pStyle w:val="Bibliography"/>
        <w:spacing w:line="240" w:lineRule="auto"/>
        <w:rPr>
          <w:sz w:val="20"/>
          <w:szCs w:val="20"/>
        </w:rPr>
      </w:pPr>
      <w:r w:rsidRPr="00852A7D">
        <w:rPr>
          <w:sz w:val="20"/>
          <w:szCs w:val="20"/>
        </w:rPr>
        <w:t>63.</w:t>
      </w:r>
      <w:r w:rsidRPr="00852A7D">
        <w:rPr>
          <w:sz w:val="20"/>
          <w:szCs w:val="20"/>
        </w:rPr>
        <w:tab/>
        <w:t xml:space="preserve">U.S. Census Bureau. B25041: Bedrooms - Census Bureau Table. </w:t>
      </w:r>
      <w:r w:rsidRPr="00852A7D">
        <w:rPr>
          <w:i/>
          <w:iCs/>
          <w:sz w:val="20"/>
          <w:szCs w:val="20"/>
        </w:rPr>
        <w:t>American Community Survey  1-Year Estimates Detailed Tables</w:t>
      </w:r>
      <w:r w:rsidRPr="00852A7D">
        <w:rPr>
          <w:sz w:val="20"/>
          <w:szCs w:val="20"/>
        </w:rPr>
        <w:t xml:space="preserve"> https://data.census.gov/table/ACSDT1Y2022.B25041?q=bedrooms&amp;t=Types%20of%20Rooms (2023).</w:t>
      </w:r>
    </w:p>
    <w:p w14:paraId="34E8B3A4" w14:textId="77777777" w:rsidR="00F26D09" w:rsidRPr="00852A7D" w:rsidRDefault="00F26D09" w:rsidP="00852A7D">
      <w:pPr>
        <w:pStyle w:val="Bibliography"/>
        <w:spacing w:line="240" w:lineRule="auto"/>
        <w:rPr>
          <w:sz w:val="20"/>
          <w:szCs w:val="20"/>
        </w:rPr>
      </w:pPr>
      <w:r w:rsidRPr="00852A7D">
        <w:rPr>
          <w:sz w:val="20"/>
          <w:szCs w:val="20"/>
        </w:rPr>
        <w:t>64.</w:t>
      </w:r>
      <w:r w:rsidRPr="00852A7D">
        <w:rPr>
          <w:sz w:val="20"/>
          <w:szCs w:val="20"/>
        </w:rPr>
        <w:tab/>
        <w:t xml:space="preserve">Eron, K. </w:t>
      </w:r>
      <w:r w:rsidRPr="00852A7D">
        <w:rPr>
          <w:i/>
          <w:iCs/>
          <w:sz w:val="20"/>
          <w:szCs w:val="20"/>
        </w:rPr>
        <w:t>et al.</w:t>
      </w:r>
      <w:r w:rsidRPr="00852A7D">
        <w:rPr>
          <w:sz w:val="20"/>
          <w:szCs w:val="20"/>
        </w:rPr>
        <w:t xml:space="preserve"> Weighted Blanket Use: A Systematic Review. </w:t>
      </w:r>
      <w:r w:rsidRPr="00852A7D">
        <w:rPr>
          <w:i/>
          <w:iCs/>
          <w:sz w:val="20"/>
          <w:szCs w:val="20"/>
        </w:rPr>
        <w:t>Am. J. Occup. Ther.</w:t>
      </w:r>
      <w:r w:rsidRPr="00852A7D">
        <w:rPr>
          <w:sz w:val="20"/>
          <w:szCs w:val="20"/>
        </w:rPr>
        <w:t xml:space="preserve"> </w:t>
      </w:r>
      <w:r w:rsidRPr="00852A7D">
        <w:rPr>
          <w:b/>
          <w:bCs/>
          <w:sz w:val="20"/>
          <w:szCs w:val="20"/>
        </w:rPr>
        <w:t>74</w:t>
      </w:r>
      <w:r w:rsidRPr="00852A7D">
        <w:rPr>
          <w:sz w:val="20"/>
          <w:szCs w:val="20"/>
        </w:rPr>
        <w:t>, 7402205010p1-7402205010p14 (2020).</w:t>
      </w:r>
    </w:p>
    <w:p w14:paraId="5E405E29" w14:textId="77777777" w:rsidR="00F26D09" w:rsidRPr="00852A7D" w:rsidRDefault="00F26D09" w:rsidP="00852A7D">
      <w:pPr>
        <w:pStyle w:val="Bibliography"/>
        <w:spacing w:line="240" w:lineRule="auto"/>
        <w:rPr>
          <w:sz w:val="20"/>
          <w:szCs w:val="20"/>
        </w:rPr>
      </w:pPr>
      <w:r w:rsidRPr="00852A7D">
        <w:rPr>
          <w:sz w:val="20"/>
          <w:szCs w:val="20"/>
        </w:rPr>
        <w:t>65.</w:t>
      </w:r>
      <w:r w:rsidRPr="00852A7D">
        <w:rPr>
          <w:sz w:val="20"/>
          <w:szCs w:val="20"/>
        </w:rPr>
        <w:tab/>
        <w:t xml:space="preserve">360 Research Reports. </w:t>
      </w:r>
      <w:r w:rsidRPr="00852A7D">
        <w:rPr>
          <w:i/>
          <w:iCs/>
          <w:sz w:val="20"/>
          <w:szCs w:val="20"/>
        </w:rPr>
        <w:t>Global Memory Foam Mattress Market Research Report</w:t>
      </w:r>
      <w:r w:rsidRPr="00852A7D">
        <w:rPr>
          <w:sz w:val="20"/>
          <w:szCs w:val="20"/>
        </w:rPr>
        <w:t>. 90 (2020).</w:t>
      </w:r>
    </w:p>
    <w:p w14:paraId="666944F3" w14:textId="77777777" w:rsidR="00F26D09" w:rsidRPr="00852A7D" w:rsidRDefault="00F26D09" w:rsidP="00852A7D">
      <w:pPr>
        <w:pStyle w:val="Bibliography"/>
        <w:spacing w:line="240" w:lineRule="auto"/>
        <w:rPr>
          <w:sz w:val="20"/>
          <w:szCs w:val="20"/>
        </w:rPr>
      </w:pPr>
      <w:r w:rsidRPr="00852A7D">
        <w:rPr>
          <w:sz w:val="20"/>
          <w:szCs w:val="20"/>
        </w:rPr>
        <w:t>66.</w:t>
      </w:r>
      <w:r w:rsidRPr="00852A7D">
        <w:rPr>
          <w:sz w:val="20"/>
          <w:szCs w:val="20"/>
        </w:rPr>
        <w:tab/>
        <w:t xml:space="preserve">Walpole, S. C. </w:t>
      </w:r>
      <w:r w:rsidRPr="00852A7D">
        <w:rPr>
          <w:i/>
          <w:iCs/>
          <w:sz w:val="20"/>
          <w:szCs w:val="20"/>
        </w:rPr>
        <w:t>et al.</w:t>
      </w:r>
      <w:r w:rsidRPr="00852A7D">
        <w:rPr>
          <w:sz w:val="20"/>
          <w:szCs w:val="20"/>
        </w:rPr>
        <w:t xml:space="preserve"> The weight of nations: an estimation of adult human biomass. </w:t>
      </w:r>
      <w:r w:rsidRPr="00852A7D">
        <w:rPr>
          <w:i/>
          <w:iCs/>
          <w:sz w:val="20"/>
          <w:szCs w:val="20"/>
        </w:rPr>
        <w:t>BMC Public Health</w:t>
      </w:r>
      <w:r w:rsidRPr="00852A7D">
        <w:rPr>
          <w:sz w:val="20"/>
          <w:szCs w:val="20"/>
        </w:rPr>
        <w:t xml:space="preserve"> </w:t>
      </w:r>
      <w:r w:rsidRPr="00852A7D">
        <w:rPr>
          <w:b/>
          <w:bCs/>
          <w:sz w:val="20"/>
          <w:szCs w:val="20"/>
        </w:rPr>
        <w:t>12</w:t>
      </w:r>
      <w:r w:rsidRPr="00852A7D">
        <w:rPr>
          <w:sz w:val="20"/>
          <w:szCs w:val="20"/>
        </w:rPr>
        <w:t>, 439 (2012).</w:t>
      </w:r>
    </w:p>
    <w:p w14:paraId="6F871A5B" w14:textId="77777777" w:rsidR="00F26D09" w:rsidRPr="00852A7D" w:rsidRDefault="00F26D09" w:rsidP="00852A7D">
      <w:pPr>
        <w:pStyle w:val="Bibliography"/>
        <w:spacing w:line="240" w:lineRule="auto"/>
        <w:rPr>
          <w:sz w:val="20"/>
          <w:szCs w:val="20"/>
        </w:rPr>
      </w:pPr>
      <w:r w:rsidRPr="00852A7D">
        <w:rPr>
          <w:sz w:val="20"/>
          <w:szCs w:val="20"/>
        </w:rPr>
        <w:t>67.</w:t>
      </w:r>
      <w:r w:rsidRPr="00852A7D">
        <w:rPr>
          <w:sz w:val="20"/>
          <w:szCs w:val="20"/>
        </w:rPr>
        <w:tab/>
        <w:t xml:space="preserve">Hume, K., Brink, M. &amp; Basner, M. Effects of environmental noise on sleep. </w:t>
      </w:r>
      <w:r w:rsidRPr="00852A7D">
        <w:rPr>
          <w:i/>
          <w:iCs/>
          <w:sz w:val="20"/>
          <w:szCs w:val="20"/>
        </w:rPr>
        <w:t>Noise Health</w:t>
      </w:r>
      <w:r w:rsidRPr="00852A7D">
        <w:rPr>
          <w:sz w:val="20"/>
          <w:szCs w:val="20"/>
        </w:rPr>
        <w:t xml:space="preserve"> </w:t>
      </w:r>
      <w:r w:rsidRPr="00852A7D">
        <w:rPr>
          <w:b/>
          <w:bCs/>
          <w:sz w:val="20"/>
          <w:szCs w:val="20"/>
        </w:rPr>
        <w:t>14</w:t>
      </w:r>
      <w:r w:rsidRPr="00852A7D">
        <w:rPr>
          <w:sz w:val="20"/>
          <w:szCs w:val="20"/>
        </w:rPr>
        <w:t>, 297 (2012).</w:t>
      </w:r>
    </w:p>
    <w:p w14:paraId="2D0B0D78" w14:textId="77777777" w:rsidR="00F26D09" w:rsidRPr="00852A7D" w:rsidRDefault="00F26D09" w:rsidP="00852A7D">
      <w:pPr>
        <w:pStyle w:val="Bibliography"/>
        <w:spacing w:line="240" w:lineRule="auto"/>
        <w:rPr>
          <w:sz w:val="20"/>
          <w:szCs w:val="20"/>
        </w:rPr>
      </w:pPr>
      <w:r w:rsidRPr="00852A7D">
        <w:rPr>
          <w:sz w:val="20"/>
          <w:szCs w:val="20"/>
        </w:rPr>
        <w:t>68.</w:t>
      </w:r>
      <w:r w:rsidRPr="00852A7D">
        <w:rPr>
          <w:sz w:val="20"/>
          <w:szCs w:val="20"/>
        </w:rPr>
        <w:tab/>
        <w:t xml:space="preserve">Riedy, S. M., Smith, M. G., Rocha, S. &amp; Basner, M. Noise as a sleep aid: A systematic review. </w:t>
      </w:r>
      <w:r w:rsidRPr="00852A7D">
        <w:rPr>
          <w:i/>
          <w:iCs/>
          <w:sz w:val="20"/>
          <w:szCs w:val="20"/>
        </w:rPr>
        <w:t>Sleep Med. Rev.</w:t>
      </w:r>
      <w:r w:rsidRPr="00852A7D">
        <w:rPr>
          <w:sz w:val="20"/>
          <w:szCs w:val="20"/>
        </w:rPr>
        <w:t xml:space="preserve"> </w:t>
      </w:r>
      <w:r w:rsidRPr="00852A7D">
        <w:rPr>
          <w:b/>
          <w:bCs/>
          <w:sz w:val="20"/>
          <w:szCs w:val="20"/>
        </w:rPr>
        <w:t>55</w:t>
      </w:r>
      <w:r w:rsidRPr="00852A7D">
        <w:rPr>
          <w:sz w:val="20"/>
          <w:szCs w:val="20"/>
        </w:rPr>
        <w:t>, 101385 (2021).</w:t>
      </w:r>
    </w:p>
    <w:p w14:paraId="1C108A8A" w14:textId="77777777" w:rsidR="00F26D09" w:rsidRPr="00852A7D" w:rsidRDefault="00F26D09" w:rsidP="00852A7D">
      <w:pPr>
        <w:pStyle w:val="Bibliography"/>
        <w:spacing w:line="240" w:lineRule="auto"/>
        <w:rPr>
          <w:sz w:val="20"/>
          <w:szCs w:val="20"/>
        </w:rPr>
      </w:pPr>
      <w:r w:rsidRPr="00852A7D">
        <w:rPr>
          <w:sz w:val="20"/>
          <w:szCs w:val="20"/>
        </w:rPr>
        <w:t>69.</w:t>
      </w:r>
      <w:r w:rsidRPr="00852A7D">
        <w:rPr>
          <w:sz w:val="20"/>
          <w:szCs w:val="20"/>
        </w:rPr>
        <w:tab/>
        <w:t xml:space="preserve">Inoue, Y., Shibasaki, M., Ueda, H. &amp; Ishizashi, H. Mechanisms underlying the age-related decrement in the human sweating response. </w:t>
      </w:r>
      <w:r w:rsidRPr="00852A7D">
        <w:rPr>
          <w:i/>
          <w:iCs/>
          <w:sz w:val="20"/>
          <w:szCs w:val="20"/>
        </w:rPr>
        <w:t>Eur. J. Appl. Physiol.</w:t>
      </w:r>
      <w:r w:rsidRPr="00852A7D">
        <w:rPr>
          <w:sz w:val="20"/>
          <w:szCs w:val="20"/>
        </w:rPr>
        <w:t xml:space="preserve"> </w:t>
      </w:r>
      <w:r w:rsidRPr="00852A7D">
        <w:rPr>
          <w:b/>
          <w:bCs/>
          <w:sz w:val="20"/>
          <w:szCs w:val="20"/>
        </w:rPr>
        <w:t>79</w:t>
      </w:r>
      <w:r w:rsidRPr="00852A7D">
        <w:rPr>
          <w:sz w:val="20"/>
          <w:szCs w:val="20"/>
        </w:rPr>
        <w:t>, 121–126 (1999).</w:t>
      </w:r>
    </w:p>
    <w:p w14:paraId="419F90B9" w14:textId="77777777" w:rsidR="00F26D09" w:rsidRPr="00852A7D" w:rsidRDefault="00F26D09" w:rsidP="00852A7D">
      <w:pPr>
        <w:pStyle w:val="Bibliography"/>
        <w:spacing w:line="240" w:lineRule="auto"/>
        <w:rPr>
          <w:sz w:val="20"/>
          <w:szCs w:val="20"/>
        </w:rPr>
      </w:pPr>
      <w:r w:rsidRPr="00852A7D">
        <w:rPr>
          <w:sz w:val="20"/>
          <w:szCs w:val="20"/>
        </w:rPr>
        <w:t>70.</w:t>
      </w:r>
      <w:r w:rsidRPr="00852A7D">
        <w:rPr>
          <w:sz w:val="20"/>
          <w:szCs w:val="20"/>
        </w:rPr>
        <w:tab/>
        <w:t xml:space="preserve">Arens, E., Zhang, H. &amp; Huizenga, C. Partial- and whole-body thermal sensation and comfort—Part II: Non-uniform environmental conditions. </w:t>
      </w:r>
      <w:r w:rsidRPr="00852A7D">
        <w:rPr>
          <w:i/>
          <w:iCs/>
          <w:sz w:val="20"/>
          <w:szCs w:val="20"/>
        </w:rPr>
        <w:t>J. Therm. Biol.</w:t>
      </w:r>
      <w:r w:rsidRPr="00852A7D">
        <w:rPr>
          <w:sz w:val="20"/>
          <w:szCs w:val="20"/>
        </w:rPr>
        <w:t xml:space="preserve"> </w:t>
      </w:r>
      <w:r w:rsidRPr="00852A7D">
        <w:rPr>
          <w:b/>
          <w:bCs/>
          <w:sz w:val="20"/>
          <w:szCs w:val="20"/>
        </w:rPr>
        <w:t>31</w:t>
      </w:r>
      <w:r w:rsidRPr="00852A7D">
        <w:rPr>
          <w:sz w:val="20"/>
          <w:szCs w:val="20"/>
        </w:rPr>
        <w:t>, 60–66 (2006).</w:t>
      </w:r>
    </w:p>
    <w:p w14:paraId="217FD2B7" w14:textId="77777777" w:rsidR="00F26D09" w:rsidRPr="00852A7D" w:rsidRDefault="00F26D09" w:rsidP="00852A7D">
      <w:pPr>
        <w:pStyle w:val="Bibliography"/>
        <w:spacing w:line="240" w:lineRule="auto"/>
        <w:rPr>
          <w:sz w:val="20"/>
          <w:szCs w:val="20"/>
        </w:rPr>
      </w:pPr>
      <w:r w:rsidRPr="00852A7D">
        <w:rPr>
          <w:sz w:val="20"/>
          <w:szCs w:val="20"/>
        </w:rPr>
        <w:t>71.</w:t>
      </w:r>
      <w:r w:rsidRPr="00852A7D">
        <w:rPr>
          <w:sz w:val="20"/>
          <w:szCs w:val="20"/>
        </w:rPr>
        <w:tab/>
        <w:t>Bauman, F. &amp; Arens, E. The development of a controlled environment chamber for the physical and subjective assessment of human comfort in office environments. (1988).</w:t>
      </w:r>
    </w:p>
    <w:p w14:paraId="3FC37139" w14:textId="77777777" w:rsidR="00F26D09" w:rsidRPr="00852A7D" w:rsidRDefault="00F26D09" w:rsidP="00852A7D">
      <w:pPr>
        <w:pStyle w:val="Bibliography"/>
        <w:spacing w:line="240" w:lineRule="auto"/>
        <w:rPr>
          <w:sz w:val="20"/>
          <w:szCs w:val="20"/>
        </w:rPr>
      </w:pPr>
      <w:r w:rsidRPr="00852A7D">
        <w:rPr>
          <w:sz w:val="20"/>
          <w:szCs w:val="20"/>
        </w:rPr>
        <w:t>72.</w:t>
      </w:r>
      <w:r w:rsidRPr="00852A7D">
        <w:rPr>
          <w:sz w:val="20"/>
          <w:szCs w:val="20"/>
        </w:rPr>
        <w:tab/>
        <w:t xml:space="preserve">Arens, E. a., Bauman, F. s., Johnston, L. p. &amp; Zhang, H. Testing of Localized Ventilation Systems in a New Controlled Environment Chamber. </w:t>
      </w:r>
      <w:r w:rsidRPr="00852A7D">
        <w:rPr>
          <w:i/>
          <w:iCs/>
          <w:sz w:val="20"/>
          <w:szCs w:val="20"/>
        </w:rPr>
        <w:t>Indoor Air</w:t>
      </w:r>
      <w:r w:rsidRPr="00852A7D">
        <w:rPr>
          <w:sz w:val="20"/>
          <w:szCs w:val="20"/>
        </w:rPr>
        <w:t xml:space="preserve"> </w:t>
      </w:r>
      <w:r w:rsidRPr="00852A7D">
        <w:rPr>
          <w:b/>
          <w:bCs/>
          <w:sz w:val="20"/>
          <w:szCs w:val="20"/>
        </w:rPr>
        <w:t>1</w:t>
      </w:r>
      <w:r w:rsidRPr="00852A7D">
        <w:rPr>
          <w:sz w:val="20"/>
          <w:szCs w:val="20"/>
        </w:rPr>
        <w:t>, 263–281 (1991).</w:t>
      </w:r>
    </w:p>
    <w:p w14:paraId="47DB8122" w14:textId="77777777" w:rsidR="00F26D09" w:rsidRPr="00852A7D" w:rsidRDefault="00F26D09" w:rsidP="00852A7D">
      <w:pPr>
        <w:pStyle w:val="Bibliography"/>
        <w:spacing w:line="240" w:lineRule="auto"/>
        <w:rPr>
          <w:sz w:val="20"/>
          <w:szCs w:val="20"/>
        </w:rPr>
      </w:pPr>
      <w:r w:rsidRPr="00852A7D">
        <w:rPr>
          <w:sz w:val="20"/>
          <w:szCs w:val="20"/>
        </w:rPr>
        <w:t>73.</w:t>
      </w:r>
      <w:r w:rsidRPr="00852A7D">
        <w:rPr>
          <w:sz w:val="20"/>
          <w:szCs w:val="20"/>
        </w:rPr>
        <w:tab/>
        <w:t>PT-Teknik. Thermal manikins.</w:t>
      </w:r>
    </w:p>
    <w:p w14:paraId="4AF5BEA2" w14:textId="77777777" w:rsidR="00F26D09" w:rsidRPr="00852A7D" w:rsidRDefault="00F26D09" w:rsidP="00852A7D">
      <w:pPr>
        <w:pStyle w:val="Bibliography"/>
        <w:spacing w:line="240" w:lineRule="auto"/>
        <w:rPr>
          <w:sz w:val="20"/>
          <w:szCs w:val="20"/>
        </w:rPr>
      </w:pPr>
      <w:r w:rsidRPr="00852A7D">
        <w:rPr>
          <w:sz w:val="20"/>
          <w:szCs w:val="20"/>
        </w:rPr>
        <w:t>74.</w:t>
      </w:r>
      <w:r w:rsidRPr="00852A7D">
        <w:rPr>
          <w:sz w:val="20"/>
          <w:szCs w:val="20"/>
        </w:rPr>
        <w:tab/>
        <w:t xml:space="preserve">Huizenga, C., Hui, Z. &amp; Arens, E. A model of human physiology and comfort for assessing complex thermal environments. </w:t>
      </w:r>
      <w:r w:rsidRPr="00852A7D">
        <w:rPr>
          <w:i/>
          <w:iCs/>
          <w:sz w:val="20"/>
          <w:szCs w:val="20"/>
        </w:rPr>
        <w:t>Build. Environ.</w:t>
      </w:r>
      <w:r w:rsidRPr="00852A7D">
        <w:rPr>
          <w:sz w:val="20"/>
          <w:szCs w:val="20"/>
        </w:rPr>
        <w:t xml:space="preserve"> </w:t>
      </w:r>
      <w:r w:rsidRPr="00852A7D">
        <w:rPr>
          <w:b/>
          <w:bCs/>
          <w:sz w:val="20"/>
          <w:szCs w:val="20"/>
        </w:rPr>
        <w:t>36</w:t>
      </w:r>
      <w:r w:rsidRPr="00852A7D">
        <w:rPr>
          <w:sz w:val="20"/>
          <w:szCs w:val="20"/>
        </w:rPr>
        <w:t>, 691–699 (2001).</w:t>
      </w:r>
    </w:p>
    <w:p w14:paraId="509F190E" w14:textId="77777777" w:rsidR="00F26D09" w:rsidRPr="00852A7D" w:rsidRDefault="00F26D09" w:rsidP="00852A7D">
      <w:pPr>
        <w:pStyle w:val="Bibliography"/>
        <w:spacing w:line="240" w:lineRule="auto"/>
        <w:rPr>
          <w:sz w:val="20"/>
          <w:szCs w:val="20"/>
        </w:rPr>
      </w:pPr>
      <w:r w:rsidRPr="00852A7D">
        <w:rPr>
          <w:sz w:val="20"/>
          <w:szCs w:val="20"/>
        </w:rPr>
        <w:t>75.</w:t>
      </w:r>
      <w:r w:rsidRPr="00852A7D">
        <w:rPr>
          <w:sz w:val="20"/>
          <w:szCs w:val="20"/>
        </w:rPr>
        <w:tab/>
        <w:t xml:space="preserve">BYTELINE. </w:t>
      </w:r>
      <w:r w:rsidRPr="00852A7D">
        <w:rPr>
          <w:i/>
          <w:iCs/>
          <w:sz w:val="20"/>
          <w:szCs w:val="20"/>
        </w:rPr>
        <w:t>Manikin Manual</w:t>
      </w:r>
      <w:r w:rsidRPr="00852A7D">
        <w:rPr>
          <w:sz w:val="20"/>
          <w:szCs w:val="20"/>
        </w:rPr>
        <w:t>. https://manikin.dk/ (2008).</w:t>
      </w:r>
    </w:p>
    <w:p w14:paraId="0290FD84" w14:textId="77777777" w:rsidR="00F26D09" w:rsidRPr="00852A7D" w:rsidRDefault="00F26D09" w:rsidP="00852A7D">
      <w:pPr>
        <w:pStyle w:val="Bibliography"/>
        <w:spacing w:line="240" w:lineRule="auto"/>
        <w:rPr>
          <w:sz w:val="20"/>
          <w:szCs w:val="20"/>
        </w:rPr>
      </w:pPr>
      <w:r w:rsidRPr="00852A7D">
        <w:rPr>
          <w:sz w:val="20"/>
          <w:szCs w:val="20"/>
        </w:rPr>
        <w:t>76.</w:t>
      </w:r>
      <w:r w:rsidRPr="00852A7D">
        <w:rPr>
          <w:sz w:val="20"/>
          <w:szCs w:val="20"/>
        </w:rPr>
        <w:tab/>
        <w:t xml:space="preserve">Melikov, A. Breathing thermal manikins for indoor environment assessment: important characteristics and requirements. </w:t>
      </w:r>
      <w:r w:rsidRPr="00852A7D">
        <w:rPr>
          <w:i/>
          <w:iCs/>
          <w:sz w:val="20"/>
          <w:szCs w:val="20"/>
        </w:rPr>
        <w:t>Eur. J. Appl. Physiol.</w:t>
      </w:r>
      <w:r w:rsidRPr="00852A7D">
        <w:rPr>
          <w:sz w:val="20"/>
          <w:szCs w:val="20"/>
        </w:rPr>
        <w:t xml:space="preserve"> </w:t>
      </w:r>
      <w:r w:rsidRPr="00852A7D">
        <w:rPr>
          <w:b/>
          <w:bCs/>
          <w:sz w:val="20"/>
          <w:szCs w:val="20"/>
        </w:rPr>
        <w:t>92</w:t>
      </w:r>
      <w:r w:rsidRPr="00852A7D">
        <w:rPr>
          <w:sz w:val="20"/>
          <w:szCs w:val="20"/>
        </w:rPr>
        <w:t>, 710–713 (2004).</w:t>
      </w:r>
    </w:p>
    <w:p w14:paraId="0F5A52C0" w14:textId="77777777" w:rsidR="00F26D09" w:rsidRPr="00852A7D" w:rsidRDefault="00F26D09" w:rsidP="00852A7D">
      <w:pPr>
        <w:pStyle w:val="Bibliography"/>
        <w:spacing w:line="240" w:lineRule="auto"/>
        <w:rPr>
          <w:sz w:val="20"/>
          <w:szCs w:val="20"/>
        </w:rPr>
      </w:pPr>
      <w:r w:rsidRPr="00852A7D">
        <w:rPr>
          <w:sz w:val="20"/>
          <w:szCs w:val="20"/>
        </w:rPr>
        <w:t>77.</w:t>
      </w:r>
      <w:r w:rsidRPr="00852A7D">
        <w:rPr>
          <w:sz w:val="20"/>
          <w:szCs w:val="20"/>
        </w:rPr>
        <w:tab/>
        <w:t>PT Teknik. Thermal manikin calibration. (2020).</w:t>
      </w:r>
    </w:p>
    <w:p w14:paraId="17254029" w14:textId="77777777" w:rsidR="00F26D09" w:rsidRPr="00852A7D" w:rsidRDefault="00F26D09" w:rsidP="00852A7D">
      <w:pPr>
        <w:pStyle w:val="Bibliography"/>
        <w:spacing w:line="240" w:lineRule="auto"/>
        <w:rPr>
          <w:sz w:val="20"/>
          <w:szCs w:val="20"/>
        </w:rPr>
      </w:pPr>
      <w:r w:rsidRPr="00852A7D">
        <w:rPr>
          <w:sz w:val="20"/>
          <w:szCs w:val="20"/>
        </w:rPr>
        <w:t>78.</w:t>
      </w:r>
      <w:r w:rsidRPr="00852A7D">
        <w:rPr>
          <w:sz w:val="20"/>
          <w:szCs w:val="20"/>
        </w:rPr>
        <w:tab/>
        <w:t xml:space="preserve">Zhai, Y. </w:t>
      </w:r>
      <w:r w:rsidRPr="00852A7D">
        <w:rPr>
          <w:i/>
          <w:iCs/>
          <w:sz w:val="20"/>
          <w:szCs w:val="20"/>
        </w:rPr>
        <w:t>et al.</w:t>
      </w:r>
      <w:r w:rsidRPr="00852A7D">
        <w:rPr>
          <w:sz w:val="20"/>
          <w:szCs w:val="20"/>
        </w:rPr>
        <w:t xml:space="preserve"> Using air movement for comfort during moderate exercise. (2015).</w:t>
      </w:r>
    </w:p>
    <w:p w14:paraId="0B1B160D" w14:textId="77777777" w:rsidR="00F26D09" w:rsidRPr="00852A7D" w:rsidRDefault="00F26D09" w:rsidP="00852A7D">
      <w:pPr>
        <w:pStyle w:val="Bibliography"/>
        <w:spacing w:line="240" w:lineRule="auto"/>
        <w:rPr>
          <w:sz w:val="20"/>
          <w:szCs w:val="20"/>
        </w:rPr>
      </w:pPr>
      <w:r w:rsidRPr="00852A7D">
        <w:rPr>
          <w:sz w:val="20"/>
          <w:szCs w:val="20"/>
        </w:rPr>
        <w:t>79.</w:t>
      </w:r>
      <w:r w:rsidRPr="00852A7D">
        <w:rPr>
          <w:sz w:val="20"/>
          <w:szCs w:val="20"/>
        </w:rPr>
        <w:tab/>
        <w:t xml:space="preserve">Schiavon, S. &amp; Melikov, A. K. Introduction of a Cooling-Fan Efficiency Index. </w:t>
      </w:r>
      <w:r w:rsidRPr="00852A7D">
        <w:rPr>
          <w:i/>
          <w:iCs/>
          <w:sz w:val="20"/>
          <w:szCs w:val="20"/>
        </w:rPr>
        <w:t>HVACR Res.</w:t>
      </w:r>
      <w:r w:rsidRPr="00852A7D">
        <w:rPr>
          <w:sz w:val="20"/>
          <w:szCs w:val="20"/>
        </w:rPr>
        <w:t xml:space="preserve"> </w:t>
      </w:r>
      <w:r w:rsidRPr="00852A7D">
        <w:rPr>
          <w:b/>
          <w:bCs/>
          <w:sz w:val="20"/>
          <w:szCs w:val="20"/>
        </w:rPr>
        <w:t>15</w:t>
      </w:r>
      <w:r w:rsidRPr="00852A7D">
        <w:rPr>
          <w:sz w:val="20"/>
          <w:szCs w:val="20"/>
        </w:rPr>
        <w:t>, 1121–1144 (2009).</w:t>
      </w:r>
    </w:p>
    <w:p w14:paraId="2929AA32" w14:textId="77777777" w:rsidR="00F26D09" w:rsidRPr="00852A7D" w:rsidRDefault="00F26D09" w:rsidP="00852A7D">
      <w:pPr>
        <w:pStyle w:val="Bibliography"/>
        <w:spacing w:line="240" w:lineRule="auto"/>
        <w:rPr>
          <w:sz w:val="20"/>
          <w:szCs w:val="20"/>
        </w:rPr>
      </w:pPr>
      <w:r w:rsidRPr="00852A7D">
        <w:rPr>
          <w:sz w:val="20"/>
          <w:szCs w:val="20"/>
        </w:rPr>
        <w:t>80.</w:t>
      </w:r>
      <w:r w:rsidRPr="00852A7D">
        <w:rPr>
          <w:sz w:val="20"/>
          <w:szCs w:val="20"/>
        </w:rPr>
        <w:tab/>
        <w:t xml:space="preserve">Yang, B. </w:t>
      </w:r>
      <w:r w:rsidRPr="00852A7D">
        <w:rPr>
          <w:i/>
          <w:iCs/>
          <w:sz w:val="20"/>
          <w:szCs w:val="20"/>
        </w:rPr>
        <w:t>et al.</w:t>
      </w:r>
      <w:r w:rsidRPr="00852A7D">
        <w:rPr>
          <w:sz w:val="20"/>
          <w:szCs w:val="20"/>
        </w:rPr>
        <w:t xml:space="preserve"> Cooling efficiency of a brushless direct current stand fan. </w:t>
      </w:r>
      <w:r w:rsidRPr="00852A7D">
        <w:rPr>
          <w:i/>
          <w:iCs/>
          <w:sz w:val="20"/>
          <w:szCs w:val="20"/>
        </w:rPr>
        <w:t>Build. Environ.</w:t>
      </w:r>
      <w:r w:rsidRPr="00852A7D">
        <w:rPr>
          <w:sz w:val="20"/>
          <w:szCs w:val="20"/>
        </w:rPr>
        <w:t xml:space="preserve"> </w:t>
      </w:r>
      <w:r w:rsidRPr="00852A7D">
        <w:rPr>
          <w:b/>
          <w:bCs/>
          <w:sz w:val="20"/>
          <w:szCs w:val="20"/>
        </w:rPr>
        <w:t>85</w:t>
      </w:r>
      <w:r w:rsidRPr="00852A7D">
        <w:rPr>
          <w:sz w:val="20"/>
          <w:szCs w:val="20"/>
        </w:rPr>
        <w:t>, 196–204 (2015).</w:t>
      </w:r>
    </w:p>
    <w:p w14:paraId="3E72FFDB" w14:textId="77777777" w:rsidR="00F26D09" w:rsidRPr="00852A7D" w:rsidRDefault="00F26D09" w:rsidP="00852A7D">
      <w:pPr>
        <w:pStyle w:val="Bibliography"/>
        <w:spacing w:line="240" w:lineRule="auto"/>
        <w:rPr>
          <w:sz w:val="20"/>
          <w:szCs w:val="20"/>
        </w:rPr>
      </w:pPr>
      <w:r w:rsidRPr="00852A7D">
        <w:rPr>
          <w:sz w:val="20"/>
          <w:szCs w:val="20"/>
        </w:rPr>
        <w:t>81.</w:t>
      </w:r>
      <w:r w:rsidRPr="00852A7D">
        <w:rPr>
          <w:sz w:val="20"/>
          <w:szCs w:val="20"/>
        </w:rPr>
        <w:tab/>
        <w:t>Emergency Blanket. https://www.surviveoutdoorslonger.com/survive-outdoors-longer-emergency-blanket.html.</w:t>
      </w:r>
    </w:p>
    <w:p w14:paraId="5CCE372B" w14:textId="77777777" w:rsidR="00F26D09" w:rsidRPr="00852A7D" w:rsidRDefault="00F26D09" w:rsidP="00852A7D">
      <w:pPr>
        <w:pStyle w:val="Bibliography"/>
        <w:spacing w:line="240" w:lineRule="auto"/>
        <w:rPr>
          <w:sz w:val="20"/>
          <w:szCs w:val="20"/>
        </w:rPr>
      </w:pPr>
      <w:r w:rsidRPr="00852A7D">
        <w:rPr>
          <w:sz w:val="20"/>
          <w:szCs w:val="20"/>
        </w:rPr>
        <w:t>82.</w:t>
      </w:r>
      <w:r w:rsidRPr="00852A7D">
        <w:rPr>
          <w:sz w:val="20"/>
          <w:szCs w:val="20"/>
        </w:rPr>
        <w:tab/>
        <w:t xml:space="preserve">Anttonen, H. </w:t>
      </w:r>
      <w:r w:rsidRPr="00852A7D">
        <w:rPr>
          <w:i/>
          <w:iCs/>
          <w:sz w:val="20"/>
          <w:szCs w:val="20"/>
        </w:rPr>
        <w:t>et al.</w:t>
      </w:r>
      <w:r w:rsidRPr="00852A7D">
        <w:rPr>
          <w:sz w:val="20"/>
          <w:szCs w:val="20"/>
        </w:rPr>
        <w:t xml:space="preserve"> Thermal Manikin Measurements—Exact or Not? </w:t>
      </w:r>
      <w:r w:rsidRPr="00852A7D">
        <w:rPr>
          <w:i/>
          <w:iCs/>
          <w:sz w:val="20"/>
          <w:szCs w:val="20"/>
        </w:rPr>
        <w:t>Int. J. Occup. Saf. Ergon.</w:t>
      </w:r>
      <w:r w:rsidRPr="00852A7D">
        <w:rPr>
          <w:sz w:val="20"/>
          <w:szCs w:val="20"/>
        </w:rPr>
        <w:t xml:space="preserve"> </w:t>
      </w:r>
      <w:r w:rsidRPr="00852A7D">
        <w:rPr>
          <w:b/>
          <w:bCs/>
          <w:sz w:val="20"/>
          <w:szCs w:val="20"/>
        </w:rPr>
        <w:t>10</w:t>
      </w:r>
      <w:r w:rsidRPr="00852A7D">
        <w:rPr>
          <w:sz w:val="20"/>
          <w:szCs w:val="20"/>
        </w:rPr>
        <w:t>, 291–300 (2004).</w:t>
      </w:r>
    </w:p>
    <w:p w14:paraId="6E2758D1" w14:textId="77777777" w:rsidR="00F26D09" w:rsidRPr="00852A7D" w:rsidRDefault="00F26D09" w:rsidP="00852A7D">
      <w:pPr>
        <w:pStyle w:val="Bibliography"/>
        <w:spacing w:line="240" w:lineRule="auto"/>
        <w:rPr>
          <w:sz w:val="20"/>
          <w:szCs w:val="20"/>
        </w:rPr>
      </w:pPr>
      <w:r w:rsidRPr="00852A7D">
        <w:rPr>
          <w:sz w:val="20"/>
          <w:szCs w:val="20"/>
        </w:rPr>
        <w:t>83.</w:t>
      </w:r>
      <w:r w:rsidRPr="00852A7D">
        <w:rPr>
          <w:sz w:val="20"/>
          <w:szCs w:val="20"/>
        </w:rPr>
        <w:tab/>
        <w:t xml:space="preserve">JCGM/WG1. </w:t>
      </w:r>
      <w:r w:rsidRPr="00852A7D">
        <w:rPr>
          <w:i/>
          <w:iCs/>
          <w:sz w:val="20"/>
          <w:szCs w:val="20"/>
        </w:rPr>
        <w:t>Evaluation of measurement data—Guide to the expression of uncertainty in measurement</w:t>
      </w:r>
      <w:r w:rsidRPr="00852A7D">
        <w:rPr>
          <w:sz w:val="20"/>
          <w:szCs w:val="20"/>
        </w:rPr>
        <w:t>. vol. 50 (International Standards Organization (ISO)), 2008).</w:t>
      </w:r>
    </w:p>
    <w:p w14:paraId="76872EDA" w14:textId="77777777" w:rsidR="00F26D09" w:rsidRPr="00852A7D" w:rsidRDefault="00F26D09" w:rsidP="00852A7D">
      <w:pPr>
        <w:pStyle w:val="Bibliography"/>
        <w:spacing w:line="240" w:lineRule="auto"/>
        <w:rPr>
          <w:sz w:val="20"/>
          <w:szCs w:val="20"/>
        </w:rPr>
      </w:pPr>
      <w:r w:rsidRPr="00852A7D">
        <w:rPr>
          <w:sz w:val="20"/>
          <w:szCs w:val="20"/>
        </w:rPr>
        <w:t>84.</w:t>
      </w:r>
      <w:r w:rsidRPr="00852A7D">
        <w:rPr>
          <w:sz w:val="20"/>
          <w:szCs w:val="20"/>
        </w:rPr>
        <w:tab/>
        <w:t>Bell, S. A. A beginner’s guide to uncertainty of measurement. (2001).</w:t>
      </w:r>
    </w:p>
    <w:p w14:paraId="3B1D54CF" w14:textId="77777777" w:rsidR="00F26D09" w:rsidRPr="00852A7D" w:rsidRDefault="00F26D09" w:rsidP="00852A7D">
      <w:pPr>
        <w:pStyle w:val="Bibliography"/>
        <w:spacing w:line="240" w:lineRule="auto"/>
        <w:rPr>
          <w:sz w:val="20"/>
          <w:szCs w:val="20"/>
        </w:rPr>
      </w:pPr>
      <w:r w:rsidRPr="00852A7D">
        <w:rPr>
          <w:sz w:val="20"/>
          <w:szCs w:val="20"/>
        </w:rPr>
        <w:lastRenderedPageBreak/>
        <w:t>85.</w:t>
      </w:r>
      <w:r w:rsidRPr="00852A7D">
        <w:rPr>
          <w:sz w:val="20"/>
          <w:szCs w:val="20"/>
        </w:rPr>
        <w:tab/>
        <w:t xml:space="preserve">Wehner, M., Stone, D., Krishnan, H., AchutaRao, K. &amp; Castillo, F. The Deadly Combination of Heat and Humidity in India and Pakistan in Summer 2015. </w:t>
      </w:r>
      <w:r w:rsidRPr="00852A7D">
        <w:rPr>
          <w:i/>
          <w:iCs/>
          <w:sz w:val="20"/>
          <w:szCs w:val="20"/>
        </w:rPr>
        <w:t>Bull. Am. Meteorol. Soc.</w:t>
      </w:r>
      <w:r w:rsidRPr="00852A7D">
        <w:rPr>
          <w:sz w:val="20"/>
          <w:szCs w:val="20"/>
        </w:rPr>
        <w:t xml:space="preserve"> </w:t>
      </w:r>
      <w:r w:rsidRPr="00852A7D">
        <w:rPr>
          <w:b/>
          <w:bCs/>
          <w:sz w:val="20"/>
          <w:szCs w:val="20"/>
        </w:rPr>
        <w:t>97</w:t>
      </w:r>
      <w:r w:rsidRPr="00852A7D">
        <w:rPr>
          <w:sz w:val="20"/>
          <w:szCs w:val="20"/>
        </w:rPr>
        <w:t>, S81–S86 (2016).</w:t>
      </w:r>
    </w:p>
    <w:p w14:paraId="6F4B6D87" w14:textId="77777777" w:rsidR="00F26D09" w:rsidRPr="00852A7D" w:rsidRDefault="00F26D09" w:rsidP="00852A7D">
      <w:pPr>
        <w:pStyle w:val="Bibliography"/>
        <w:spacing w:line="240" w:lineRule="auto"/>
        <w:rPr>
          <w:sz w:val="20"/>
          <w:szCs w:val="20"/>
        </w:rPr>
      </w:pPr>
      <w:r w:rsidRPr="00852A7D">
        <w:rPr>
          <w:sz w:val="20"/>
          <w:szCs w:val="20"/>
        </w:rPr>
        <w:t>86.</w:t>
      </w:r>
      <w:r w:rsidRPr="00852A7D">
        <w:rPr>
          <w:sz w:val="20"/>
          <w:szCs w:val="20"/>
        </w:rPr>
        <w:tab/>
        <w:t xml:space="preserve">Cohen, J., Agel, L., Barlow, M., Garfinkel, C. I. &amp; White, I. Linking Arctic variability and change with extreme winter weather in the United States. </w:t>
      </w:r>
      <w:r w:rsidRPr="00852A7D">
        <w:rPr>
          <w:i/>
          <w:iCs/>
          <w:sz w:val="20"/>
          <w:szCs w:val="20"/>
        </w:rPr>
        <w:t>Science</w:t>
      </w:r>
      <w:r w:rsidRPr="00852A7D">
        <w:rPr>
          <w:sz w:val="20"/>
          <w:szCs w:val="20"/>
        </w:rPr>
        <w:t xml:space="preserve"> </w:t>
      </w:r>
      <w:r w:rsidRPr="00852A7D">
        <w:rPr>
          <w:b/>
          <w:bCs/>
          <w:sz w:val="20"/>
          <w:szCs w:val="20"/>
        </w:rPr>
        <w:t>373</w:t>
      </w:r>
      <w:r w:rsidRPr="00852A7D">
        <w:rPr>
          <w:sz w:val="20"/>
          <w:szCs w:val="20"/>
        </w:rPr>
        <w:t>, 1116–1121 (2021).</w:t>
      </w:r>
    </w:p>
    <w:p w14:paraId="3BB5B633" w14:textId="77777777" w:rsidR="00F26D09" w:rsidRPr="00852A7D" w:rsidRDefault="00F26D09" w:rsidP="00852A7D">
      <w:pPr>
        <w:pStyle w:val="Bibliography"/>
        <w:spacing w:line="240" w:lineRule="auto"/>
        <w:rPr>
          <w:sz w:val="20"/>
          <w:szCs w:val="20"/>
        </w:rPr>
      </w:pPr>
      <w:r w:rsidRPr="00852A7D">
        <w:rPr>
          <w:sz w:val="20"/>
          <w:szCs w:val="20"/>
        </w:rPr>
        <w:t>87.</w:t>
      </w:r>
      <w:r w:rsidRPr="00852A7D">
        <w:rPr>
          <w:sz w:val="20"/>
          <w:szCs w:val="20"/>
        </w:rPr>
        <w:tab/>
        <w:t xml:space="preserve">Haider, K. &amp; Anis, K. Heat Wave Death Toll Rises to 2,000 in Pakistan’s Financial Hub. </w:t>
      </w:r>
      <w:r w:rsidRPr="00852A7D">
        <w:rPr>
          <w:i/>
          <w:iCs/>
          <w:sz w:val="20"/>
          <w:szCs w:val="20"/>
        </w:rPr>
        <w:t>Bloomberg.com</w:t>
      </w:r>
      <w:r w:rsidRPr="00852A7D">
        <w:rPr>
          <w:sz w:val="20"/>
          <w:szCs w:val="20"/>
        </w:rPr>
        <w:t xml:space="preserve"> (2015).</w:t>
      </w:r>
    </w:p>
    <w:p w14:paraId="451B9A6B" w14:textId="77777777" w:rsidR="00F26D09" w:rsidRPr="00852A7D" w:rsidRDefault="00F26D09" w:rsidP="00852A7D">
      <w:pPr>
        <w:pStyle w:val="Bibliography"/>
        <w:spacing w:line="240" w:lineRule="auto"/>
        <w:rPr>
          <w:sz w:val="20"/>
          <w:szCs w:val="20"/>
        </w:rPr>
      </w:pPr>
      <w:r w:rsidRPr="00852A7D">
        <w:rPr>
          <w:sz w:val="20"/>
          <w:szCs w:val="20"/>
        </w:rPr>
        <w:t>88.</w:t>
      </w:r>
      <w:r w:rsidRPr="00852A7D">
        <w:rPr>
          <w:sz w:val="20"/>
          <w:szCs w:val="20"/>
        </w:rPr>
        <w:tab/>
        <w:t xml:space="preserve">Davis, L., Gertler, P., Jarvis, S. &amp; Wolfram, C. Air conditioning and global inequality. </w:t>
      </w:r>
      <w:r w:rsidRPr="00852A7D">
        <w:rPr>
          <w:i/>
          <w:iCs/>
          <w:sz w:val="20"/>
          <w:szCs w:val="20"/>
        </w:rPr>
        <w:t>Glob. Environ. Change</w:t>
      </w:r>
      <w:r w:rsidRPr="00852A7D">
        <w:rPr>
          <w:sz w:val="20"/>
          <w:szCs w:val="20"/>
        </w:rPr>
        <w:t xml:space="preserve"> </w:t>
      </w:r>
      <w:r w:rsidRPr="00852A7D">
        <w:rPr>
          <w:b/>
          <w:bCs/>
          <w:sz w:val="20"/>
          <w:szCs w:val="20"/>
        </w:rPr>
        <w:t>69</w:t>
      </w:r>
      <w:r w:rsidRPr="00852A7D">
        <w:rPr>
          <w:sz w:val="20"/>
          <w:szCs w:val="20"/>
        </w:rPr>
        <w:t>, 102299 (2021).</w:t>
      </w:r>
    </w:p>
    <w:p w14:paraId="4EFFD72F" w14:textId="77777777" w:rsidR="00F26D09" w:rsidRPr="00852A7D" w:rsidRDefault="00F26D09" w:rsidP="00852A7D">
      <w:pPr>
        <w:pStyle w:val="Bibliography"/>
        <w:spacing w:line="240" w:lineRule="auto"/>
        <w:rPr>
          <w:sz w:val="20"/>
          <w:szCs w:val="20"/>
        </w:rPr>
      </w:pPr>
      <w:r w:rsidRPr="00852A7D">
        <w:rPr>
          <w:sz w:val="20"/>
          <w:szCs w:val="20"/>
        </w:rPr>
        <w:t>89.</w:t>
      </w:r>
      <w:r w:rsidRPr="00852A7D">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47EEF785" w14:textId="77777777" w:rsidR="00F26D09" w:rsidRPr="00852A7D" w:rsidRDefault="00F26D09" w:rsidP="00852A7D">
      <w:pPr>
        <w:pStyle w:val="Bibliography"/>
        <w:spacing w:line="240" w:lineRule="auto"/>
        <w:rPr>
          <w:sz w:val="20"/>
          <w:szCs w:val="20"/>
        </w:rPr>
      </w:pPr>
      <w:r w:rsidRPr="00852A7D">
        <w:rPr>
          <w:sz w:val="20"/>
          <w:szCs w:val="20"/>
        </w:rPr>
        <w:t>90.</w:t>
      </w:r>
      <w:r w:rsidRPr="00852A7D">
        <w:rPr>
          <w:sz w:val="20"/>
          <w:szCs w:val="20"/>
        </w:rPr>
        <w:tab/>
        <w:t>Weather Data &amp; Weather API | Visual Crossing. https://www.visualcrossing.com/.</w:t>
      </w:r>
    </w:p>
    <w:p w14:paraId="359A942A" w14:textId="77777777" w:rsidR="00F26D09" w:rsidRPr="00852A7D" w:rsidRDefault="00F26D09" w:rsidP="00852A7D">
      <w:pPr>
        <w:pStyle w:val="Bibliography"/>
        <w:spacing w:line="240" w:lineRule="auto"/>
        <w:rPr>
          <w:sz w:val="20"/>
          <w:szCs w:val="20"/>
        </w:rPr>
      </w:pPr>
      <w:r w:rsidRPr="00852A7D">
        <w:rPr>
          <w:sz w:val="20"/>
          <w:szCs w:val="20"/>
        </w:rPr>
        <w:t>91.</w:t>
      </w:r>
      <w:r w:rsidRPr="00852A7D">
        <w:rPr>
          <w:sz w:val="20"/>
          <w:szCs w:val="20"/>
        </w:rPr>
        <w:tab/>
        <w:t xml:space="preserve">Parkinson, T. </w:t>
      </w:r>
      <w:r w:rsidRPr="00852A7D">
        <w:rPr>
          <w:i/>
          <w:iCs/>
          <w:sz w:val="20"/>
          <w:szCs w:val="20"/>
        </w:rPr>
        <w:t>et al.</w:t>
      </w:r>
      <w:r w:rsidRPr="00852A7D">
        <w:rPr>
          <w:sz w:val="20"/>
          <w:szCs w:val="20"/>
        </w:rPr>
        <w:t xml:space="preserve"> ASHRAE global database of thermal comfort field measurements. (2022).</w:t>
      </w:r>
    </w:p>
    <w:p w14:paraId="0632E9DA" w14:textId="77777777" w:rsidR="00F26D09" w:rsidRPr="00852A7D" w:rsidRDefault="00F26D09" w:rsidP="00852A7D">
      <w:pPr>
        <w:pStyle w:val="Bibliography"/>
        <w:spacing w:line="240" w:lineRule="auto"/>
        <w:rPr>
          <w:sz w:val="20"/>
          <w:szCs w:val="20"/>
        </w:rPr>
      </w:pPr>
      <w:r w:rsidRPr="00852A7D">
        <w:rPr>
          <w:sz w:val="20"/>
          <w:szCs w:val="20"/>
        </w:rPr>
        <w:t>92.</w:t>
      </w:r>
      <w:r w:rsidRPr="00852A7D">
        <w:rPr>
          <w:sz w:val="20"/>
          <w:szCs w:val="20"/>
        </w:rPr>
        <w:tab/>
        <w:t xml:space="preserve">Gagge, A. P., Stolwijk, J. &amp; Nishi, Y. An Effective Temperature Scale Based on a Simple Model of Human Physiological Regulatory Response. </w:t>
      </w:r>
      <w:r w:rsidRPr="00852A7D">
        <w:rPr>
          <w:i/>
          <w:iCs/>
          <w:sz w:val="20"/>
          <w:szCs w:val="20"/>
        </w:rPr>
        <w:t>ASHRAE Trans</w:t>
      </w:r>
      <w:r w:rsidRPr="00852A7D">
        <w:rPr>
          <w:sz w:val="20"/>
          <w:szCs w:val="20"/>
        </w:rPr>
        <w:t xml:space="preserve"> </w:t>
      </w:r>
      <w:r w:rsidRPr="00852A7D">
        <w:rPr>
          <w:b/>
          <w:bCs/>
          <w:sz w:val="20"/>
          <w:szCs w:val="20"/>
        </w:rPr>
        <w:t>77</w:t>
      </w:r>
      <w:r w:rsidRPr="00852A7D">
        <w:rPr>
          <w:sz w:val="20"/>
          <w:szCs w:val="20"/>
        </w:rPr>
        <w:t>, 247–257 (1971).</w:t>
      </w:r>
    </w:p>
    <w:p w14:paraId="6A41F475" w14:textId="77777777" w:rsidR="00F26D09" w:rsidRPr="00852A7D" w:rsidRDefault="00F26D09" w:rsidP="00852A7D">
      <w:pPr>
        <w:pStyle w:val="Bibliography"/>
        <w:spacing w:line="240" w:lineRule="auto"/>
        <w:rPr>
          <w:sz w:val="20"/>
          <w:szCs w:val="20"/>
        </w:rPr>
      </w:pPr>
      <w:r w:rsidRPr="00852A7D">
        <w:rPr>
          <w:sz w:val="20"/>
          <w:szCs w:val="20"/>
        </w:rPr>
        <w:t>93.</w:t>
      </w:r>
      <w:r w:rsidRPr="00852A7D">
        <w:rPr>
          <w:sz w:val="20"/>
          <w:szCs w:val="20"/>
        </w:rPr>
        <w:tab/>
        <w:t xml:space="preserve">Schweiker, M. </w:t>
      </w:r>
      <w:r w:rsidRPr="00852A7D">
        <w:rPr>
          <w:i/>
          <w:iCs/>
          <w:sz w:val="20"/>
          <w:szCs w:val="20"/>
        </w:rPr>
        <w:t>et al.</w:t>
      </w:r>
      <w:r w:rsidRPr="00852A7D">
        <w:rPr>
          <w:sz w:val="20"/>
          <w:szCs w:val="20"/>
        </w:rPr>
        <w:t xml:space="preserve"> comf: Models and Equations for Human Comfort Research. (2022).</w:t>
      </w:r>
    </w:p>
    <w:p w14:paraId="7F4C2968" w14:textId="77777777" w:rsidR="00F26D09" w:rsidRPr="00852A7D" w:rsidRDefault="00F26D09" w:rsidP="00852A7D">
      <w:pPr>
        <w:pStyle w:val="Bibliography"/>
        <w:spacing w:line="240" w:lineRule="auto"/>
        <w:rPr>
          <w:sz w:val="20"/>
          <w:szCs w:val="20"/>
        </w:rPr>
      </w:pPr>
      <w:r w:rsidRPr="00852A7D">
        <w:rPr>
          <w:sz w:val="20"/>
          <w:szCs w:val="20"/>
        </w:rPr>
        <w:t>94.</w:t>
      </w:r>
      <w:r w:rsidRPr="00852A7D">
        <w:rPr>
          <w:sz w:val="20"/>
          <w:szCs w:val="20"/>
        </w:rPr>
        <w:tab/>
        <w:t xml:space="preserve">Dawe, M., Raftery, P., Woolley, J., Schiavon, S. &amp; Bauman, F. Comparison of mean radiant and air temperatures in mechanically-conditioned commercial buildings from over 200,000 field and laboratory measurements. </w:t>
      </w:r>
      <w:r w:rsidRPr="00852A7D">
        <w:rPr>
          <w:i/>
          <w:iCs/>
          <w:sz w:val="20"/>
          <w:szCs w:val="20"/>
        </w:rPr>
        <w:t>Energy Build.</w:t>
      </w:r>
      <w:r w:rsidRPr="00852A7D">
        <w:rPr>
          <w:sz w:val="20"/>
          <w:szCs w:val="20"/>
        </w:rPr>
        <w:t xml:space="preserve"> </w:t>
      </w:r>
      <w:r w:rsidRPr="00852A7D">
        <w:rPr>
          <w:b/>
          <w:bCs/>
          <w:sz w:val="20"/>
          <w:szCs w:val="20"/>
        </w:rPr>
        <w:t>206</w:t>
      </w:r>
      <w:r w:rsidRPr="00852A7D">
        <w:rPr>
          <w:sz w:val="20"/>
          <w:szCs w:val="20"/>
        </w:rPr>
        <w:t>, 109582 (2020).</w:t>
      </w:r>
    </w:p>
    <w:p w14:paraId="27DD731E" w14:textId="77777777" w:rsidR="00F26D09" w:rsidRPr="00852A7D" w:rsidRDefault="00F26D09" w:rsidP="00852A7D">
      <w:pPr>
        <w:pStyle w:val="Bibliography"/>
        <w:spacing w:line="240" w:lineRule="auto"/>
        <w:rPr>
          <w:sz w:val="20"/>
          <w:szCs w:val="20"/>
        </w:rPr>
      </w:pPr>
      <w:r w:rsidRPr="00852A7D">
        <w:rPr>
          <w:sz w:val="20"/>
          <w:szCs w:val="20"/>
        </w:rPr>
        <w:t>95.</w:t>
      </w:r>
      <w:r w:rsidRPr="00852A7D">
        <w:rPr>
          <w:sz w:val="20"/>
          <w:szCs w:val="20"/>
        </w:rPr>
        <w:tab/>
        <w:t xml:space="preserve">ASHRAE. </w:t>
      </w:r>
      <w:r w:rsidRPr="00852A7D">
        <w:rPr>
          <w:i/>
          <w:iCs/>
          <w:sz w:val="20"/>
          <w:szCs w:val="20"/>
        </w:rPr>
        <w:t>Thermal Environmental Conditions for Human Occupancy</w:t>
      </w:r>
      <w:r w:rsidRPr="00852A7D">
        <w:rPr>
          <w:sz w:val="20"/>
          <w:szCs w:val="20"/>
        </w:rPr>
        <w:t>. https://www.ashrae.org/technical-resources/bookstore/standard-55-thermal-environmental-conditions-for-human-occupancy (2020).</w:t>
      </w:r>
    </w:p>
    <w:p w14:paraId="759614CC" w14:textId="77777777" w:rsidR="00F26D09" w:rsidRPr="00852A7D" w:rsidRDefault="00F26D09" w:rsidP="00852A7D">
      <w:pPr>
        <w:pStyle w:val="Bibliography"/>
        <w:spacing w:line="240" w:lineRule="auto"/>
        <w:rPr>
          <w:sz w:val="20"/>
          <w:szCs w:val="20"/>
        </w:rPr>
      </w:pPr>
      <w:r w:rsidRPr="00852A7D">
        <w:rPr>
          <w:sz w:val="20"/>
          <w:szCs w:val="20"/>
        </w:rPr>
        <w:t>96.</w:t>
      </w:r>
      <w:r w:rsidRPr="00852A7D">
        <w:rPr>
          <w:sz w:val="20"/>
          <w:szCs w:val="20"/>
        </w:rPr>
        <w:tab/>
        <w:t xml:space="preserve">Lapillonne, B. </w:t>
      </w:r>
      <w:r w:rsidRPr="00852A7D">
        <w:rPr>
          <w:i/>
          <w:iCs/>
          <w:sz w:val="20"/>
          <w:szCs w:val="20"/>
        </w:rPr>
        <w:t>Future of Air-Conditioning</w:t>
      </w:r>
      <w:r w:rsidRPr="00852A7D">
        <w:rPr>
          <w:sz w:val="20"/>
          <w:szCs w:val="20"/>
        </w:rPr>
        <w:t>. https://www.enerdata.net/publications/executive-briefing/the-future-air-conditioning-global-demand.html (2019).</w:t>
      </w:r>
    </w:p>
    <w:p w14:paraId="19A8BA37" w14:textId="77777777" w:rsidR="00F26D09" w:rsidRPr="00852A7D" w:rsidRDefault="00F26D09" w:rsidP="00852A7D">
      <w:pPr>
        <w:pStyle w:val="Bibliography"/>
        <w:spacing w:line="240" w:lineRule="auto"/>
        <w:rPr>
          <w:sz w:val="20"/>
          <w:szCs w:val="20"/>
        </w:rPr>
      </w:pPr>
      <w:r w:rsidRPr="00852A7D">
        <w:rPr>
          <w:sz w:val="20"/>
          <w:szCs w:val="20"/>
        </w:rPr>
        <w:t>97.</w:t>
      </w:r>
      <w:r w:rsidRPr="00852A7D">
        <w:rPr>
          <w:sz w:val="20"/>
          <w:szCs w:val="20"/>
        </w:rPr>
        <w:tab/>
        <w:t xml:space="preserve">Winter Storm Uri. </w:t>
      </w:r>
      <w:r w:rsidRPr="00852A7D">
        <w:rPr>
          <w:i/>
          <w:iCs/>
          <w:sz w:val="20"/>
          <w:szCs w:val="20"/>
        </w:rPr>
        <w:t>Federal Communications Commission</w:t>
      </w:r>
      <w:r w:rsidRPr="00852A7D">
        <w:rPr>
          <w:sz w:val="20"/>
          <w:szCs w:val="20"/>
        </w:rPr>
        <w:t xml:space="preserve"> https://www.fcc.gov/uri (2021).</w:t>
      </w:r>
    </w:p>
    <w:p w14:paraId="78FC9D3A" w14:textId="77777777" w:rsidR="00F26D09" w:rsidRPr="00852A7D" w:rsidRDefault="00F26D09" w:rsidP="00852A7D">
      <w:pPr>
        <w:pStyle w:val="Bibliography"/>
        <w:spacing w:line="240" w:lineRule="auto"/>
        <w:rPr>
          <w:sz w:val="20"/>
          <w:szCs w:val="20"/>
        </w:rPr>
      </w:pPr>
      <w:r w:rsidRPr="00852A7D">
        <w:rPr>
          <w:sz w:val="20"/>
          <w:szCs w:val="20"/>
        </w:rPr>
        <w:t>98.</w:t>
      </w:r>
      <w:r w:rsidRPr="00852A7D">
        <w:rPr>
          <w:sz w:val="20"/>
          <w:szCs w:val="20"/>
        </w:rPr>
        <w:tab/>
        <w:t xml:space="preserve">Doan, L. How Many Millions Are Without Power in Texas? It’s Impossible to Know for Sure. </w:t>
      </w:r>
      <w:r w:rsidRPr="00852A7D">
        <w:rPr>
          <w:i/>
          <w:iCs/>
          <w:sz w:val="20"/>
          <w:szCs w:val="20"/>
        </w:rPr>
        <w:t>Time</w:t>
      </w:r>
      <w:r w:rsidRPr="00852A7D">
        <w:rPr>
          <w:sz w:val="20"/>
          <w:szCs w:val="20"/>
        </w:rPr>
        <w:t xml:space="preserve"> (2021).</w:t>
      </w:r>
    </w:p>
    <w:p w14:paraId="0E28C4B1" w14:textId="77777777" w:rsidR="00F26D09" w:rsidRPr="00852A7D" w:rsidRDefault="00F26D09" w:rsidP="00852A7D">
      <w:pPr>
        <w:pStyle w:val="Bibliography"/>
        <w:spacing w:line="240" w:lineRule="auto"/>
        <w:rPr>
          <w:sz w:val="20"/>
          <w:szCs w:val="20"/>
        </w:rPr>
      </w:pPr>
      <w:r w:rsidRPr="00852A7D">
        <w:rPr>
          <w:sz w:val="20"/>
          <w:szCs w:val="20"/>
        </w:rPr>
        <w:t>99.</w:t>
      </w:r>
      <w:r w:rsidRPr="00852A7D">
        <w:rPr>
          <w:sz w:val="20"/>
          <w:szCs w:val="20"/>
        </w:rPr>
        <w:tab/>
        <w:t>Texas uses natural gas for electricity generation and home heating. https://www.eia.gov/todayinenergy/detail.php?id=47116.</w:t>
      </w:r>
    </w:p>
    <w:p w14:paraId="4D0E6F20" w14:textId="77777777" w:rsidR="00F26D09" w:rsidRPr="00852A7D" w:rsidRDefault="00F26D09" w:rsidP="00852A7D">
      <w:pPr>
        <w:pStyle w:val="Bibliography"/>
        <w:spacing w:line="240" w:lineRule="auto"/>
        <w:rPr>
          <w:sz w:val="20"/>
          <w:szCs w:val="20"/>
        </w:rPr>
      </w:pPr>
      <w:r w:rsidRPr="00852A7D">
        <w:rPr>
          <w:sz w:val="20"/>
          <w:szCs w:val="20"/>
        </w:rPr>
        <w:t>100.</w:t>
      </w:r>
      <w:r w:rsidRPr="00852A7D">
        <w:rPr>
          <w:sz w:val="20"/>
          <w:szCs w:val="20"/>
        </w:rPr>
        <w:tab/>
        <w:t xml:space="preserve">Subramanian, S. </w:t>
      </w:r>
      <w:r w:rsidRPr="00852A7D">
        <w:rPr>
          <w:i/>
          <w:iCs/>
          <w:sz w:val="20"/>
          <w:szCs w:val="20"/>
        </w:rPr>
        <w:t>et al.</w:t>
      </w:r>
      <w:r w:rsidRPr="00852A7D">
        <w:rPr>
          <w:sz w:val="20"/>
          <w:szCs w:val="20"/>
        </w:rPr>
        <w:t xml:space="preserve"> </w:t>
      </w:r>
      <w:r w:rsidRPr="00852A7D">
        <w:rPr>
          <w:i/>
          <w:iCs/>
          <w:sz w:val="20"/>
          <w:szCs w:val="20"/>
        </w:rPr>
        <w:t>2022 State Energy Efficiency Scorecard</w:t>
      </w:r>
      <w:r w:rsidRPr="00852A7D">
        <w:rPr>
          <w:sz w:val="20"/>
          <w:szCs w:val="20"/>
        </w:rPr>
        <w:t>. (2022).</w:t>
      </w:r>
    </w:p>
    <w:p w14:paraId="3DC9FAA3" w14:textId="77777777" w:rsidR="00F26D09" w:rsidRPr="00852A7D" w:rsidRDefault="00F26D09" w:rsidP="00852A7D">
      <w:pPr>
        <w:pStyle w:val="Bibliography"/>
        <w:spacing w:line="240" w:lineRule="auto"/>
        <w:rPr>
          <w:sz w:val="20"/>
          <w:szCs w:val="20"/>
        </w:rPr>
      </w:pPr>
      <w:r w:rsidRPr="00852A7D">
        <w:rPr>
          <w:sz w:val="20"/>
          <w:szCs w:val="20"/>
        </w:rPr>
        <w:t>101.</w:t>
      </w:r>
      <w:r w:rsidRPr="00852A7D">
        <w:rPr>
          <w:sz w:val="20"/>
          <w:szCs w:val="20"/>
        </w:rPr>
        <w:tab/>
        <w:t xml:space="preserve">Hellerstedt, J. </w:t>
      </w:r>
      <w:r w:rsidRPr="00852A7D">
        <w:rPr>
          <w:i/>
          <w:iCs/>
          <w:sz w:val="20"/>
          <w:szCs w:val="20"/>
        </w:rPr>
        <w:t>February 2021 Winter Storm-Related Deaths – Texas</w:t>
      </w:r>
      <w:r w:rsidRPr="00852A7D">
        <w:rPr>
          <w:sz w:val="20"/>
          <w:szCs w:val="20"/>
        </w:rPr>
        <w:t>. https://www.dshs.texas.gov/news/updates/SMOC_FebWinterStorm_MortalitySurvReport_12-30-21.pdf (2021).</w:t>
      </w:r>
    </w:p>
    <w:p w14:paraId="08A11B28" w14:textId="77777777" w:rsidR="00F26D09" w:rsidRPr="00852A7D" w:rsidRDefault="00F26D09" w:rsidP="00852A7D">
      <w:pPr>
        <w:pStyle w:val="Bibliography"/>
        <w:spacing w:line="240" w:lineRule="auto"/>
        <w:rPr>
          <w:sz w:val="20"/>
          <w:szCs w:val="20"/>
        </w:rPr>
      </w:pPr>
      <w:r w:rsidRPr="00852A7D">
        <w:rPr>
          <w:sz w:val="20"/>
          <w:szCs w:val="20"/>
        </w:rPr>
        <w:t>102.</w:t>
      </w:r>
      <w:r w:rsidRPr="00852A7D">
        <w:rPr>
          <w:sz w:val="20"/>
          <w:szCs w:val="20"/>
        </w:rPr>
        <w:tab/>
        <w:t>U.S. DOE. EnergyPlus. (2022).</w:t>
      </w:r>
    </w:p>
    <w:p w14:paraId="279B7C23" w14:textId="77777777" w:rsidR="00F26D09" w:rsidRPr="00852A7D" w:rsidRDefault="00F26D09" w:rsidP="00852A7D">
      <w:pPr>
        <w:pStyle w:val="Bibliography"/>
        <w:spacing w:line="240" w:lineRule="auto"/>
        <w:rPr>
          <w:sz w:val="20"/>
          <w:szCs w:val="20"/>
        </w:rPr>
      </w:pPr>
      <w:r w:rsidRPr="00852A7D">
        <w:rPr>
          <w:sz w:val="20"/>
          <w:szCs w:val="20"/>
        </w:rPr>
        <w:t>103.</w:t>
      </w:r>
      <w:r w:rsidRPr="00852A7D">
        <w:rPr>
          <w:sz w:val="20"/>
          <w:szCs w:val="20"/>
        </w:rPr>
        <w:tab/>
        <w:t>Texas Building Permit Data - Texas Real Estate Research Center. https://www.recenter.tamu.edu:443/data/building-permits.</w:t>
      </w:r>
    </w:p>
    <w:p w14:paraId="12F623CF" w14:textId="77777777" w:rsidR="00F26D09" w:rsidRPr="00852A7D" w:rsidRDefault="00F26D09" w:rsidP="00852A7D">
      <w:pPr>
        <w:pStyle w:val="Bibliography"/>
        <w:spacing w:line="240" w:lineRule="auto"/>
        <w:rPr>
          <w:sz w:val="20"/>
          <w:szCs w:val="20"/>
        </w:rPr>
      </w:pPr>
      <w:r w:rsidRPr="00852A7D">
        <w:rPr>
          <w:sz w:val="20"/>
          <w:szCs w:val="20"/>
        </w:rPr>
        <w:t>104.</w:t>
      </w:r>
      <w:r w:rsidRPr="00852A7D">
        <w:rPr>
          <w:sz w:val="20"/>
          <w:szCs w:val="20"/>
        </w:rPr>
        <w:tab/>
        <w:t>Texas Section-ASCE. Recommended Practice for the Design of Residential Foundations. (2007).</w:t>
      </w:r>
    </w:p>
    <w:p w14:paraId="07C86E8E" w14:textId="77777777" w:rsidR="00F26D09" w:rsidRPr="00852A7D" w:rsidRDefault="00F26D09" w:rsidP="00852A7D">
      <w:pPr>
        <w:pStyle w:val="Bibliography"/>
        <w:spacing w:line="240" w:lineRule="auto"/>
        <w:rPr>
          <w:sz w:val="20"/>
          <w:szCs w:val="20"/>
        </w:rPr>
      </w:pPr>
      <w:r w:rsidRPr="00852A7D">
        <w:rPr>
          <w:sz w:val="20"/>
          <w:szCs w:val="20"/>
        </w:rPr>
        <w:t>105.</w:t>
      </w:r>
      <w:r w:rsidRPr="00852A7D">
        <w:rPr>
          <w:sz w:val="20"/>
          <w:szCs w:val="20"/>
        </w:rPr>
        <w:tab/>
        <w:t xml:space="preserve">Mendon, V. V. &amp; Taylor, Z. T. </w:t>
      </w:r>
      <w:r w:rsidRPr="00852A7D">
        <w:rPr>
          <w:i/>
          <w:iCs/>
          <w:sz w:val="20"/>
          <w:szCs w:val="20"/>
        </w:rPr>
        <w:t>Development of residential prototype building models and analysis system for large-scale energy efficiency studies using EnergyPlus</w:t>
      </w:r>
      <w:r w:rsidRPr="00852A7D">
        <w:rPr>
          <w:sz w:val="20"/>
          <w:szCs w:val="20"/>
        </w:rPr>
        <w:t>. (2014).</w:t>
      </w:r>
    </w:p>
    <w:p w14:paraId="2F45F376" w14:textId="77777777" w:rsidR="00F26D09" w:rsidRPr="00852A7D" w:rsidRDefault="00F26D09" w:rsidP="00852A7D">
      <w:pPr>
        <w:pStyle w:val="Bibliography"/>
        <w:spacing w:line="240" w:lineRule="auto"/>
        <w:rPr>
          <w:sz w:val="20"/>
          <w:szCs w:val="20"/>
        </w:rPr>
      </w:pPr>
      <w:r w:rsidRPr="00852A7D">
        <w:rPr>
          <w:sz w:val="20"/>
          <w:szCs w:val="20"/>
        </w:rPr>
        <w:t>106.</w:t>
      </w:r>
      <w:r w:rsidRPr="00852A7D">
        <w:rPr>
          <w:sz w:val="20"/>
          <w:szCs w:val="20"/>
        </w:rPr>
        <w:tab/>
        <w:t xml:space="preserve">Taylor, Z., Mendon, V. &amp; Fernandez, N. </w:t>
      </w:r>
      <w:r w:rsidRPr="00852A7D">
        <w:rPr>
          <w:i/>
          <w:iCs/>
          <w:sz w:val="20"/>
          <w:szCs w:val="20"/>
        </w:rPr>
        <w:t>Methodology for Evaluating Cost-Effectiveness of Residential Energy Code Changes</w:t>
      </w:r>
      <w:r w:rsidRPr="00852A7D">
        <w:rPr>
          <w:sz w:val="20"/>
          <w:szCs w:val="20"/>
        </w:rPr>
        <w:t>. https://www.energycodes.gov/sites/default/files/2021-07/residential_methodology_2015.pdf (2015).</w:t>
      </w:r>
    </w:p>
    <w:p w14:paraId="2999C059" w14:textId="77777777" w:rsidR="00F26D09" w:rsidRPr="00852A7D" w:rsidRDefault="00F26D09" w:rsidP="00852A7D">
      <w:pPr>
        <w:pStyle w:val="Bibliography"/>
        <w:spacing w:line="240" w:lineRule="auto"/>
        <w:rPr>
          <w:sz w:val="20"/>
          <w:szCs w:val="20"/>
        </w:rPr>
      </w:pPr>
      <w:r w:rsidRPr="00852A7D">
        <w:rPr>
          <w:sz w:val="20"/>
          <w:szCs w:val="20"/>
        </w:rPr>
        <w:t>107.</w:t>
      </w:r>
      <w:r w:rsidRPr="00852A7D">
        <w:rPr>
          <w:sz w:val="20"/>
          <w:szCs w:val="20"/>
        </w:rPr>
        <w:tab/>
        <w:t>Prototype Building Models | Building Energy Codes Program. https://www.energycodes.gov/prototype-building-models#Residential.</w:t>
      </w:r>
    </w:p>
    <w:p w14:paraId="561AF77B" w14:textId="7D6C97BF" w:rsidR="00A46F95" w:rsidRDefault="00306945" w:rsidP="00852A7D">
      <w:pPr>
        <w:pStyle w:val="Heading1"/>
        <w:spacing w:line="240" w:lineRule="auto"/>
      </w:pPr>
      <w:r w:rsidRPr="008851D2">
        <w:rPr>
          <w:sz w:val="20"/>
          <w:szCs w:val="20"/>
        </w:rPr>
        <w:fldChar w:fldCharType="end"/>
      </w:r>
      <w:r w:rsidR="00A46F95">
        <w:t>Acknowledgements</w:t>
      </w:r>
    </w:p>
    <w:p w14:paraId="639515A7" w14:textId="3EA3872C" w:rsidR="00A46F95" w:rsidRDefault="00A46F95">
      <w:pPr>
        <w:ind w:left="720" w:hanging="720"/>
        <w:pPrChange w:id="180" w:author="Arfa Aijazi" w:date="2024-02-10T14:37:00Z">
          <w:pPr/>
        </w:pPrChange>
      </w:pPr>
      <w:r>
        <w:t xml:space="preserve">At the time of the study, Arfa Aijazi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w:t>
      </w:r>
      <w:ins w:id="181" w:author="Arfa Aijazi" w:date="2024-02-04T16:44:00Z">
        <w:r w:rsidR="00405D7E">
          <w:t xml:space="preserve"> CBE</w:t>
        </w:r>
      </w:ins>
      <w:del w:id="182" w:author="Arfa Aijazi" w:date="2024-02-04T16:44:00Z">
        <w:r w:rsidDel="00405D7E">
          <w:delText>,</w:delText>
        </w:r>
      </w:del>
      <w:r>
        <w:t xml:space="preserve"> is advised by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w:t>
      </w:r>
      <w:ins w:id="183" w:author="Arfa Aijazi" w:date="2024-02-04T16:45:00Z">
        <w:r w:rsidR="00405D7E">
          <w:t xml:space="preserve"> to CBE</w:t>
        </w:r>
      </w:ins>
      <w:r>
        <w:t xml:space="preserve"> from Big Ass Solutions and Sleepme. The authors also thank Professor Ed Arens, Charlie Huizenga, Dr. Yingdong He</w:t>
      </w:r>
      <w:r w:rsidR="00A12AE1">
        <w:t>, and visiting PhD student Thomas Hirn</w:t>
      </w:r>
      <w:r>
        <w:t xml:space="preserve"> with the CBE at the </w:t>
      </w:r>
      <w:r>
        <w:lastRenderedPageBreak/>
        <w:t>University of California, Berkeley for their assistance with using the Controlled Environmental Chamber (CEC) and the thermal manikin</w:t>
      </w:r>
      <w:r w:rsidR="004B5FC9">
        <w:t>,</w:t>
      </w:r>
      <w:r w:rsidR="00025846">
        <w:t xml:space="preserve"> </w:t>
      </w:r>
      <w:r w:rsidR="002E3622">
        <w:t xml:space="preserve">Dr. </w:t>
      </w:r>
      <w:r w:rsidR="00025846">
        <w:t xml:space="preserve">Federico Tartarini, </w:t>
      </w:r>
      <w:r w:rsidR="00863756">
        <w:t>formerly affiliated with the Berkeley Education Alliance for Research in Singapore (BEARS), for his help with the case study methodology</w:t>
      </w:r>
      <w:r w:rsidR="004B5FC9">
        <w:t xml:space="preserve">, </w:t>
      </w:r>
      <w:del w:id="184" w:author="Arfa Aijazi" w:date="2024-02-10T13:59:00Z">
        <w:r w:rsidR="004B5FC9" w:rsidDel="00100199">
          <w:delText xml:space="preserve">and </w:delText>
        </w:r>
      </w:del>
      <w:r w:rsidR="004B5FC9">
        <w:t>Dr. Carlos Duarte with CBE for his help estimating the power rating of conventional HVAC systems</w:t>
      </w:r>
      <w:ins w:id="185" w:author="Arfa Aijazi" w:date="2024-02-10T13:59:00Z">
        <w:r w:rsidR="00100199">
          <w:t>, and Professor Gail Brager</w:t>
        </w:r>
      </w:ins>
      <w:ins w:id="186" w:author="Arfa Aijazi" w:date="2024-02-10T14:01:00Z">
        <w:r w:rsidR="00100199">
          <w:t xml:space="preserve"> with CBE</w:t>
        </w:r>
      </w:ins>
      <w:ins w:id="187" w:author="Arfa Aijazi" w:date="2024-02-10T13:59:00Z">
        <w:r w:rsidR="00100199">
          <w:t xml:space="preserve"> for review of </w:t>
        </w:r>
      </w:ins>
      <w:ins w:id="188" w:author="Arfa Aijazi" w:date="2024-02-10T14:00:00Z">
        <w:r w:rsidR="00100199">
          <w:t>a portion of the manuscript text</w:t>
        </w:r>
      </w:ins>
      <w:ins w:id="189" w:author="Arfa Aijazi" w:date="2024-02-10T14:01:00Z">
        <w:r w:rsidR="00100199">
          <w:t>.</w:t>
        </w:r>
      </w:ins>
      <w:del w:id="190" w:author="Arfa Aijazi" w:date="2024-02-10T14:00:00Z">
        <w:r w:rsidR="00863756" w:rsidDel="00100199">
          <w:delText>.</w:delText>
        </w:r>
      </w:del>
      <w:r w:rsidR="00863756">
        <w:t xml:space="preserve"> </w:t>
      </w:r>
      <w:r w:rsidR="003847D0" w:rsidRPr="008B513A">
        <w:t>We also acknowledge that this study significantly builds upon a</w:t>
      </w:r>
      <w:r w:rsidR="00C82EC0" w:rsidRPr="008B513A">
        <w:t xml:space="preserve"> thermal manikin</w:t>
      </w:r>
      <w:r w:rsidR="003847D0" w:rsidRPr="008B513A">
        <w:t xml:space="preserve"> study conducted by </w:t>
      </w:r>
      <w:r w:rsidR="008B513A">
        <w:t>Professor</w:t>
      </w:r>
      <w:r w:rsidR="003847D0" w:rsidRPr="008B513A">
        <w:t xml:space="preserve"> </w:t>
      </w:r>
      <w:r w:rsidR="008B513A">
        <w:t xml:space="preserve">Young-Hum </w:t>
      </w:r>
      <w:r w:rsidR="003847D0" w:rsidRPr="008B513A">
        <w:t xml:space="preserve">Cho, </w:t>
      </w:r>
      <w:r w:rsidR="00C82EC0" w:rsidRPr="008B513A">
        <w:t xml:space="preserve">affiliated with </w:t>
      </w:r>
      <w:r w:rsidR="008B513A">
        <w:t xml:space="preserve">the </w:t>
      </w:r>
      <w:r w:rsidR="008B513A" w:rsidRPr="008B513A">
        <w:t>School of Architecture, Yeungnam University, Republic of Korea</w:t>
      </w:r>
      <w:r w:rsidR="00C82EC0" w:rsidRPr="008B513A">
        <w:t xml:space="preserve"> and formerly a CBE visiting scholar.</w:t>
      </w:r>
      <w:r w:rsidR="00C82EC0">
        <w:t xml:space="preserve">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Pr="00852A7D" w:rsidRDefault="00A46F95" w:rsidP="00751670">
      <w:pPr>
        <w:pStyle w:val="Heading1"/>
        <w:rPr>
          <w:b w:val="0"/>
          <w:u w:val="single"/>
        </w:rPr>
      </w:pPr>
      <w:r w:rsidRPr="00852A7D">
        <w:rPr>
          <w:b w:val="0"/>
          <w:u w:val="single"/>
        </w:rPr>
        <w:t>Center for the Built Environment (CBE), University of California, Berkeley, Berkeley, CA, USA</w:t>
      </w:r>
    </w:p>
    <w:p w14:paraId="6932B064" w14:textId="45B89313" w:rsidR="00A46F95" w:rsidRDefault="00A46F95" w:rsidP="00A46F95">
      <w:r>
        <w:t>Arfa Aijazi, Thomas Parkinson, Hui Zhang,</w:t>
      </w:r>
      <w:r w:rsidRPr="00660E52">
        <w:t xml:space="preserve"> </w:t>
      </w:r>
      <w:r>
        <w:t>Stefano Schiavon</w:t>
      </w:r>
    </w:p>
    <w:p w14:paraId="22E01409" w14:textId="68DF9423" w:rsidR="00CA6C4C" w:rsidRPr="00852A7D" w:rsidRDefault="00CA6C4C" w:rsidP="00852A7D">
      <w:pPr>
        <w:pStyle w:val="Heading1"/>
        <w:rPr>
          <w:u w:val="single"/>
        </w:rPr>
      </w:pPr>
      <w:r w:rsidRPr="00852A7D">
        <w:rPr>
          <w:b w:val="0"/>
          <w:u w:val="single"/>
        </w:rPr>
        <w:t>School of Architecture, University of Waterloo, Canada</w:t>
      </w:r>
    </w:p>
    <w:p w14:paraId="7767496F" w14:textId="26739381" w:rsidR="00CA6C4C" w:rsidRDefault="00CA6C4C" w:rsidP="00A46F95">
      <w:r>
        <w:t>Arfa Aijazi</w:t>
      </w:r>
    </w:p>
    <w:p w14:paraId="0921E5AB" w14:textId="38531279" w:rsidR="00CA6C4C" w:rsidRPr="00852A7D" w:rsidRDefault="00CA6C4C" w:rsidP="00852A7D">
      <w:pPr>
        <w:pStyle w:val="Heading1"/>
        <w:rPr>
          <w:u w:val="single"/>
        </w:rPr>
      </w:pPr>
      <w:r w:rsidRPr="00852A7D">
        <w:rPr>
          <w:b w:val="0"/>
          <w:u w:val="single"/>
        </w:rPr>
        <w:t>Indoor Environmental Quality (IEQ) Lab, The University of Sydney, Australia</w:t>
      </w:r>
    </w:p>
    <w:p w14:paraId="162931F6" w14:textId="4B563D52" w:rsidR="00CA6C4C" w:rsidRDefault="00CA6C4C" w:rsidP="00A46F95">
      <w:r>
        <w:t>Thomas Parkinson</w:t>
      </w:r>
    </w:p>
    <w:p w14:paraId="58A5DF6B" w14:textId="77777777" w:rsidR="00A46F95" w:rsidRDefault="00A46F95" w:rsidP="00A46F95">
      <w:pPr>
        <w:pStyle w:val="Heading2"/>
      </w:pPr>
      <w:r>
        <w:t>Contributions</w:t>
      </w:r>
    </w:p>
    <w:p w14:paraId="6E78F12C" w14:textId="54EF207C" w:rsidR="00A46F95" w:rsidRDefault="00A46F95" w:rsidP="00A46F95">
      <w:r>
        <w:t>A.A.: conceptualization (lead); methodology (lead); investigation; formal analysis; writing—original draft; writing—review and editing (</w:t>
      </w:r>
      <w:r w:rsidR="009E04B4">
        <w:t>lead</w:t>
      </w:r>
      <w:r>
        <w:t>); visualization.</w:t>
      </w:r>
    </w:p>
    <w:p w14:paraId="30C91501" w14:textId="77777777" w:rsidR="00A46F95" w:rsidRDefault="00A46F95" w:rsidP="00A46F95">
      <w:r>
        <w:t>T.P.: conceptualization (support); methodology (support); writing—review and editing (equal)</w:t>
      </w:r>
    </w:p>
    <w:p w14:paraId="47A0B70C" w14:textId="77777777" w:rsidR="00A46F95" w:rsidRDefault="00A46F95" w:rsidP="00A46F95">
      <w:r>
        <w:t>S.S.: conceptualization (support); methodology (support); writing—review and editing (equal)</w:t>
      </w:r>
    </w:p>
    <w:p w14:paraId="10853CB1" w14:textId="66325BE5" w:rsidR="00FA275D" w:rsidRDefault="00FA275D" w:rsidP="00A46F95">
      <w:r>
        <w:t>H.Z.: methodology (support)</w:t>
      </w:r>
      <w:r w:rsidR="009E04B4">
        <w:t xml:space="preserve">; </w:t>
      </w:r>
      <w:r w:rsidR="00DE7223">
        <w:t xml:space="preserve">resources (support); </w:t>
      </w:r>
      <w:r w:rsidR="009E04B4">
        <w:t>writing—review and editing (support)</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21" w:history="1">
        <w:r w:rsidRPr="007C33C2">
          <w:rPr>
            <w:rStyle w:val="Hyperlink"/>
          </w:rPr>
          <w:t>Stefano Schiavon</w:t>
        </w:r>
      </w:hyperlink>
      <w:r>
        <w:t>.</w:t>
      </w:r>
    </w:p>
    <w:p w14:paraId="39DDEBA9" w14:textId="7A6FAE54" w:rsidR="0016102B" w:rsidRDefault="0016102B" w:rsidP="0016102B">
      <w:pPr>
        <w:pStyle w:val="Heading1"/>
      </w:pPr>
      <w:r>
        <w:t>Data availability</w:t>
      </w:r>
    </w:p>
    <w:p w14:paraId="71B6A660" w14:textId="689DE47E" w:rsidR="00AD6949" w:rsidRDefault="0016102B" w:rsidP="00852A7D">
      <w:pPr>
        <w:jc w:val="left"/>
      </w:pPr>
      <w:r>
        <w:t>All data and analysis code is provided on GitHub at</w:t>
      </w:r>
      <w:r w:rsidR="004214D0">
        <w:t xml:space="preserve">: </w:t>
      </w:r>
      <w:hyperlink r:id="rId22" w:history="1">
        <w:r w:rsidR="004214D0" w:rsidRPr="00DE04C1">
          <w:rPr>
            <w:rStyle w:val="Hyperlink"/>
          </w:rPr>
          <w:t>https://github.com/anaijazi/thermalManikinSlee</w:t>
        </w:r>
      </w:hyperlink>
      <w:r w:rsidR="00405D7E">
        <w:rPr>
          <w:rStyle w:val="Hyperlink"/>
        </w:rPr>
        <w:t>p</w:t>
      </w:r>
    </w:p>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3" w:author="Arfa Aijazi" w:date="2024-02-03T22:23:00Z" w:initials="AA">
    <w:p w14:paraId="5BC04514" w14:textId="77777777" w:rsidR="00A97D14" w:rsidRDefault="00A97D14" w:rsidP="00A97D14">
      <w:pPr>
        <w:jc w:val="left"/>
      </w:pPr>
      <w:r>
        <w:rPr>
          <w:rStyle w:val="CommentReference"/>
        </w:rPr>
        <w:annotationRef/>
      </w:r>
      <w:r>
        <w:rPr>
          <w:sz w:val="20"/>
          <w:szCs w:val="20"/>
        </w:rPr>
        <w:t>Modified figure so it no longer contains third-party material</w:t>
      </w:r>
    </w:p>
  </w:comment>
  <w:comment w:id="116" w:author="Arfa Aijazi" w:date="2024-02-03T22:24:00Z" w:initials="AA">
    <w:p w14:paraId="79396C57" w14:textId="77777777" w:rsidR="00A97D14" w:rsidRDefault="00A97D14" w:rsidP="00A97D14">
      <w:pPr>
        <w:jc w:val="left"/>
      </w:pPr>
      <w:r>
        <w:rPr>
          <w:rStyle w:val="CommentReference"/>
        </w:rPr>
        <w:annotationRef/>
      </w:r>
      <w:r>
        <w:rPr>
          <w:sz w:val="20"/>
          <w:szCs w:val="20"/>
        </w:rPr>
        <w:t>Modified figure to meet third-party image license requirements</w:t>
      </w:r>
    </w:p>
  </w:comment>
  <w:comment w:id="117" w:author="Arfa Aijazi" w:date="2024-02-10T14:16:00Z" w:initials="AA">
    <w:p w14:paraId="119FECED" w14:textId="77777777" w:rsidR="00154756" w:rsidRDefault="00154756" w:rsidP="00154756">
      <w:pPr>
        <w:jc w:val="left"/>
      </w:pPr>
      <w:r>
        <w:rPr>
          <w:rStyle w:val="CommentReference"/>
        </w:rPr>
        <w:annotationRef/>
      </w:r>
      <w:r>
        <w:rPr>
          <w:sz w:val="20"/>
          <w:szCs w:val="20"/>
        </w:rPr>
        <w:t xml:space="preserve">Attribution in accordance with CC </w:t>
      </w:r>
      <w:hyperlink r:id="rId1" w:history="1">
        <w:r w:rsidRPr="00EF3C5E">
          <w:rPr>
            <w:rStyle w:val="Hyperlink"/>
            <w:sz w:val="20"/>
            <w:szCs w:val="20"/>
          </w:rPr>
          <w:t>recommended practices for attribution</w:t>
        </w:r>
      </w:hyperlink>
      <w:r>
        <w:rPr>
          <w:sz w:val="20"/>
          <w:szCs w:val="20"/>
        </w:rPr>
        <w:t>.</w:t>
      </w:r>
    </w:p>
  </w:comment>
  <w:comment w:id="125" w:author="Arfa Aijazi" w:date="2024-02-10T18:13:00Z" w:initials="AA">
    <w:p w14:paraId="1E4EEE32" w14:textId="77777777" w:rsidR="00C84D4B" w:rsidRDefault="00C84D4B" w:rsidP="00C84D4B">
      <w:pPr>
        <w:jc w:val="left"/>
      </w:pPr>
      <w:r>
        <w:rPr>
          <w:rStyle w:val="CommentReference"/>
        </w:rPr>
        <w:annotationRef/>
      </w:r>
      <w:r>
        <w:rPr>
          <w:sz w:val="20"/>
          <w:szCs w:val="20"/>
        </w:rPr>
        <w:t>Modified figure to meet third-party image license requirements</w:t>
      </w:r>
    </w:p>
  </w:comment>
  <w:comment w:id="131" w:author="Arfa Aijazi" w:date="2024-02-10T14:17:00Z" w:initials="AA">
    <w:p w14:paraId="5C4ADC46" w14:textId="2FFB85BA" w:rsidR="00154756" w:rsidRDefault="00154756" w:rsidP="00154756">
      <w:pPr>
        <w:jc w:val="left"/>
      </w:pPr>
      <w:r>
        <w:rPr>
          <w:rStyle w:val="CommentReference"/>
        </w:rPr>
        <w:annotationRef/>
      </w:r>
      <w:r>
        <w:rPr>
          <w:sz w:val="20"/>
          <w:szCs w:val="20"/>
        </w:rPr>
        <w:t xml:space="preserve">Attributions in accordance with CC </w:t>
      </w:r>
      <w:hyperlink r:id="rId2" w:history="1">
        <w:r w:rsidRPr="00B336BC">
          <w:rPr>
            <w:rStyle w:val="Hyperlink"/>
            <w:sz w:val="20"/>
            <w:szCs w:val="20"/>
          </w:rPr>
          <w:t>recommended practices for attribution</w:t>
        </w:r>
      </w:hyperlink>
      <w:r>
        <w:rPr>
          <w:sz w:val="20"/>
          <w:szCs w:val="2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04514" w15:done="0"/>
  <w15:commentEx w15:paraId="79396C57" w15:done="0"/>
  <w15:commentEx w15:paraId="119FECED" w15:done="0"/>
  <w15:commentEx w15:paraId="1E4EEE32" w15:done="0"/>
  <w15:commentEx w15:paraId="5C4ADC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366F085" w16cex:dateUtc="2024-02-04T03:23:00Z"/>
  <w16cex:commentExtensible w16cex:durableId="171A9301" w16cex:dateUtc="2024-02-04T03:24:00Z"/>
  <w16cex:commentExtensible w16cex:durableId="1D77CA22" w16cex:dateUtc="2024-02-10T19:16:00Z"/>
  <w16cex:commentExtensible w16cex:durableId="20152302" w16cex:dateUtc="2024-02-10T23:13:00Z"/>
  <w16cex:commentExtensible w16cex:durableId="224B8C34" w16cex:dateUtc="2024-02-10T19: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04514" w16cid:durableId="5366F085"/>
  <w16cid:commentId w16cid:paraId="79396C57" w16cid:durableId="171A9301"/>
  <w16cid:commentId w16cid:paraId="119FECED" w16cid:durableId="1D77CA22"/>
  <w16cid:commentId w16cid:paraId="1E4EEE32" w16cid:durableId="20152302"/>
  <w16cid:commentId w16cid:paraId="5C4ADC46" w16cid:durableId="224B8C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ED2C4" w14:textId="77777777" w:rsidR="007E5F9D" w:rsidRDefault="007E5F9D" w:rsidP="00D37EB0">
      <w:pPr>
        <w:spacing w:after="0" w:line="240" w:lineRule="auto"/>
      </w:pPr>
      <w:r>
        <w:separator/>
      </w:r>
    </w:p>
  </w:endnote>
  <w:endnote w:type="continuationSeparator" w:id="0">
    <w:p w14:paraId="1AFDED9F" w14:textId="77777777" w:rsidR="007E5F9D" w:rsidRDefault="007E5F9D" w:rsidP="00D3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A6F02" w14:textId="77777777" w:rsidR="007E5F9D" w:rsidRDefault="007E5F9D" w:rsidP="00D37EB0">
      <w:pPr>
        <w:spacing w:after="0" w:line="240" w:lineRule="auto"/>
      </w:pPr>
      <w:r>
        <w:separator/>
      </w:r>
    </w:p>
  </w:footnote>
  <w:footnote w:type="continuationSeparator" w:id="0">
    <w:p w14:paraId="73A8E1BC" w14:textId="77777777" w:rsidR="007E5F9D" w:rsidRDefault="007E5F9D" w:rsidP="00D37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3EB6"/>
    <w:rsid w:val="00006CC9"/>
    <w:rsid w:val="000129E5"/>
    <w:rsid w:val="00017DEA"/>
    <w:rsid w:val="00025846"/>
    <w:rsid w:val="000311DB"/>
    <w:rsid w:val="00040BE4"/>
    <w:rsid w:val="00042D78"/>
    <w:rsid w:val="000434F8"/>
    <w:rsid w:val="00046A7D"/>
    <w:rsid w:val="00050481"/>
    <w:rsid w:val="00050CB2"/>
    <w:rsid w:val="00061E9B"/>
    <w:rsid w:val="00070289"/>
    <w:rsid w:val="00070C4D"/>
    <w:rsid w:val="00071641"/>
    <w:rsid w:val="000777C3"/>
    <w:rsid w:val="00091AA4"/>
    <w:rsid w:val="00092640"/>
    <w:rsid w:val="000A1551"/>
    <w:rsid w:val="000A1C92"/>
    <w:rsid w:val="000B0477"/>
    <w:rsid w:val="000B39C0"/>
    <w:rsid w:val="000B55C1"/>
    <w:rsid w:val="000C72EE"/>
    <w:rsid w:val="000D2C08"/>
    <w:rsid w:val="000E5263"/>
    <w:rsid w:val="000F1229"/>
    <w:rsid w:val="00100199"/>
    <w:rsid w:val="00104816"/>
    <w:rsid w:val="00105E3B"/>
    <w:rsid w:val="0011443F"/>
    <w:rsid w:val="00114AAF"/>
    <w:rsid w:val="00147501"/>
    <w:rsid w:val="00154756"/>
    <w:rsid w:val="0016102B"/>
    <w:rsid w:val="00161C8A"/>
    <w:rsid w:val="001658C9"/>
    <w:rsid w:val="001662A1"/>
    <w:rsid w:val="001752D2"/>
    <w:rsid w:val="00183113"/>
    <w:rsid w:val="00187EDA"/>
    <w:rsid w:val="00192BD7"/>
    <w:rsid w:val="001A5768"/>
    <w:rsid w:val="001B2BF7"/>
    <w:rsid w:val="001B3AD2"/>
    <w:rsid w:val="001C16F3"/>
    <w:rsid w:val="001C1EBD"/>
    <w:rsid w:val="001D51D8"/>
    <w:rsid w:val="001D7C13"/>
    <w:rsid w:val="001E5C84"/>
    <w:rsid w:val="001F2435"/>
    <w:rsid w:val="001F66F4"/>
    <w:rsid w:val="0020236F"/>
    <w:rsid w:val="002078DA"/>
    <w:rsid w:val="00213C73"/>
    <w:rsid w:val="00215B2C"/>
    <w:rsid w:val="00227E88"/>
    <w:rsid w:val="00230226"/>
    <w:rsid w:val="0023313F"/>
    <w:rsid w:val="00235A5A"/>
    <w:rsid w:val="00242493"/>
    <w:rsid w:val="0024337D"/>
    <w:rsid w:val="00252719"/>
    <w:rsid w:val="00271D16"/>
    <w:rsid w:val="00283883"/>
    <w:rsid w:val="00290AB3"/>
    <w:rsid w:val="002A2630"/>
    <w:rsid w:val="002A2E55"/>
    <w:rsid w:val="002A4E80"/>
    <w:rsid w:val="002A5C27"/>
    <w:rsid w:val="002C0CD5"/>
    <w:rsid w:val="002C705E"/>
    <w:rsid w:val="002C7A34"/>
    <w:rsid w:val="002D0D70"/>
    <w:rsid w:val="002D532E"/>
    <w:rsid w:val="002D6E33"/>
    <w:rsid w:val="002E0A8C"/>
    <w:rsid w:val="002E3622"/>
    <w:rsid w:val="00301215"/>
    <w:rsid w:val="0030322E"/>
    <w:rsid w:val="00306945"/>
    <w:rsid w:val="00326E3B"/>
    <w:rsid w:val="00340A56"/>
    <w:rsid w:val="00343121"/>
    <w:rsid w:val="00346C98"/>
    <w:rsid w:val="00355BEE"/>
    <w:rsid w:val="00364BE4"/>
    <w:rsid w:val="00365E0F"/>
    <w:rsid w:val="0037262D"/>
    <w:rsid w:val="0037269A"/>
    <w:rsid w:val="003847D0"/>
    <w:rsid w:val="00386C76"/>
    <w:rsid w:val="003917FD"/>
    <w:rsid w:val="00393B65"/>
    <w:rsid w:val="003943AB"/>
    <w:rsid w:val="003B426D"/>
    <w:rsid w:val="003D0E23"/>
    <w:rsid w:val="003E2724"/>
    <w:rsid w:val="003F02A6"/>
    <w:rsid w:val="00405056"/>
    <w:rsid w:val="00405D7E"/>
    <w:rsid w:val="00405F96"/>
    <w:rsid w:val="004142FF"/>
    <w:rsid w:val="00416536"/>
    <w:rsid w:val="004214D0"/>
    <w:rsid w:val="004253E5"/>
    <w:rsid w:val="00446A4F"/>
    <w:rsid w:val="00470A67"/>
    <w:rsid w:val="00472208"/>
    <w:rsid w:val="004749BE"/>
    <w:rsid w:val="00474B76"/>
    <w:rsid w:val="00483565"/>
    <w:rsid w:val="004A3A32"/>
    <w:rsid w:val="004A6E4A"/>
    <w:rsid w:val="004B5FC9"/>
    <w:rsid w:val="004C2C72"/>
    <w:rsid w:val="004C3ACC"/>
    <w:rsid w:val="004D74F8"/>
    <w:rsid w:val="004E5290"/>
    <w:rsid w:val="004F7E72"/>
    <w:rsid w:val="004F7F1A"/>
    <w:rsid w:val="00501060"/>
    <w:rsid w:val="00503764"/>
    <w:rsid w:val="00503E4D"/>
    <w:rsid w:val="00515E5E"/>
    <w:rsid w:val="005215B8"/>
    <w:rsid w:val="00527503"/>
    <w:rsid w:val="00531E1E"/>
    <w:rsid w:val="00533CC8"/>
    <w:rsid w:val="00551454"/>
    <w:rsid w:val="00561F98"/>
    <w:rsid w:val="00573620"/>
    <w:rsid w:val="00575737"/>
    <w:rsid w:val="005805BF"/>
    <w:rsid w:val="005951D7"/>
    <w:rsid w:val="005964D7"/>
    <w:rsid w:val="005A0458"/>
    <w:rsid w:val="005A1BEF"/>
    <w:rsid w:val="005A493A"/>
    <w:rsid w:val="005C4BAF"/>
    <w:rsid w:val="005C593F"/>
    <w:rsid w:val="005C702D"/>
    <w:rsid w:val="005D436F"/>
    <w:rsid w:val="005E7647"/>
    <w:rsid w:val="005F13FD"/>
    <w:rsid w:val="005F754C"/>
    <w:rsid w:val="006005ED"/>
    <w:rsid w:val="00615859"/>
    <w:rsid w:val="006212FB"/>
    <w:rsid w:val="0062368A"/>
    <w:rsid w:val="00636F83"/>
    <w:rsid w:val="00644C33"/>
    <w:rsid w:val="00644DB8"/>
    <w:rsid w:val="00652A5F"/>
    <w:rsid w:val="00657CA8"/>
    <w:rsid w:val="00661799"/>
    <w:rsid w:val="00667D9A"/>
    <w:rsid w:val="0067340E"/>
    <w:rsid w:val="00693711"/>
    <w:rsid w:val="00696567"/>
    <w:rsid w:val="006971DB"/>
    <w:rsid w:val="006B43D3"/>
    <w:rsid w:val="006D0622"/>
    <w:rsid w:val="006D4B2A"/>
    <w:rsid w:val="006D4D1D"/>
    <w:rsid w:val="006E4A2D"/>
    <w:rsid w:val="00711CDA"/>
    <w:rsid w:val="007237C0"/>
    <w:rsid w:val="00723ED9"/>
    <w:rsid w:val="007268F9"/>
    <w:rsid w:val="007340F6"/>
    <w:rsid w:val="00737552"/>
    <w:rsid w:val="0074369D"/>
    <w:rsid w:val="00750FD0"/>
    <w:rsid w:val="00751038"/>
    <w:rsid w:val="00751670"/>
    <w:rsid w:val="0075710F"/>
    <w:rsid w:val="00760987"/>
    <w:rsid w:val="007610A8"/>
    <w:rsid w:val="007676DE"/>
    <w:rsid w:val="007715E6"/>
    <w:rsid w:val="0078116C"/>
    <w:rsid w:val="007961CB"/>
    <w:rsid w:val="007A0889"/>
    <w:rsid w:val="007B66CB"/>
    <w:rsid w:val="007D0E8C"/>
    <w:rsid w:val="007D128D"/>
    <w:rsid w:val="007E004D"/>
    <w:rsid w:val="007E5F9D"/>
    <w:rsid w:val="007E6B76"/>
    <w:rsid w:val="007F2B56"/>
    <w:rsid w:val="008011ED"/>
    <w:rsid w:val="00801469"/>
    <w:rsid w:val="008019C3"/>
    <w:rsid w:val="00805797"/>
    <w:rsid w:val="00810380"/>
    <w:rsid w:val="0082218C"/>
    <w:rsid w:val="0082375A"/>
    <w:rsid w:val="008273CF"/>
    <w:rsid w:val="00836915"/>
    <w:rsid w:val="008374B8"/>
    <w:rsid w:val="00840EF8"/>
    <w:rsid w:val="0084123E"/>
    <w:rsid w:val="00845D6F"/>
    <w:rsid w:val="00852A7D"/>
    <w:rsid w:val="0085607A"/>
    <w:rsid w:val="00861ACB"/>
    <w:rsid w:val="00861F02"/>
    <w:rsid w:val="00863756"/>
    <w:rsid w:val="00867761"/>
    <w:rsid w:val="00872113"/>
    <w:rsid w:val="00875CB0"/>
    <w:rsid w:val="00875D37"/>
    <w:rsid w:val="00876193"/>
    <w:rsid w:val="00877F00"/>
    <w:rsid w:val="00880778"/>
    <w:rsid w:val="00881B2F"/>
    <w:rsid w:val="008851D2"/>
    <w:rsid w:val="008920CF"/>
    <w:rsid w:val="00895731"/>
    <w:rsid w:val="0089601C"/>
    <w:rsid w:val="008A3BCC"/>
    <w:rsid w:val="008A3CA2"/>
    <w:rsid w:val="008A6A7A"/>
    <w:rsid w:val="008A7AE4"/>
    <w:rsid w:val="008B0944"/>
    <w:rsid w:val="008B1AEA"/>
    <w:rsid w:val="008B513A"/>
    <w:rsid w:val="008B6D79"/>
    <w:rsid w:val="008E557D"/>
    <w:rsid w:val="008F685E"/>
    <w:rsid w:val="009011DC"/>
    <w:rsid w:val="00906D08"/>
    <w:rsid w:val="009107BE"/>
    <w:rsid w:val="0091087B"/>
    <w:rsid w:val="009662F8"/>
    <w:rsid w:val="009670A9"/>
    <w:rsid w:val="009709FC"/>
    <w:rsid w:val="00974A79"/>
    <w:rsid w:val="00974FE7"/>
    <w:rsid w:val="0099175E"/>
    <w:rsid w:val="009969F4"/>
    <w:rsid w:val="009A5F49"/>
    <w:rsid w:val="009B4F35"/>
    <w:rsid w:val="009C60E0"/>
    <w:rsid w:val="009D11BF"/>
    <w:rsid w:val="009D3234"/>
    <w:rsid w:val="009E04B4"/>
    <w:rsid w:val="009E7124"/>
    <w:rsid w:val="009F11DF"/>
    <w:rsid w:val="00A0699E"/>
    <w:rsid w:val="00A12AE1"/>
    <w:rsid w:val="00A22649"/>
    <w:rsid w:val="00A23477"/>
    <w:rsid w:val="00A236DE"/>
    <w:rsid w:val="00A32F49"/>
    <w:rsid w:val="00A3761C"/>
    <w:rsid w:val="00A46F95"/>
    <w:rsid w:val="00A506D3"/>
    <w:rsid w:val="00A545D7"/>
    <w:rsid w:val="00A60B15"/>
    <w:rsid w:val="00A6530B"/>
    <w:rsid w:val="00A6595D"/>
    <w:rsid w:val="00A66AAB"/>
    <w:rsid w:val="00A7445D"/>
    <w:rsid w:val="00A76AC4"/>
    <w:rsid w:val="00A81897"/>
    <w:rsid w:val="00A85128"/>
    <w:rsid w:val="00A902C5"/>
    <w:rsid w:val="00A94109"/>
    <w:rsid w:val="00A97D14"/>
    <w:rsid w:val="00AB3AD3"/>
    <w:rsid w:val="00AC3DB7"/>
    <w:rsid w:val="00AC4FEA"/>
    <w:rsid w:val="00AD229B"/>
    <w:rsid w:val="00AD2AAE"/>
    <w:rsid w:val="00AD6949"/>
    <w:rsid w:val="00AE081B"/>
    <w:rsid w:val="00AE7BC6"/>
    <w:rsid w:val="00AF1157"/>
    <w:rsid w:val="00AF1813"/>
    <w:rsid w:val="00AF2C39"/>
    <w:rsid w:val="00AF735E"/>
    <w:rsid w:val="00AF7DBB"/>
    <w:rsid w:val="00B0241F"/>
    <w:rsid w:val="00B07C94"/>
    <w:rsid w:val="00B125A5"/>
    <w:rsid w:val="00B17011"/>
    <w:rsid w:val="00B20484"/>
    <w:rsid w:val="00B3225C"/>
    <w:rsid w:val="00B44199"/>
    <w:rsid w:val="00B44D84"/>
    <w:rsid w:val="00B4500C"/>
    <w:rsid w:val="00B518EF"/>
    <w:rsid w:val="00B51AA2"/>
    <w:rsid w:val="00B52057"/>
    <w:rsid w:val="00B54898"/>
    <w:rsid w:val="00B574D4"/>
    <w:rsid w:val="00B61458"/>
    <w:rsid w:val="00B66776"/>
    <w:rsid w:val="00B73BC3"/>
    <w:rsid w:val="00B877D9"/>
    <w:rsid w:val="00B92ADB"/>
    <w:rsid w:val="00B9330E"/>
    <w:rsid w:val="00BB0BB1"/>
    <w:rsid w:val="00BC2155"/>
    <w:rsid w:val="00BC21A7"/>
    <w:rsid w:val="00BC599B"/>
    <w:rsid w:val="00BF1F00"/>
    <w:rsid w:val="00C12724"/>
    <w:rsid w:val="00C27ABB"/>
    <w:rsid w:val="00C312AF"/>
    <w:rsid w:val="00C31C62"/>
    <w:rsid w:val="00C32A7F"/>
    <w:rsid w:val="00C378BD"/>
    <w:rsid w:val="00C4422A"/>
    <w:rsid w:val="00C52F0B"/>
    <w:rsid w:val="00C544E9"/>
    <w:rsid w:val="00C559DD"/>
    <w:rsid w:val="00C62952"/>
    <w:rsid w:val="00C63EE7"/>
    <w:rsid w:val="00C662FF"/>
    <w:rsid w:val="00C66FF3"/>
    <w:rsid w:val="00C70212"/>
    <w:rsid w:val="00C7721E"/>
    <w:rsid w:val="00C82EC0"/>
    <w:rsid w:val="00C83AC6"/>
    <w:rsid w:val="00C84D4B"/>
    <w:rsid w:val="00C86765"/>
    <w:rsid w:val="00C8745F"/>
    <w:rsid w:val="00C90808"/>
    <w:rsid w:val="00C934D3"/>
    <w:rsid w:val="00CA6C4C"/>
    <w:rsid w:val="00CB039C"/>
    <w:rsid w:val="00CB4AD7"/>
    <w:rsid w:val="00CC0DA9"/>
    <w:rsid w:val="00CD4659"/>
    <w:rsid w:val="00CE4E32"/>
    <w:rsid w:val="00D00EBD"/>
    <w:rsid w:val="00D01290"/>
    <w:rsid w:val="00D133D5"/>
    <w:rsid w:val="00D17F37"/>
    <w:rsid w:val="00D32080"/>
    <w:rsid w:val="00D37E0D"/>
    <w:rsid w:val="00D37EB0"/>
    <w:rsid w:val="00D40FAA"/>
    <w:rsid w:val="00D4127F"/>
    <w:rsid w:val="00D44F6E"/>
    <w:rsid w:val="00D46C83"/>
    <w:rsid w:val="00D46CD4"/>
    <w:rsid w:val="00D56AFD"/>
    <w:rsid w:val="00D730C2"/>
    <w:rsid w:val="00D73C6A"/>
    <w:rsid w:val="00DA0210"/>
    <w:rsid w:val="00DB714A"/>
    <w:rsid w:val="00DD3B88"/>
    <w:rsid w:val="00DE04C1"/>
    <w:rsid w:val="00DE294D"/>
    <w:rsid w:val="00DE34D7"/>
    <w:rsid w:val="00DE7223"/>
    <w:rsid w:val="00DF66D6"/>
    <w:rsid w:val="00DF6708"/>
    <w:rsid w:val="00E112B3"/>
    <w:rsid w:val="00E114F4"/>
    <w:rsid w:val="00E12277"/>
    <w:rsid w:val="00E1350B"/>
    <w:rsid w:val="00E21585"/>
    <w:rsid w:val="00E2551F"/>
    <w:rsid w:val="00E34645"/>
    <w:rsid w:val="00E35E04"/>
    <w:rsid w:val="00E50A78"/>
    <w:rsid w:val="00E63E53"/>
    <w:rsid w:val="00E8130F"/>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4186"/>
    <w:rsid w:val="00F244FB"/>
    <w:rsid w:val="00F26D09"/>
    <w:rsid w:val="00F26F11"/>
    <w:rsid w:val="00F3522F"/>
    <w:rsid w:val="00F5115E"/>
    <w:rsid w:val="00F51EFB"/>
    <w:rsid w:val="00F550D5"/>
    <w:rsid w:val="00F62F70"/>
    <w:rsid w:val="00F81E67"/>
    <w:rsid w:val="00F94423"/>
    <w:rsid w:val="00F94919"/>
    <w:rsid w:val="00FA0E21"/>
    <w:rsid w:val="00FA275D"/>
    <w:rsid w:val="00FB4352"/>
    <w:rsid w:val="00FC1C50"/>
    <w:rsid w:val="00FD64F3"/>
    <w:rsid w:val="00FE0C52"/>
    <w:rsid w:val="00FE4045"/>
    <w:rsid w:val="00FF1004"/>
    <w:rsid w:val="03FAD3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FD8978BA-D150-5441-BFD9-D4ECE91D4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 w:type="paragraph" w:styleId="Header">
    <w:name w:val="header"/>
    <w:basedOn w:val="Normal"/>
    <w:link w:val="HeaderChar"/>
    <w:uiPriority w:val="99"/>
    <w:unhideWhenUsed/>
    <w:rsid w:val="00D3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EB0"/>
    <w:rPr>
      <w:rFonts w:ascii="Cambria" w:hAnsi="Cambria"/>
      <w:sz w:val="22"/>
      <w:szCs w:val="22"/>
    </w:rPr>
  </w:style>
  <w:style w:type="paragraph" w:styleId="Footer">
    <w:name w:val="footer"/>
    <w:basedOn w:val="Normal"/>
    <w:link w:val="FooterChar"/>
    <w:uiPriority w:val="99"/>
    <w:unhideWhenUsed/>
    <w:rsid w:val="00D3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EB0"/>
    <w:rPr>
      <w:rFonts w:ascii="Cambria" w:hAnsi="Cambria"/>
      <w:sz w:val="22"/>
      <w:szCs w:val="22"/>
    </w:rPr>
  </w:style>
  <w:style w:type="paragraph" w:styleId="NormalWeb">
    <w:name w:val="Normal (Web)"/>
    <w:basedOn w:val="Normal"/>
    <w:uiPriority w:val="99"/>
    <w:semiHidden/>
    <w:unhideWhenUsed/>
    <w:rsid w:val="008F685E"/>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948854422">
      <w:bodyDiv w:val="1"/>
      <w:marLeft w:val="0"/>
      <w:marRight w:val="0"/>
      <w:marTop w:val="0"/>
      <w:marBottom w:val="0"/>
      <w:divBdr>
        <w:top w:val="none" w:sz="0" w:space="0" w:color="auto"/>
        <w:left w:val="none" w:sz="0" w:space="0" w:color="auto"/>
        <w:bottom w:val="none" w:sz="0" w:space="0" w:color="auto"/>
        <w:right w:val="none" w:sz="0" w:space="0" w:color="auto"/>
      </w:divBdr>
    </w:div>
    <w:div w:id="1031881723">
      <w:bodyDiv w:val="1"/>
      <w:marLeft w:val="0"/>
      <w:marRight w:val="0"/>
      <w:marTop w:val="0"/>
      <w:marBottom w:val="0"/>
      <w:divBdr>
        <w:top w:val="none" w:sz="0" w:space="0" w:color="auto"/>
        <w:left w:val="none" w:sz="0" w:space="0" w:color="auto"/>
        <w:bottom w:val="none" w:sz="0" w:space="0" w:color="auto"/>
        <w:right w:val="none" w:sz="0" w:space="0" w:color="auto"/>
      </w:divBdr>
    </w:div>
    <w:div w:id="1450204115">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iki.creativecommons.org/wiki/Recommended_practices_for_attribution" TargetMode="External"/><Relationship Id="rId1" Type="http://schemas.openxmlformats.org/officeDocument/2006/relationships/hyperlink" Target="https://wiki.creativecommons.org/wiki/Recommended_practices_for_attribution"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comments" Target="comments.xml"/><Relationship Id="rId22" Type="http://schemas.openxmlformats.org/officeDocument/2006/relationships/hyperlink" Target="https://github.com/anaijazi/thermalManikinSle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42198</Words>
  <Characters>240534</Characters>
  <Application>Microsoft Office Word</Application>
  <DocSecurity>0</DocSecurity>
  <Lines>2004</Lines>
  <Paragraphs>564</Paragraphs>
  <ScaleCrop>false</ScaleCrop>
  <Company/>
  <LinksUpToDate>false</LinksUpToDate>
  <CharactersWithSpaces>282168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8</cp:revision>
  <dcterms:created xsi:type="dcterms:W3CDTF">2024-02-10T17:39:00Z</dcterms:created>
  <dcterms:modified xsi:type="dcterms:W3CDTF">2024-02-10T23:13:00Z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id="H0uZokVw"/&gt;&lt;style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