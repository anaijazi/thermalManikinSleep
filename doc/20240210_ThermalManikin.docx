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01B6351"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w:t>
      </w:r>
      <w:ins w:id="0" w:author="Arfa Aijazi" w:date="2024-02-10T12:39:00Z">
        <w:r w:rsidR="00DE34D7">
          <w:t>e</w:t>
        </w:r>
      </w:ins>
      <w:del w:id="1" w:author="Arfa Aijazi" w:date="2024-02-10T12:39:00Z">
        <w:r w:rsidR="0099175E" w:rsidDel="00DE34D7">
          <w:delText>y</w:delText>
        </w:r>
      </w:del>
      <w:r w:rsidR="0099175E">
        <w:t xml:space="preserve">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2" w:name="OLE_LINK6"/>
      <w:bookmarkStart w:id="3" w:name="OLE_LINK7"/>
      <w:r>
        <w:rPr>
          <w:vertAlign w:val="superscript"/>
        </w:rPr>
        <w:t>2</w:t>
      </w:r>
      <w:r>
        <w:t>School of Architecture, University of Waterloo, Canada</w:t>
      </w:r>
    </w:p>
    <w:bookmarkEnd w:id="2"/>
    <w:bookmarkEnd w:id="3"/>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3CAA43B7" w:rsidR="0024337D" w:rsidRPr="007268F9" w:rsidRDefault="0024337D" w:rsidP="0024337D">
      <w:bookmarkStart w:id="4" w:name="OLE_LINK1"/>
      <w:bookmarkStart w:id="5"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expensive to buy</w:t>
      </w:r>
      <w:ins w:id="6" w:author="Arfa Aijazi" w:date="2024-02-10T12:46:00Z">
        <w:r w:rsidR="00472208">
          <w:t>, maintain,</w:t>
        </w:r>
      </w:ins>
      <w:r w:rsidR="001E5C84" w:rsidRPr="007268F9">
        <w:t xml:space="preserve">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w:t>
      </w:r>
      <w:ins w:id="7" w:author="Arfa Aijazi" w:date="2024-02-10T12:40:00Z">
        <w:r w:rsidR="00DE34D7">
          <w:rPr>
            <w:color w:val="000000"/>
          </w:rPr>
          <w:t>—</w:t>
        </w:r>
      </w:ins>
      <w:del w:id="8" w:author="Arfa Aijazi" w:date="2024-02-10T12:40:00Z">
        <w:r w:rsidR="0023313F" w:rsidRPr="007268F9" w:rsidDel="00DE34D7">
          <w:delText>-</w:delText>
        </w:r>
      </w:del>
      <w:r w:rsidR="0023313F" w:rsidRPr="007268F9">
        <w:t xml:space="preserve">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w:t>
      </w:r>
      <w:proofErr w:type="gramStart"/>
      <w:ins w:id="9" w:author="Arfa Aijazi" w:date="2024-02-10T12:49:00Z">
        <w:r w:rsidR="00472208">
          <w:t>Easily</w:t>
        </w:r>
      </w:ins>
      <w:ins w:id="10" w:author="Arfa Aijazi" w:date="2024-02-10T13:01:00Z">
        <w:r w:rsidR="00801469">
          <w:t>-</w:t>
        </w:r>
      </w:ins>
      <w:ins w:id="11" w:author="Arfa Aijazi" w:date="2024-02-10T12:49:00Z">
        <w:r w:rsidR="00472208">
          <w:t>accessible</w:t>
        </w:r>
        <w:proofErr w:type="gramEnd"/>
        <w:r w:rsidR="00472208">
          <w:t xml:space="preserve"> p</w:t>
        </w:r>
      </w:ins>
      <w:del w:id="12" w:author="Arfa Aijazi" w:date="2024-02-10T12:49:00Z">
        <w:r w:rsidRPr="007268F9" w:rsidDel="00472208">
          <w:delText>P</w:delText>
        </w:r>
      </w:del>
      <w:r w:rsidRPr="007268F9">
        <w:t>assive and low-energy</w:t>
      </w:r>
      <w:ins w:id="13" w:author="Arfa Aijazi" w:date="2024-02-10T12:49:00Z">
        <w:r w:rsidR="00472208">
          <w:t xml:space="preserve"> </w:t>
        </w:r>
      </w:ins>
      <w:del w:id="14" w:author="Arfa Aijazi" w:date="2024-02-10T12:49:00Z">
        <w:r w:rsidRPr="007268F9" w:rsidDel="00472208">
          <w:delText xml:space="preserve"> </w:delText>
        </w:r>
      </w:del>
      <w:r w:rsidRPr="007268F9">
        <w:t xml:space="preserve">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w:t>
      </w:r>
      <w:ins w:id="15" w:author="Arfa Aijazi" w:date="2024-02-10T12:42:00Z">
        <w:r w:rsidR="00DE34D7">
          <w:t>-</w:t>
        </w:r>
      </w:ins>
      <w:del w:id="16" w:author="Arfa Aijazi" w:date="2024-02-10T12:42:00Z">
        <w:r w:rsidRPr="007268F9" w:rsidDel="00DE34D7">
          <w:delText xml:space="preserve"> </w:delText>
        </w:r>
      </w:del>
      <w:r w:rsidRPr="007268F9">
        <w:t xml:space="preserve">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in extreme temperature events. This reduces the need for utility load</w:t>
      </w:r>
      <w:ins w:id="17" w:author="Arfa Aijazi" w:date="2024-02-10T12:42:00Z">
        <w:r w:rsidR="00DE34D7">
          <w:t xml:space="preserve"> </w:t>
        </w:r>
      </w:ins>
      <w:r w:rsidRPr="007268F9">
        <w:t xml:space="preserve">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4"/>
    <w:bookmarkEnd w:id="5"/>
    <w:p w14:paraId="79E30A2E" w14:textId="67830E75" w:rsidR="004F7E72" w:rsidRDefault="00A85128" w:rsidP="007268F9">
      <w:pPr>
        <w:pStyle w:val="Heading1"/>
      </w:pPr>
      <w:r>
        <w:t>Introduction</w:t>
      </w:r>
    </w:p>
    <w:p w14:paraId="160A9228" w14:textId="7C9C37DB"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w:t>
      </w:r>
      <w:ins w:id="18" w:author="Arfa Aijazi" w:date="2024-02-10T12:43:00Z">
        <w:r w:rsidR="00DE34D7">
          <w:t>a</w:t>
        </w:r>
      </w:ins>
      <w:del w:id="19" w:author="Arfa Aijazi" w:date="2024-02-10T12:43:00Z">
        <w:r w:rsidDel="00DE34D7">
          <w:delText>e</w:delText>
        </w:r>
      </w:del>
      <w:r>
        <w:t>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0AFFF81" w:rsidR="00895731" w:rsidRDefault="03FAD36C" w:rsidP="03FAD36C">
      <w:pPr>
        <w:tabs>
          <w:tab w:val="left" w:pos="2970"/>
        </w:tabs>
      </w:pPr>
      <w:r>
        <w:t>Conventional heating, ventilation, and air conditioning (HVAC) systems are a common and effective way to regulate the thermal conditions inside residential buildings. Adoption of residential air conditioning correlates to a 75% reduction in heat-related mortality in the U.S. since 1960</w:t>
      </w:r>
      <w:r w:rsidR="004F7E72">
        <w:fldChar w:fldCharType="begin"/>
      </w:r>
      <w:r w:rsidR="004F7E72">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4F7E72">
        <w:fldChar w:fldCharType="separate"/>
      </w:r>
      <w:r w:rsidRPr="03FAD36C">
        <w:rPr>
          <w:rFonts w:cs="Times New Roman"/>
          <w:vertAlign w:val="superscript"/>
        </w:rPr>
        <w:t>25</w:t>
      </w:r>
      <w:r w:rsidR="004F7E72">
        <w:fldChar w:fldCharType="end"/>
      </w:r>
      <w:r>
        <w:t>. HVAC technologies have high penetration in the United States, where over 95% of homes have some form of space heating and 88% have some form of space cooling</w:t>
      </w:r>
      <w:r w:rsidR="004F7E72">
        <w:fldChar w:fldCharType="begin"/>
      </w:r>
      <w:r w:rsidR="004F7E72">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However, space heating and cooling</w:t>
      </w:r>
      <w:ins w:id="20" w:author="Arfa Aijazi" w:date="2024-02-10T12:50:00Z">
        <w:r>
          <w:t xml:space="preserve"> systems</w:t>
        </w:r>
      </w:ins>
      <w:r>
        <w:t xml:space="preserve"> are energy intensive and historically represent</w:t>
      </w:r>
      <w:del w:id="21" w:author="Arfa Aijazi" w:date="2024-02-10T12:50:00Z">
        <w:r w:rsidR="004F7E72" w:rsidDel="03FAD36C">
          <w:delText>s</w:delText>
        </w:r>
      </w:del>
      <w:r>
        <w:t xml:space="preserve"> over 50% of energy end use in residential buildings</w:t>
      </w:r>
      <w:r w:rsidR="004F7E72">
        <w:fldChar w:fldCharType="begin"/>
      </w:r>
      <w:r w:rsidR="004F7E72">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4F7E72">
        <w:fldChar w:fldCharType="separate"/>
      </w:r>
      <w:r w:rsidRPr="03FAD36C">
        <w:rPr>
          <w:rFonts w:cs="Times New Roman"/>
          <w:vertAlign w:val="superscript"/>
        </w:rPr>
        <w:t>27</w:t>
      </w:r>
      <w:r w:rsidR="004F7E72">
        <w:fldChar w:fldCharType="end"/>
      </w:r>
      <w:r>
        <w:t>. An average U.S. home of approximately 170 m</w:t>
      </w:r>
      <w:r w:rsidRPr="03FAD36C">
        <w:rPr>
          <w:vertAlign w:val="superscript"/>
        </w:rPr>
        <w:t>2</w:t>
      </w:r>
      <w:r>
        <w:t xml:space="preserve"> </w:t>
      </w:r>
      <w:r w:rsidR="004F7E72">
        <w:fldChar w:fldCharType="begin"/>
      </w:r>
      <w:r w:rsidR="004F7E72">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xml:space="preserve"> will require a 3</w:t>
      </w:r>
      <w:ins w:id="22" w:author="Arfa Aijazi" w:date="2024-02-10T18:07:00Z">
        <w:r w:rsidR="00DE294D">
          <w:t>-</w:t>
        </w:r>
      </w:ins>
      <w:del w:id="23" w:author="Arfa Aijazi" w:date="2024-02-10T18:07:00Z">
        <w:r w:rsidR="004F7E72" w:rsidDel="00DE294D">
          <w:delText xml:space="preserve"> </w:delText>
        </w:r>
      </w:del>
      <w:r>
        <w:t>ton air conditioner</w:t>
      </w:r>
      <w:r w:rsidR="004F7E72">
        <w:fldChar w:fldCharType="begin"/>
      </w:r>
      <w:r w:rsidR="004F7E72">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4F7E72">
        <w:fldChar w:fldCharType="separate"/>
      </w:r>
      <w:r w:rsidRPr="03FAD36C">
        <w:rPr>
          <w:rFonts w:cs="Times New Roman"/>
          <w:vertAlign w:val="superscript"/>
        </w:rPr>
        <w:t>28</w:t>
      </w:r>
      <w:r w:rsidR="004F7E72">
        <w:fldChar w:fldCharType="end"/>
      </w:r>
      <w:r>
        <w:t xml:space="preserve"> and a 70,000 Btu/h gas furnace</w:t>
      </w:r>
      <w:r w:rsidR="004F7E72">
        <w:fldChar w:fldCharType="begin"/>
      </w:r>
      <w:r w:rsidR="004F7E72">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4F7E72">
        <w:fldChar w:fldCharType="separate"/>
      </w:r>
      <w:r w:rsidRPr="03FAD36C">
        <w:rPr>
          <w:rFonts w:cs="Times New Roman"/>
          <w:vertAlign w:val="superscript"/>
        </w:rPr>
        <w:t>29</w:t>
      </w:r>
      <w:r w:rsidR="004F7E72">
        <w:fldChar w:fldCharType="end"/>
      </w:r>
      <w:r>
        <w:t xml:space="preserve">. This equates to a power draw of </w:t>
      </w:r>
      <w:del w:id="24" w:author="Arfa Aijazi" w:date="2024-02-10T18:08:00Z">
        <w:r w:rsidDel="00DE294D">
          <w:delText xml:space="preserve">around </w:delText>
        </w:r>
      </w:del>
      <w:ins w:id="25" w:author="Arfa Aijazi" w:date="2024-02-10T18:08:00Z">
        <w:r w:rsidR="00DE294D">
          <w:t xml:space="preserve">up to </w:t>
        </w:r>
      </w:ins>
      <w:r>
        <w:t>10 kW and 21 kW for centralized cooling and heating respectively. For comparison, the power rating of a portable or window air conditioning unit can be as high as 4.8 kW</w:t>
      </w:r>
      <w:r w:rsidR="004F7E72">
        <w:fldChar w:fldCharType="begin"/>
      </w:r>
      <w:r w:rsidR="004F7E72">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4F7E72">
        <w:fldChar w:fldCharType="separate"/>
      </w:r>
      <w:r w:rsidRPr="03FAD36C">
        <w:rPr>
          <w:rFonts w:cs="Times New Roman"/>
          <w:vertAlign w:val="superscript"/>
        </w:rPr>
        <w:t>30</w:t>
      </w:r>
      <w:r w:rsidR="004F7E72">
        <w:fldChar w:fldCharType="end"/>
      </w:r>
      <w:r>
        <w:t xml:space="preserve"> and that of a portable space heater can be up to 1.5 kW</w:t>
      </w:r>
      <w:r w:rsidR="004F7E72">
        <w:fldChar w:fldCharType="begin"/>
      </w:r>
      <w:r w:rsidR="004F7E72">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4F7E72">
        <w:fldChar w:fldCharType="separate"/>
      </w:r>
      <w:r w:rsidRPr="03FAD36C">
        <w:rPr>
          <w:rFonts w:cs="Times New Roman"/>
          <w:vertAlign w:val="superscript"/>
        </w:rPr>
        <w:t>31</w:t>
      </w:r>
      <w:r w:rsidR="004F7E72">
        <w:fldChar w:fldCharType="end"/>
      </w:r>
      <w:r>
        <w:t>, but these are designed for much smaller space volumes, like a single room. In a survey of New York City residents, 91% of respondents with air conditioning at home had it installed in their bedroom</w:t>
      </w:r>
      <w:r w:rsidR="004F7E72">
        <w:fldChar w:fldCharType="begin"/>
      </w:r>
      <w:r w:rsidR="004F7E72">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Bedroom air conditioning is especially energy intensive because it typically operates continuously throughout the night. Survey data has recorded this behavior in New York City</w:t>
      </w:r>
      <w:r w:rsidR="004F7E72">
        <w:fldChar w:fldCharType="begin"/>
      </w:r>
      <w:r w:rsidR="004F7E72">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Hong Kong</w:t>
      </w:r>
      <w:r w:rsidR="004F7E72">
        <w:fldChar w:fldCharType="begin"/>
      </w:r>
      <w:r w:rsidR="004F7E72">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rsidR="004F7E72">
        <w:fldChar w:fldCharType="separate"/>
      </w:r>
      <w:r w:rsidRPr="03FAD36C">
        <w:rPr>
          <w:rFonts w:cs="Times New Roman"/>
          <w:vertAlign w:val="superscript"/>
        </w:rPr>
        <w:t>33</w:t>
      </w:r>
      <w:r w:rsidR="004F7E72">
        <w:fldChar w:fldCharType="end"/>
      </w:r>
      <w:r>
        <w:t>, China</w:t>
      </w:r>
      <w:r w:rsidR="004F7E72">
        <w:fldChar w:fldCharType="begin"/>
      </w:r>
      <w:r w:rsidR="004F7E72">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rsidR="004F7E72">
        <w:fldChar w:fldCharType="separate"/>
      </w:r>
      <w:r w:rsidRPr="03FAD36C">
        <w:rPr>
          <w:rFonts w:cs="Times New Roman"/>
          <w:vertAlign w:val="superscript"/>
        </w:rPr>
        <w:t>34</w:t>
      </w:r>
      <w:r w:rsidR="004F7E72">
        <w:fldChar w:fldCharType="end"/>
      </w:r>
      <w:r>
        <w:t>, and Singapore</w:t>
      </w:r>
      <w:r w:rsidR="004F7E72">
        <w:fldChar w:fldCharType="begin"/>
      </w:r>
      <w:r w:rsidR="004F7E72">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rsidR="004F7E72">
        <w:fldChar w:fldCharType="separate"/>
      </w:r>
      <w:r w:rsidRPr="03FAD36C">
        <w:rPr>
          <w:rFonts w:cs="Times New Roman"/>
          <w:vertAlign w:val="superscript"/>
        </w:rPr>
        <w:t>35</w:t>
      </w:r>
      <w:r w:rsidR="004F7E72">
        <w:fldChar w:fldCharType="end"/>
      </w:r>
      <w:r>
        <w:t xml:space="preserve">. This indicates a priority for comfortable sleeping environments in many different contexts. </w:t>
      </w:r>
    </w:p>
    <w:p w14:paraId="418E2812" w14:textId="566E4464" w:rsidR="004F7E72" w:rsidRDefault="004F7E72" w:rsidP="004F7E72">
      <w:pPr>
        <w:tabs>
          <w:tab w:val="left" w:pos="2970"/>
        </w:tabs>
      </w:pPr>
      <w:r>
        <w:t>Yet HVAC systems</w:t>
      </w:r>
      <w:ins w:id="26" w:author="Arfa Aijazi" w:date="2024-02-10T12:50:00Z">
        <w:r w:rsidR="00472208">
          <w:t>, even when installed</w:t>
        </w:r>
      </w:ins>
      <w:ins w:id="27" w:author="Arfa Aijazi" w:date="2024-02-10T12:51:00Z">
        <w:r w:rsidR="00472208">
          <w:t>,</w:t>
        </w:r>
      </w:ins>
      <w:r>
        <w:t xml:space="preserve"> are cost-prohibitive</w:t>
      </w:r>
      <w:ins w:id="28" w:author="Arfa Aijazi" w:date="2024-02-10T12:51:00Z">
        <w:r w:rsidR="00472208">
          <w:t xml:space="preserve"> to </w:t>
        </w:r>
      </w:ins>
      <w:ins w:id="29" w:author="Arfa Aijazi" w:date="2024-02-10T12:52:00Z">
        <w:r w:rsidR="00472208">
          <w:t>operate</w:t>
        </w:r>
      </w:ins>
      <w:r>
        <w:t xml:space="preserve"> for many households. Over a quarter of the 123.5 million households in the U.S. report energy insecurity, which may result in leaving the home at uncomfortable temperatures (12.2 million households), receiving a disconnect or delivery stop notice (12.4 million households), or </w:t>
      </w:r>
      <w:ins w:id="30" w:author="Arfa Aijazi" w:date="2024-02-10T12:51:00Z">
        <w:r w:rsidR="00472208">
          <w:t xml:space="preserve">being </w:t>
        </w:r>
      </w:ins>
      <w:r>
        <w:t>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w:t>
      </w:r>
      <w:r>
        <w:lastRenderedPageBreak/>
        <w:t xml:space="preserve">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22FB7313"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xml:space="preserve">. The </w:t>
      </w:r>
      <w:del w:id="31" w:author="Arfa Aijazi" w:date="2024-02-10T12:53:00Z">
        <w:r w:rsidDel="00472208">
          <w:delText>lack of resiliency and</w:delText>
        </w:r>
      </w:del>
      <w:ins w:id="32" w:author="Arfa Aijazi" w:date="2024-02-10T12:53:00Z">
        <w:r w:rsidR="00472208">
          <w:t>high</w:t>
        </w:r>
      </w:ins>
      <w:r>
        <w:t xml:space="preserve"> energy intensity</w:t>
      </w:r>
      <w:ins w:id="33" w:author="Arfa Aijazi" w:date="2024-02-10T12:53:00Z">
        <w:r w:rsidR="00472208">
          <w:t xml:space="preserve"> and low resilience</w:t>
        </w:r>
      </w:ins>
      <w:r>
        <w:t xml:space="preserve"> of conventional HVAC systems necessitate an alternate strategy, such as personal comfort systems (PCS) to maintain comfortable and health</w:t>
      </w:r>
      <w:r w:rsidR="00531E1E">
        <w:t>y</w:t>
      </w:r>
      <w:r>
        <w:t xml:space="preserve"> indoor air temperatures during sleep. </w:t>
      </w:r>
    </w:p>
    <w:p w14:paraId="02FF1B4B" w14:textId="665FE037"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xml:space="preserve">. Most research on applications of PCS </w:t>
      </w:r>
      <w:ins w:id="34" w:author="Arfa Aijazi" w:date="2024-02-10T12:55:00Z">
        <w:r w:rsidR="00801469">
          <w:t xml:space="preserve">has </w:t>
        </w:r>
      </w:ins>
      <w:r>
        <w:t>focus</w:t>
      </w:r>
      <w:ins w:id="35" w:author="Arfa Aijazi" w:date="2024-02-10T12:55:00Z">
        <w:r w:rsidR="00801469">
          <w:t>ed</w:t>
        </w:r>
      </w:ins>
      <w:r>
        <w:t xml:space="preserve">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45E857F4" w:rsidR="004F7E72" w:rsidRDefault="004F7E72" w:rsidP="004F7E72">
      <w:r>
        <w:t>Fans</w:t>
      </w:r>
      <w:ins w:id="36" w:author="Arfa Aijazi" w:date="2024-02-10T12:55:00Z">
        <w:r w:rsidR="00801469">
          <w:t xml:space="preserve"> can be considered a form o</w:t>
        </w:r>
      </w:ins>
      <w:ins w:id="37" w:author="Arfa Aijazi" w:date="2024-02-10T12:56:00Z">
        <w:r w:rsidR="00801469">
          <w:t>f PCS and</w:t>
        </w:r>
      </w:ins>
      <w:r>
        <w:t xml:space="preserve">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w:t>
      </w:r>
      <w:ins w:id="38" w:author="Arfa Aijazi" w:date="2024-02-10T12:56:00Z">
        <w:r w:rsidR="00801469">
          <w:t xml:space="preserve"> ease of personal control,</w:t>
        </w:r>
      </w:ins>
      <w:r>
        <w:t xml:space="preserv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20FBA484"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of a building based on the principle of heat rising</w:t>
      </w:r>
      <w:ins w:id="39" w:author="Arfa Aijazi" w:date="2024-02-10T12:57:00Z">
        <w:r w:rsidR="00801469">
          <w:t>,</w:t>
        </w:r>
      </w:ins>
      <w:r>
        <w:t xml:space="preserve"> i.e., sleeping downstairs or on the floor in the summer and sleeping upstairs in the winter, or even sleeping outside</w:t>
      </w:r>
      <w:ins w:id="40" w:author="Arfa Aijazi" w:date="2024-02-10T12:58:00Z">
        <w:r w:rsidR="00801469">
          <w:t xml:space="preserve"> in warm weathe</w:t>
        </w:r>
      </w:ins>
      <w:ins w:id="41" w:author="Arfa Aijazi" w:date="2024-02-10T12:59:00Z">
        <w:r w:rsidR="00801469">
          <w:t>r</w:t>
        </w:r>
      </w:ins>
      <w:r>
        <w:t xml:space="preserve"> to take advantage of radiative sky cooling. </w:t>
      </w:r>
    </w:p>
    <w:p w14:paraId="7E448564" w14:textId="3CE0AB58"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w:t>
      </w:r>
      <w:ins w:id="42" w:author="Arfa Aijazi" w:date="2024-02-10T12:59:00Z">
        <w:r w:rsidR="00801469">
          <w:t xml:space="preserve"> enough about</w:t>
        </w:r>
      </w:ins>
      <w:r w:rsidRPr="00365E0F">
        <w:t xml:space="preserve">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64561EED"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del w:id="43" w:author="Arfa Aijazi" w:date="2024-02-10T13:00:00Z">
        <w:r w:rsidR="008273CF" w:rsidDel="00801469">
          <w:delText>performance</w:delText>
        </w:r>
        <w:r w:rsidR="004F7E72" w:rsidRPr="00297354" w:rsidDel="00801469">
          <w:delText xml:space="preserve"> </w:delText>
        </w:r>
      </w:del>
      <w:ins w:id="44" w:author="Arfa Aijazi" w:date="2024-02-10T13:00:00Z">
        <w:r w:rsidR="00801469">
          <w:t>impact</w:t>
        </w:r>
        <w:r w:rsidR="00801469" w:rsidRPr="00297354">
          <w:t xml:space="preserve"> </w:t>
        </w:r>
      </w:ins>
      <w:r w:rsidR="004F7E72" w:rsidRPr="00297354">
        <w:t xml:space="preserve">of </w:t>
      </w:r>
      <w:r w:rsidR="00881B2F">
        <w:t>11</w:t>
      </w:r>
      <w:r w:rsidR="007A0889" w:rsidRPr="00297354">
        <w:t xml:space="preserve"> </w:t>
      </w:r>
      <w:r w:rsidR="004F7E72">
        <w:t>passive and low-energy strategies</w:t>
      </w:r>
      <w:ins w:id="45" w:author="Arfa Aijazi" w:date="2024-02-10T13:00:00Z">
        <w:r w:rsidR="00801469">
          <w:t xml:space="preserve"> on a body’s heat loss</w:t>
        </w:r>
      </w:ins>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w:t>
      </w:r>
      <w:ins w:id="46" w:author="Arfa Aijazi" w:date="2024-02-10T13:00:00Z">
        <w:r w:rsidR="00801469">
          <w:rPr>
            <w:rFonts w:eastAsiaTheme="minorEastAsia"/>
          </w:rPr>
          <w:t>(</w:t>
        </w:r>
        <w:proofErr w:type="gramStart"/>
        <w:r w:rsidR="00801469">
          <w:rPr>
            <w:rFonts w:eastAsiaTheme="minorEastAsia"/>
          </w:rPr>
          <w:t>similar to</w:t>
        </w:r>
        <w:proofErr w:type="gramEnd"/>
        <w:r w:rsidR="00801469">
          <w:rPr>
            <w:rFonts w:eastAsiaTheme="minorEastAsia"/>
          </w:rPr>
          <w:t xml:space="preserve"> sleeping) </w:t>
        </w:r>
      </w:ins>
      <w:r w:rsidR="00FC1C50">
        <w:rPr>
          <w:rFonts w:eastAsiaTheme="minorEastAsia"/>
        </w:rPr>
        <w:t xml:space="preserve">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rPr>
          <w:rFonts w:ascii="Symbol" w:eastAsia="Symbol" w:hAnsi="Symbol" w:cs="Symbol"/>
        </w:rPr>
        <w:t>°</w:t>
      </w:r>
      <w:r w:rsidR="004F7F1A">
        <w:t>C and cooling strategies at 28</w:t>
      </w:r>
      <w:r w:rsidR="004F7F1A">
        <w:rPr>
          <w:rFonts w:ascii="Symbol" w:eastAsia="Symbol" w:hAnsi="Symbol" w:cs="Symbol"/>
        </w:rPr>
        <w:t>°</w:t>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del w:id="47" w:author="Arfa Aijazi" w:date="2024-02-10T13:13:00Z">
        <w:r w:rsidR="00F94919" w:rsidDel="002A2E55">
          <w:delText>,</w:delText>
        </w:r>
      </w:del>
      <w:r w:rsidR="00F94919">
        <w:t xml:space="preserve">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0C1886D9" w:rsidR="00483565" w:rsidRDefault="00F15671" w:rsidP="007D128D">
      <w:r>
        <w:t xml:space="preserve">To </w:t>
      </w:r>
      <w:del w:id="48" w:author="Arfa Aijazi" w:date="2024-02-10T13:13:00Z">
        <w:r w:rsidDel="002A2E55">
          <w:delText>better contextualize</w:delText>
        </w:r>
      </w:del>
      <w:ins w:id="49" w:author="Arfa Aijazi" w:date="2024-02-10T13:13:00Z">
        <w:r w:rsidR="002A2E55">
          <w:t>examine the potential implications of</w:t>
        </w:r>
      </w:ins>
      <w:r>
        <w:t xml:space="preserv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ins w:id="50" w:author="Arfa Aijazi" w:date="2024-02-10T13:14:00Z">
        <w:r w:rsidR="008F685E">
          <w:t xml:space="preserve"> during the event</w:t>
        </w:r>
      </w:ins>
      <w:r w:rsidR="00C544E9">
        <w:t xml:space="preserve"> and the relationship between our experimentally measured heating and cooling effect</w:t>
      </w:r>
      <w:ins w:id="51" w:author="Arfa Aijazi" w:date="2024-02-10T13:14:00Z">
        <w:r w:rsidR="008F685E">
          <w:t>s of intervention</w:t>
        </w:r>
      </w:ins>
      <w:ins w:id="52" w:author="Arfa Aijazi" w:date="2024-02-10T13:15:00Z">
        <w:r w:rsidR="008F685E">
          <w:t>s</w:t>
        </w:r>
      </w:ins>
      <w:r w:rsidR="00C544E9">
        <w:t xml:space="preserve"> and </w:t>
      </w:r>
      <w:ins w:id="53" w:author="Arfa Aijazi" w:date="2024-02-10T13:15:00Z">
        <w:r w:rsidR="008F685E">
          <w:t xml:space="preserve">those predicted </w:t>
        </w:r>
      </w:ins>
      <w:r w:rsidR="00C544E9">
        <w:t>indoor air temperature</w:t>
      </w:r>
      <w:ins w:id="54" w:author="Arfa Aijazi" w:date="2024-02-10T13:15:00Z">
        <w:r w:rsidR="008F685E">
          <w:t>s</w:t>
        </w:r>
      </w:ins>
      <w:r w:rsidR="00C544E9">
        <w:t xml:space="preserv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del w:id="55" w:author="Arfa Aijazi" w:date="2024-02-10T13:20:00Z">
        <w:r w:rsidR="007D128D" w:rsidDel="008F685E">
          <w:delText xml:space="preserve"> as appropriate for the heating or cooling condition and local climate</w:delText>
        </w:r>
      </w:del>
      <w:r w:rsidR="007D128D">
        <w:t>. We only considered hazardous heat or cold exposure during sleeping hours, defined as 10 p.m.</w:t>
      </w:r>
      <w:del w:id="56" w:author="Arfa Aijazi" w:date="2024-02-10T18:09:00Z">
        <w:r w:rsidR="007D128D" w:rsidDel="00DE294D">
          <w:delText xml:space="preserve"> </w:delText>
        </w:r>
      </w:del>
      <w:r w:rsidR="007D128D">
        <w:t>–</w:t>
      </w:r>
      <w:del w:id="57" w:author="Arfa Aijazi" w:date="2024-02-10T18:09:00Z">
        <w:r w:rsidR="007D128D" w:rsidDel="00DE294D">
          <w:delText xml:space="preserve"> </w:delText>
        </w:r>
      </w:del>
      <w:r w:rsidR="007D128D">
        <w:t xml:space="preserve">7 a.m. per CIBSE TM59. We assume that outside of sleeping hours, individuals would have access to a different set of heating or cooling interventions. </w:t>
      </w:r>
    </w:p>
    <w:p w14:paraId="7E52B714" w14:textId="20934A67" w:rsidR="00F15671" w:rsidRDefault="00483565" w:rsidP="007D128D">
      <w:r>
        <w:t xml:space="preserve">For the 2021 Texas power crisis, we also modeled the impact of coupling low-energy and passive heating interventions with </w:t>
      </w:r>
      <w:ins w:id="58" w:author="Arfa Aijazi" w:date="2024-02-10T13:21:00Z">
        <w:r w:rsidR="008F685E">
          <w:t xml:space="preserve">night-time </w:t>
        </w:r>
      </w:ins>
      <w:r>
        <w:t xml:space="preserve">heating setpoint reductions </w:t>
      </w:r>
      <w:proofErr w:type="gramStart"/>
      <w:r>
        <w:t>as a way to</w:t>
      </w:r>
      <w:proofErr w:type="gramEnd"/>
      <w:r>
        <w:t xml:space="preserve"> reduce demand on the </w:t>
      </w:r>
      <w:r>
        <w:lastRenderedPageBreak/>
        <w:t>electric grid. We modeled the heating intervention and heating setpoint reductions from 10:00 p</w:t>
      </w:r>
      <w:ins w:id="59" w:author="Arfa Aijazi" w:date="2024-02-10T18:09:00Z">
        <w:r w:rsidR="00DE294D">
          <w:t>.</w:t>
        </w:r>
      </w:ins>
      <w:r>
        <w:t>m</w:t>
      </w:r>
      <w:ins w:id="60" w:author="Arfa Aijazi" w:date="2024-02-10T18:09:00Z">
        <w:r w:rsidR="00DE294D">
          <w:t>.</w:t>
        </w:r>
      </w:ins>
      <w:r>
        <w:t xml:space="preserve"> on February 13 until 7:00 a</w:t>
      </w:r>
      <w:ins w:id="61" w:author="Arfa Aijazi" w:date="2024-02-10T18:10:00Z">
        <w:r w:rsidR="00DE294D">
          <w:t>.</w:t>
        </w:r>
      </w:ins>
      <w:r>
        <w:t>m</w:t>
      </w:r>
      <w:ins w:id="62" w:author="Arfa Aijazi" w:date="2024-02-10T18:10:00Z">
        <w:r w:rsidR="00DE294D">
          <w:t>.</w:t>
        </w:r>
      </w:ins>
      <w:r>
        <w:t xml:space="preserve">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20E9C728" w14:textId="499CA578" w:rsidR="008F685E" w:rsidRPr="008F685E" w:rsidRDefault="004F7E72" w:rsidP="008F685E">
      <w:pPr>
        <w:pStyle w:val="NormalWeb"/>
        <w:spacing w:before="0" w:beforeAutospacing="0" w:after="160" w:afterAutospacing="0"/>
        <w:jc w:val="both"/>
        <w:rPr>
          <w:ins w:id="63" w:author="Arfa Aijazi" w:date="2024-02-10T13:23:00Z"/>
          <w:color w:val="000000"/>
        </w:rPr>
      </w:pPr>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w:t>
      </w:r>
      <w:ins w:id="64" w:author="Arfa Aijazi" w:date="2024-02-10T13:23:00Z">
        <w:r w:rsidR="008F685E">
          <w:t>ing</w:t>
        </w:r>
      </w:ins>
      <w:r>
        <w:t>) th</w:t>
      </w:r>
      <w:r w:rsidR="00F239A3">
        <w:t>at</w:t>
      </w:r>
      <w:r>
        <w:t xml:space="preserve"> of low-energy strategies, the combined effect is particularly effective at helping to offset more extreme bedroom temperatures.</w:t>
      </w:r>
      <w:r w:rsidRPr="00134FB1">
        <w:t xml:space="preserve"> </w:t>
      </w:r>
      <w:ins w:id="65" w:author="Arfa Aijazi" w:date="2024-02-10T13:23:00Z">
        <w:r w:rsidR="008F685E" w:rsidRPr="008F685E">
          <w:rPr>
            <w:rFonts w:ascii="Cambria" w:hAnsi="Cambria"/>
            <w:color w:val="000000"/>
            <w:sz w:val="22"/>
            <w:szCs w:val="22"/>
          </w:rPr>
          <w:t>As noted previously, the heating and cooling effect is the difference in the thermal manikin’s equivalent temperature between the baseline condition and the heating or cooling intervention.</w:t>
        </w:r>
      </w:ins>
    </w:p>
    <w:p w14:paraId="438A1D87" w14:textId="77777777" w:rsidR="008F685E" w:rsidRPr="008F685E" w:rsidRDefault="008F685E" w:rsidP="008F685E">
      <w:pPr>
        <w:spacing w:after="240" w:line="240" w:lineRule="auto"/>
        <w:jc w:val="left"/>
        <w:rPr>
          <w:ins w:id="66" w:author="Arfa Aijazi" w:date="2024-02-10T13:23:00Z"/>
          <w:rFonts w:ascii="Times New Roman" w:eastAsia="Times New Roman" w:hAnsi="Times New Roman" w:cs="Times New Roman"/>
          <w:sz w:val="24"/>
          <w:szCs w:val="24"/>
        </w:rPr>
      </w:pPr>
    </w:p>
    <w:p w14:paraId="249B8F46" w14:textId="77777777" w:rsidR="008F685E" w:rsidRPr="008F685E" w:rsidRDefault="008F685E" w:rsidP="008F685E">
      <w:pPr>
        <w:spacing w:after="0" w:line="240" w:lineRule="auto"/>
        <w:jc w:val="left"/>
        <w:rPr>
          <w:ins w:id="67" w:author="Arfa Aijazi" w:date="2024-02-10T13:23:00Z"/>
          <w:rFonts w:ascii="Times New Roman" w:eastAsia="Times New Roman" w:hAnsi="Times New Roman" w:cs="Times New Roman"/>
          <w:sz w:val="24"/>
          <w:szCs w:val="24"/>
        </w:rPr>
      </w:pPr>
    </w:p>
    <w:p w14:paraId="566AE075" w14:textId="7ED431FD" w:rsidR="004F7E72" w:rsidRDefault="004F7E72" w:rsidP="004F7E72"/>
    <w:p w14:paraId="676C7D58" w14:textId="09DBA7E7" w:rsidR="00483565" w:rsidRDefault="00483565" w:rsidP="00483565">
      <w:pPr>
        <w:pStyle w:val="Caption"/>
        <w:keepNext/>
        <w:jc w:val="left"/>
      </w:pPr>
      <w:bookmarkStart w:id="68" w:name="_Ref153360977"/>
      <w:r>
        <w:lastRenderedPageBreak/>
        <w:t xml:space="preserve">Fig. </w:t>
      </w:r>
      <w:r>
        <w:fldChar w:fldCharType="begin"/>
      </w:r>
      <w:r>
        <w:instrText xml:space="preserve"> SEQ Fig. \* ARABIC </w:instrText>
      </w:r>
      <w:r>
        <w:fldChar w:fldCharType="separate"/>
      </w:r>
      <w:r w:rsidR="00A97D14">
        <w:rPr>
          <w:noProof/>
        </w:rPr>
        <w:t>1</w:t>
      </w:r>
      <w:r>
        <w:rPr>
          <w:noProof/>
        </w:rPr>
        <w:fldChar w:fldCharType="end"/>
      </w:r>
      <w:bookmarkEnd w:id="68"/>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1E707594" w:rsidR="004F7E72" w:rsidRDefault="00306945" w:rsidP="004F7E72">
      <w:pPr>
        <w:pStyle w:val="Caption"/>
      </w:pPr>
      <w:r>
        <w:rPr>
          <w:noProof/>
          <w:lang w:eastAsia="zh-CN"/>
        </w:rPr>
        <w:drawing>
          <wp:inline distT="0" distB="0" distL="0" distR="0" wp14:anchorId="56F336CC" wp14:editId="5415F26D">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The heating or cooling effect is</w:t>
      </w:r>
      <w:ins w:id="69" w:author="Arfa Aijazi" w:date="2024-02-10T13:30:00Z">
        <w:r w:rsidR="00C32A7F">
          <w:t xml:space="preserve"> </w:t>
        </w:r>
        <w:proofErr w:type="gramStart"/>
        <w:r w:rsidR="00C32A7F">
          <w:t>by definition</w:t>
        </w:r>
      </w:ins>
      <w:r w:rsidR="004F7E72">
        <w:t xml:space="preserve"> a</w:t>
      </w:r>
      <w:proofErr w:type="gramEnd"/>
      <w:r w:rsidR="004F7E72">
        <w:t xml:space="preserve"> relative metric, so a value of 0 means there is no heating or cooling effect</w:t>
      </w:r>
      <w:del w:id="70" w:author="Arfa Aijazi" w:date="2024-02-10T13:25:00Z">
        <w:r w:rsidR="004F7E72" w:rsidDel="00C32A7F">
          <w:delText>ive</w:delText>
        </w:r>
      </w:del>
      <w:r w:rsidR="004F7E72">
        <w:t xml:space="preser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 xml:space="preserve">Error bars represent </w:t>
      </w:r>
      <w:ins w:id="71" w:author="Arfa Aijazi" w:date="2024-02-10T13:31:00Z">
        <w:r w:rsidR="00C32A7F">
          <w:t xml:space="preserve">the </w:t>
        </w:r>
      </w:ins>
      <w:r w:rsidR="004F7E72" w:rsidRPr="00D46C83">
        <w:t>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72" w:name="OLE_LINK2"/>
      <w:bookmarkStart w:id="73" w:name="OLE_LINK3"/>
      <w:r>
        <w:t>6</w:t>
      </w:r>
      <w:r w:rsidRPr="00072C63">
        <w:t>°</w:t>
      </w:r>
      <w:r>
        <w:t>C</w:t>
      </w:r>
      <w:bookmarkEnd w:id="72"/>
      <w:bookmarkEnd w:id="7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w:t>
      </w:r>
      <w:r>
        <w:lastRenderedPageBreak/>
        <w:t xml:space="preserve">for a similar heating effect. An emergency blanket may not be preferred on a day-to-day basis but could be considered under more dire circumstances like a power outage. </w:t>
      </w:r>
    </w:p>
    <w:p w14:paraId="5C8C15D8" w14:textId="1A110BFB" w:rsidR="005F13FD" w:rsidRDefault="005F13FD" w:rsidP="005F13FD">
      <w:pPr>
        <w:pStyle w:val="Caption"/>
        <w:keepNext/>
        <w:jc w:val="left"/>
      </w:pPr>
      <w:r>
        <w:t xml:space="preserve">Fig. </w:t>
      </w:r>
      <w:r>
        <w:fldChar w:fldCharType="begin"/>
      </w:r>
      <w:r>
        <w:instrText xml:space="preserve"> SEQ Fig. \* ARABIC </w:instrText>
      </w:r>
      <w:r>
        <w:fldChar w:fldCharType="separate"/>
      </w:r>
      <w:r w:rsidR="00A97D14">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w:t>
      </w:r>
      <w:ins w:id="74" w:author="Arfa Aijazi" w:date="2024-02-10T14:05:00Z">
        <w:r w:rsidR="008011ED">
          <w:t>-</w:t>
        </w:r>
      </w:ins>
      <w:del w:id="75" w:author="Arfa Aijazi" w:date="2024-02-10T14:05:00Z">
        <w:r w:rsidDel="008011ED">
          <w:delText xml:space="preserve"> </w:delText>
        </w:r>
      </w:del>
      <w:r>
        <w:t>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4C01FB0A"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w:t>
      </w:r>
      <w:ins w:id="76" w:author="Arfa Aijazi" w:date="2024-02-10T13:32:00Z">
        <w:r w:rsidR="00C32A7F">
          <w:rPr>
            <w:i/>
            <w:iCs/>
            <w:sz w:val="18"/>
            <w:szCs w:val="18"/>
          </w:rPr>
          <w:t>-</w:t>
        </w:r>
      </w:ins>
      <w:del w:id="77" w:author="Arfa Aijazi" w:date="2024-02-10T13:32:00Z">
        <w:r w:rsidRPr="008C467B" w:rsidDel="00C32A7F">
          <w:rPr>
            <w:i/>
            <w:iCs/>
            <w:sz w:val="18"/>
            <w:szCs w:val="18"/>
          </w:rPr>
          <w:delText xml:space="preserve"> </w:delText>
        </w:r>
      </w:del>
      <w:r w:rsidRPr="008C467B">
        <w:rPr>
          <w:i/>
          <w:iCs/>
          <w:sz w:val="18"/>
          <w:szCs w:val="18"/>
        </w:rPr>
        <w:t>time (10 p.m. – 7 a.m.) heat or cold exposure based on the World Health Organization (WHO)’s indoor minimal risk temperature guideline. The higher the sleep</w:t>
      </w:r>
      <w:ins w:id="78" w:author="Arfa Aijazi" w:date="2024-02-10T13:32:00Z">
        <w:r w:rsidR="00C32A7F">
          <w:rPr>
            <w:i/>
            <w:iCs/>
            <w:sz w:val="18"/>
            <w:szCs w:val="18"/>
          </w:rPr>
          <w:t>-</w:t>
        </w:r>
      </w:ins>
      <w:del w:id="79" w:author="Arfa Aijazi" w:date="2024-02-10T13:32:00Z">
        <w:r w:rsidRPr="008C467B" w:rsidDel="00C32A7F">
          <w:rPr>
            <w:i/>
            <w:iCs/>
            <w:sz w:val="18"/>
            <w:szCs w:val="18"/>
          </w:rPr>
          <w:delText xml:space="preserve"> </w:delText>
        </w:r>
      </w:del>
      <w:r w:rsidRPr="008C467B">
        <w:rPr>
          <w:i/>
          <w:iCs/>
          <w:sz w:val="18"/>
          <w:szCs w:val="18"/>
        </w:rPr>
        <w:t>time heat/cold exposure the more potentially hazardous</w:t>
      </w:r>
      <w:del w:id="80" w:author="Arfa Aijazi" w:date="2024-02-10T13:32:00Z">
        <w:r w:rsidRPr="008C467B" w:rsidDel="00C32A7F">
          <w:rPr>
            <w:i/>
            <w:iCs/>
            <w:sz w:val="18"/>
            <w:szCs w:val="18"/>
          </w:rPr>
          <w:delText xml:space="preserve"> is</w:delText>
        </w:r>
      </w:del>
      <w:r w:rsidRPr="008C467B">
        <w:rPr>
          <w:i/>
          <w:iCs/>
          <w:sz w:val="18"/>
          <w:szCs w:val="18"/>
        </w:rPr>
        <w:t xml:space="preserve"> the situation</w:t>
      </w:r>
      <w:ins w:id="81" w:author="Arfa Aijazi" w:date="2024-02-10T13:32:00Z">
        <w:r w:rsidR="00C32A7F">
          <w:rPr>
            <w:i/>
            <w:iCs/>
            <w:sz w:val="18"/>
            <w:szCs w:val="18"/>
          </w:rPr>
          <w:t xml:space="preserve"> is</w:t>
        </w:r>
      </w:ins>
      <w:r w:rsidRPr="008C467B">
        <w:rPr>
          <w:i/>
          <w:iCs/>
          <w:sz w:val="18"/>
          <w:szCs w:val="18"/>
        </w:rPr>
        <w:t>.</w:t>
      </w:r>
    </w:p>
    <w:p w14:paraId="6FB3B413" w14:textId="5790C2A1" w:rsidR="007B66CB" w:rsidRDefault="004F7E72" w:rsidP="00852A7D">
      <w:r>
        <w:t>On the cooling side, only two of the four passive strategies had a measurable cooling effect in isolation. Removing bedding and removing the mattress had a cooling effect of about 1</w:t>
      </w:r>
      <w:bookmarkStart w:id="82" w:name="_Hlk121923253"/>
      <w:bookmarkStart w:id="83" w:name="OLE_LINK4"/>
      <w:r w:rsidRPr="00072C63">
        <w:t>°</w:t>
      </w:r>
      <w:r>
        <w:t>C</w:t>
      </w:r>
      <w:bookmarkEnd w:id="82"/>
      <w:bookmarkEnd w:id="8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lastRenderedPageBreak/>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C2D7A1B"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w:t>
      </w:r>
      <w:ins w:id="84" w:author="Arfa Aijazi" w:date="2024-02-10T14:05:00Z">
        <w:r w:rsidR="008011ED">
          <w:t>-</w:t>
        </w:r>
      </w:ins>
      <w:del w:id="85" w:author="Arfa Aijazi" w:date="2024-02-10T14:05:00Z">
        <w:r w:rsidDel="008011ED">
          <w:delText xml:space="preserve"> </w:delText>
        </w:r>
      </w:del>
      <w:r>
        <w:t>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w:t>
      </w:r>
      <w:ins w:id="86" w:author="Arfa Aijazi" w:date="2024-02-10T13:34:00Z">
        <w:r w:rsidR="0062368A">
          <w:t>t</w:t>
        </w:r>
      </w:ins>
      <w:del w:id="87" w:author="Arfa Aijazi" w:date="2024-02-10T13:34:00Z">
        <w:r w:rsidR="00CB039C" w:rsidDel="0062368A">
          <w:delText>d</w:delText>
        </w:r>
      </w:del>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w:t>
      </w:r>
      <w:ins w:id="88" w:author="Arfa Aijazi" w:date="2024-02-10T14:05:00Z">
        <w:r w:rsidR="008011ED">
          <w:t>-</w:t>
        </w:r>
      </w:ins>
      <w:del w:id="89" w:author="Arfa Aijazi" w:date="2024-02-10T14:05:00Z">
        <w:r w:rsidDel="008011ED">
          <w:delText xml:space="preserve"> </w:delText>
        </w:r>
      </w:del>
      <w:r>
        <w:t xml:space="preserve">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90" w:name="_Ref153359540"/>
      <w:r>
        <w:lastRenderedPageBreak/>
        <w:t xml:space="preserve">Fig. </w:t>
      </w:r>
      <w:r>
        <w:fldChar w:fldCharType="begin"/>
      </w:r>
      <w:r>
        <w:instrText xml:space="preserve"> SEQ Fig. \* ARABIC </w:instrText>
      </w:r>
      <w:r>
        <w:fldChar w:fldCharType="separate"/>
      </w:r>
      <w:r w:rsidR="00A97D14">
        <w:rPr>
          <w:noProof/>
        </w:rPr>
        <w:t>3</w:t>
      </w:r>
      <w:r>
        <w:rPr>
          <w:noProof/>
        </w:rPr>
        <w:fldChar w:fldCharType="end"/>
      </w:r>
      <w:bookmarkEnd w:id="90"/>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6DB780F7" w:rsidR="00667D9A" w:rsidRPr="00483565" w:rsidRDefault="00667D9A" w:rsidP="00852A7D">
      <w:pPr>
        <w:pStyle w:val="Caption"/>
      </w:pPr>
      <w:r>
        <w:t>a and c) 2021 Texas power crisis (February 14-19) as a time series of modeled indoor temperatures and energy consumption with and without heating effects caused by selected interventions and b and d) sleep</w:t>
      </w:r>
      <w:ins w:id="91" w:author="Arfa Aijazi" w:date="2024-02-10T14:06:00Z">
        <w:r w:rsidR="008011ED">
          <w:t>-</w:t>
        </w:r>
      </w:ins>
      <w:del w:id="92" w:author="Arfa Aijazi" w:date="2024-02-10T14:06:00Z">
        <w:r w:rsidDel="008011ED">
          <w:delText xml:space="preserve"> </w:delText>
        </w:r>
      </w:del>
      <w:r>
        <w:t xml:space="preserve">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3E19008A"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w:t>
      </w:r>
      <w:ins w:id="93" w:author="Arfa Aijazi" w:date="2024-02-10T13:36:00Z">
        <w:r w:rsidR="0062368A">
          <w:t>, resulting in significantly lower cost</w:t>
        </w:r>
      </w:ins>
      <w:r>
        <w:t xml:space="preserve">.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ins w:id="94" w:author="Arfa Aijazi" w:date="2024-02-10T13:36:00Z">
        <w:r w:rsidR="0062368A">
          <w:t>-</w:t>
        </w:r>
      </w:ins>
      <w:del w:id="95" w:author="Arfa Aijazi" w:date="2024-02-10T13:36:00Z">
        <w:r w:rsidR="00880778" w:rsidDel="0062368A">
          <w:delText xml:space="preserve"> </w:delText>
        </w:r>
      </w:del>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 xml:space="preserve">our most </w:t>
      </w:r>
      <w:r w:rsidR="0089601C">
        <w:lastRenderedPageBreak/>
        <w:t>effective low-energy cooling</w:t>
      </w:r>
      <w:r w:rsidR="00876193">
        <w:t xml:space="preserve"> (ceiling fan) and 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661FC690"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w:t>
      </w:r>
      <w:del w:id="96" w:author="Arfa Aijazi" w:date="2024-02-10T13:51:00Z">
        <w:r w:rsidR="00061E9B" w:rsidDel="00301215">
          <w:delText xml:space="preserve"> when available</w:delText>
        </w:r>
      </w:del>
      <w:r w:rsidR="00061E9B">
        <w:t>.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w:t>
      </w:r>
      <w:ins w:id="97" w:author="Arfa Aijazi" w:date="2024-02-10T13:52:00Z">
        <w:r w:rsidR="00301215">
          <w:t xml:space="preserve"> would</w:t>
        </w:r>
      </w:ins>
      <w:del w:id="98" w:author="Arfa Aijazi" w:date="2024-02-10T13:52:00Z">
        <w:r w:rsidR="00C62952" w:rsidDel="00301215">
          <w:delText>’d</w:delText>
        </w:r>
      </w:del>
      <w:r w:rsidR="00C62952">
        <w:t xml:space="preserve"> still expect a higher contact surface area with clothing or bedding </w:t>
      </w:r>
      <w:r w:rsidR="00876193">
        <w:t>compared to</w:t>
      </w:r>
      <w:r w:rsidR="00C62952">
        <w:t xml:space="preserve"> the mattress. </w:t>
      </w:r>
    </w:p>
    <w:p w14:paraId="468FFDA6" w14:textId="47A0E8A7" w:rsidR="005A493A" w:rsidRPr="00852A7D" w:rsidRDefault="005A493A" w:rsidP="005A493A">
      <w:pPr>
        <w:spacing w:before="240"/>
      </w:pPr>
      <w:r w:rsidRPr="00852A7D">
        <w:t xml:space="preserve">While our study focuses on the impact of </w:t>
      </w:r>
      <w:del w:id="99" w:author="Arfa Aijazi" w:date="2024-02-10T13:52:00Z">
        <w:r w:rsidRPr="00852A7D" w:rsidDel="00301215">
          <w:delText>indoor temperature</w:delText>
        </w:r>
      </w:del>
      <w:ins w:id="100" w:author="Arfa Aijazi" w:date="2024-02-10T13:52:00Z">
        <w:r w:rsidR="00301215">
          <w:t>thermal conditions</w:t>
        </w:r>
      </w:ins>
      <w:r w:rsidRPr="00852A7D">
        <w:t xml:space="preserv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w:t>
      </w:r>
      <w:del w:id="101" w:author="Arfa Aijazi" w:date="2024-02-10T13:53:00Z">
        <w:r w:rsidR="00470A67" w:rsidDel="00301215">
          <w:delText>ly</w:delText>
        </w:r>
      </w:del>
      <w:r w:rsidR="00470A67">
        <w:t xml:space="preserve"> likely</w:t>
      </w:r>
      <w:r w:rsidRPr="00852A7D">
        <w:t xml:space="preserve"> not perceivable, but this is an area for further research. </w:t>
      </w:r>
    </w:p>
    <w:p w14:paraId="1830E3BA" w14:textId="6DB0875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w:t>
      </w:r>
      <w:del w:id="102" w:author="Arfa Aijazi" w:date="2024-02-10T13:55:00Z">
        <w:r w:rsidR="00E35E04" w:rsidDel="00100199">
          <w:delText xml:space="preserve"> incre</w:delText>
        </w:r>
      </w:del>
      <w:del w:id="103" w:author="Arfa Aijazi" w:date="2024-02-10T13:54:00Z">
        <w:r w:rsidR="00E35E04" w:rsidDel="00100199">
          <w:delText>ases</w:delText>
        </w:r>
      </w:del>
      <w:r w:rsidR="00E35E04">
        <w:t>) tend</w:t>
      </w:r>
      <w:r w:rsidR="00CB4AD7">
        <w:t>s</w:t>
      </w:r>
      <w:r w:rsidR="00E35E04">
        <w:t xml:space="preserve"> to increase</w:t>
      </w:r>
      <w:r>
        <w:t xml:space="preserve">. </w:t>
      </w:r>
      <w:ins w:id="104" w:author="Arfa Aijazi" w:date="2024-02-10T13:56:00Z">
        <w:r w:rsidR="00100199">
          <w:t xml:space="preserve">Which leads </w:t>
        </w:r>
        <w:r w:rsidR="00100199">
          <w:lastRenderedPageBreak/>
          <w:t>to the s</w:t>
        </w:r>
      </w:ins>
      <w:del w:id="105" w:author="Arfa Aijazi" w:date="2024-02-10T13:56:00Z">
        <w:r w:rsidDel="00100199">
          <w:delText>S</w:delText>
        </w:r>
      </w:del>
      <w:r>
        <w:t>econd</w:t>
      </w:r>
      <w:ins w:id="106" w:author="Arfa Aijazi" w:date="2024-02-10T13:56:00Z">
        <w:r w:rsidR="00100199">
          <w:t xml:space="preserve"> limitation</w:t>
        </w:r>
      </w:ins>
      <w:r>
        <w:t>,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w:t>
      </w:r>
      <w:r>
        <w:lastRenderedPageBreak/>
        <w:t>thermal manikin and elevated it</w:t>
      </w:r>
      <w:r w:rsidR="00470A67">
        <w:t xml:space="preserve"> with wood blocks</w:t>
      </w:r>
      <w:r>
        <w:t xml:space="preserve">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7" w:name="_Ref138199049"/>
      <w:r>
        <w:t xml:space="preserve">Table </w:t>
      </w:r>
      <w:r>
        <w:fldChar w:fldCharType="begin"/>
      </w:r>
      <w:r>
        <w:instrText xml:space="preserve"> SEQ Table \* ARABIC </w:instrText>
      </w:r>
      <w:r>
        <w:fldChar w:fldCharType="separate"/>
      </w:r>
      <w:r>
        <w:rPr>
          <w:noProof/>
        </w:rPr>
        <w:t>1</w:t>
      </w:r>
      <w:r>
        <w:rPr>
          <w:noProof/>
        </w:rPr>
        <w:fldChar w:fldCharType="end"/>
      </w:r>
      <w:bookmarkEnd w:id="107"/>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08"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08"/>
    </w:p>
    <w:p w14:paraId="54AEFC4B" w14:textId="77777777" w:rsidR="005C4BAF" w:rsidRDefault="005C4BAF" w:rsidP="005C4BAF">
      <w:pPr>
        <w:spacing w:after="0" w:line="240" w:lineRule="auto"/>
        <w:jc w:val="left"/>
      </w:pPr>
      <w:bookmarkStart w:id="109" w:name="_Ref138200705"/>
      <w:r w:rsidRPr="00667D9A">
        <w:rPr>
          <w:i/>
          <w:iCs/>
          <w:sz w:val="18"/>
          <w:szCs w:val="18"/>
        </w:rPr>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09"/>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10" w:name="_Ref121554541"/>
      <w:bookmarkStart w:id="111"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10"/>
      <w:bookmarkEnd w:id="111"/>
    </w:p>
    <w:p w14:paraId="1A5665D9" w14:textId="0C899027" w:rsidR="00003EB6" w:rsidRDefault="00003EB6" w:rsidP="00003EB6">
      <w:pPr>
        <w:pStyle w:val="Caption"/>
        <w:keepNext/>
      </w:pPr>
      <w:bookmarkStart w:id="112" w:name="_Ref153362104"/>
      <w:r>
        <w:lastRenderedPageBreak/>
        <w:t xml:space="preserve">Fig. </w:t>
      </w:r>
      <w:r>
        <w:fldChar w:fldCharType="begin"/>
      </w:r>
      <w:r>
        <w:instrText xml:space="preserve"> SEQ Fig. \* ARABIC </w:instrText>
      </w:r>
      <w:r>
        <w:fldChar w:fldCharType="separate"/>
      </w:r>
      <w:r w:rsidR="00A97D14">
        <w:rPr>
          <w:noProof/>
        </w:rPr>
        <w:t>4</w:t>
      </w:r>
      <w:r>
        <w:rPr>
          <w:noProof/>
        </w:rPr>
        <w:fldChar w:fldCharType="end"/>
      </w:r>
      <w:bookmarkEnd w:id="112"/>
      <w:r>
        <w:t>: Baseline condition</w:t>
      </w:r>
    </w:p>
    <w:p w14:paraId="7F8DFFA2" w14:textId="77777777" w:rsidR="00003EB6" w:rsidRDefault="00003EB6" w:rsidP="00003EB6">
      <w:pPr>
        <w:keepNext/>
        <w:spacing w:line="240" w:lineRule="auto"/>
      </w:pPr>
      <w:commentRangeStart w:id="113"/>
      <w:r>
        <w:rPr>
          <w:noProof/>
          <w:lang w:eastAsia="zh-CN"/>
        </w:rPr>
        <w:drawing>
          <wp:inline distT="0" distB="0" distL="0" distR="0" wp14:anchorId="3C685252" wp14:editId="78DA2A9D">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13"/>
      <w:r w:rsidR="00A97D14">
        <w:rPr>
          <w:rStyle w:val="CommentReference"/>
        </w:rPr>
        <w:commentReference w:id="113"/>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14" w:name="_Ref138204030"/>
    </w:p>
    <w:p w14:paraId="58F12250" w14:textId="5F6E281B" w:rsidR="00483565" w:rsidRDefault="00483565" w:rsidP="00483565">
      <w:pPr>
        <w:pStyle w:val="Caption"/>
        <w:keepNext/>
      </w:pPr>
      <w:bookmarkStart w:id="115" w:name="_Ref153362064"/>
      <w:bookmarkEnd w:id="114"/>
      <w:r>
        <w:lastRenderedPageBreak/>
        <w:t xml:space="preserve">Fig. </w:t>
      </w:r>
      <w:r>
        <w:fldChar w:fldCharType="begin"/>
      </w:r>
      <w:r>
        <w:instrText xml:space="preserve"> SEQ Fig. \* ARABIC </w:instrText>
      </w:r>
      <w:r>
        <w:fldChar w:fldCharType="separate"/>
      </w:r>
      <w:r w:rsidR="00A97D14">
        <w:rPr>
          <w:noProof/>
        </w:rPr>
        <w:t>5</w:t>
      </w:r>
      <w:r>
        <w:rPr>
          <w:noProof/>
        </w:rPr>
        <w:fldChar w:fldCharType="end"/>
      </w:r>
      <w:bookmarkEnd w:id="115"/>
      <w:r>
        <w:t>: Experimental setup</w:t>
      </w:r>
    </w:p>
    <w:p w14:paraId="1A667054" w14:textId="77777777" w:rsidR="001B3AD2" w:rsidRDefault="001B3AD2" w:rsidP="001B3AD2">
      <w:pPr>
        <w:keepNext/>
      </w:pPr>
      <w:commentRangeStart w:id="116"/>
      <w:r>
        <w:rPr>
          <w:i/>
          <w:iCs/>
          <w:noProof/>
          <w:sz w:val="18"/>
          <w:szCs w:val="18"/>
          <w:lang w:eastAsia="zh-CN"/>
        </w:rPr>
        <w:drawing>
          <wp:inline distT="0" distB="0" distL="0" distR="0" wp14:anchorId="23A0658B" wp14:editId="2CD3FC3C">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16"/>
      <w:r w:rsidR="00A97D14">
        <w:rPr>
          <w:rStyle w:val="CommentReference"/>
        </w:rPr>
        <w:commentReference w:id="116"/>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commentRangeStart w:id="117"/>
      <w:ins w:id="118"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xml:space="preserve">” by Gan </w:t>
        </w:r>
        <w:proofErr w:type="spellStart"/>
        <w:r w:rsidR="00A97D14">
          <w:t>Khoon</w:t>
        </w:r>
        <w:proofErr w:type="spellEnd"/>
        <w:r w:rsidR="00A97D14">
          <w:t xml:space="preserve"> Lay from Noun Project</w:t>
        </w:r>
      </w:ins>
      <w:ins w:id="119" w:author="Arfa Aijazi" w:date="2024-02-03T22:50:00Z">
        <w:r w:rsidR="0020236F">
          <w:t>, used under</w:t>
        </w:r>
      </w:ins>
      <w:ins w:id="120"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121" w:author="Arfa Aijazi" w:date="2024-02-03T22:24:00Z">
        <w:r w:rsidR="00A97D14">
          <w:t>.</w:t>
        </w:r>
      </w:ins>
      <w:commentRangeEnd w:id="117"/>
      <w:ins w:id="122" w:author="Arfa Aijazi" w:date="2024-02-10T14:16:00Z">
        <w:r w:rsidR="00154756">
          <w:rPr>
            <w:rStyle w:val="CommentReference"/>
            <w:i w:val="0"/>
            <w:iCs w:val="0"/>
          </w:rPr>
          <w:commentReference w:id="117"/>
        </w:r>
      </w:ins>
    </w:p>
    <w:p w14:paraId="4BFC5520" w14:textId="77777777" w:rsidR="001C16F3" w:rsidRPr="007E6B76" w:rsidRDefault="001C16F3" w:rsidP="001C16F3">
      <w:pPr>
        <w:pStyle w:val="Heading3"/>
      </w:pPr>
      <w:bookmarkStart w:id="123"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124" w:name="_Ref153362083"/>
      <w:bookmarkEnd w:id="123"/>
      <w:r>
        <w:lastRenderedPageBreak/>
        <w:t xml:space="preserve">Fig. </w:t>
      </w:r>
      <w:r>
        <w:fldChar w:fldCharType="begin"/>
      </w:r>
      <w:r>
        <w:instrText xml:space="preserve"> SEQ Fig. \* ARABIC </w:instrText>
      </w:r>
      <w:r>
        <w:fldChar w:fldCharType="separate"/>
      </w:r>
      <w:r w:rsidR="00A97D14">
        <w:rPr>
          <w:noProof/>
        </w:rPr>
        <w:t>6</w:t>
      </w:r>
      <w:r>
        <w:rPr>
          <w:noProof/>
        </w:rPr>
        <w:fldChar w:fldCharType="end"/>
      </w:r>
      <w:bookmarkEnd w:id="124"/>
      <w:r>
        <w:t>: Experimental conditions</w:t>
      </w:r>
    </w:p>
    <w:p w14:paraId="141A1308" w14:textId="2B634DFB" w:rsidR="001C16F3" w:rsidRDefault="00A97D14" w:rsidP="001C16F3">
      <w:pPr>
        <w:pStyle w:val="Heading2"/>
      </w:pPr>
      <w:commentRangeStart w:id="125"/>
      <w:r>
        <w:rPr>
          <w:b/>
          <w:bCs/>
          <w:noProof/>
        </w:rPr>
        <w:drawing>
          <wp:inline distT="0" distB="0" distL="0" distR="0" wp14:anchorId="1BB358DF" wp14:editId="44B1ECE7">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commentRangeEnd w:id="125"/>
      <w:r w:rsidR="00C84D4B">
        <w:rPr>
          <w:rStyle w:val="CommentReference"/>
          <w:rFonts w:eastAsiaTheme="minorHAnsi" w:cstheme="minorBidi"/>
          <w:i w:val="0"/>
          <w:color w:val="auto"/>
        </w:rPr>
        <w:commentReference w:id="125"/>
      </w:r>
    </w:p>
    <w:p w14:paraId="1DFD28FC" w14:textId="7FAF651C" w:rsidR="001C16F3" w:rsidRPr="001C16F3" w:rsidRDefault="002C7A34" w:rsidP="001C16F3">
      <w:pPr>
        <w:pStyle w:val="Caption"/>
      </w:pPr>
      <w:bookmarkStart w:id="126" w:name="_Toc123123937"/>
      <w:ins w:id="127" w:author="Arfa Aijazi" w:date="2024-02-03T22:40:00Z">
        <w:r>
          <w:t>Composite i</w:t>
        </w:r>
      </w:ins>
      <w:del w:id="128" w:author="Arfa Aijazi" w:date="2024-02-03T22:40:00Z">
        <w:r w:rsidR="001C16F3" w:rsidDel="002C7A34">
          <w:delText>I</w:delText>
        </w:r>
      </w:del>
      <w:r w:rsidR="001C16F3">
        <w:t xml:space="preserve">llustration of experimental conditions representing a variety of passive and </w:t>
      </w:r>
      <w:proofErr w:type="gramStart"/>
      <w:ins w:id="129" w:author="Arfa Aijazi" w:date="2024-02-03T22:40:00Z">
        <w:r>
          <w:t>low-energy</w:t>
        </w:r>
      </w:ins>
      <w:proofErr w:type="gramEnd"/>
      <w:del w:id="130" w:author="Arfa Aijazi" w:date="2024-02-03T22:40:00Z">
        <w:r w:rsidR="001C16F3" w:rsidDel="002C7A34">
          <w:delText>active</w:delText>
        </w:r>
      </w:del>
      <w:r w:rsidR="001C16F3">
        <w:t xml:space="preserve"> heating and cooling strategies. </w:t>
      </w:r>
      <w:commentRangeStart w:id="131"/>
      <w:ins w:id="132" w:author="Arfa Aijazi" w:date="2024-02-03T22:27:00Z">
        <w:r w:rsidR="00A97D14">
          <w:t>Figure 6 contains</w:t>
        </w:r>
      </w:ins>
      <w:ins w:id="133" w:author="Arfa Aijazi" w:date="2024-02-03T22:41:00Z">
        <w:r>
          <w:t xml:space="preserve"> the following third-party material from Noun Project</w:t>
        </w:r>
      </w:ins>
      <w:ins w:id="134" w:author="Arfa Aijazi" w:date="2024-02-03T22:50:00Z">
        <w:r w:rsidR="0020236F">
          <w:t>,</w:t>
        </w:r>
      </w:ins>
      <w:ins w:id="135" w:author="Arfa Aijazi" w:date="2024-02-03T22:41:00Z">
        <w:r>
          <w:t xml:space="preserve"> used under </w:t>
        </w:r>
      </w:ins>
      <w:ins w:id="136"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137" w:author="Arfa Aijazi" w:date="2024-02-03T22:30:00Z">
        <w:r w:rsidR="00A97D14">
          <w:t xml:space="preserve"> “</w:t>
        </w:r>
      </w:ins>
      <w:ins w:id="138"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139" w:author="Arfa Aijazi" w:date="2024-02-03T22:30:00Z">
        <w:r w:rsidR="00A97D14">
          <w:t>” by Icongeek26,</w:t>
        </w:r>
      </w:ins>
      <w:ins w:id="140"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w:t>
        </w:r>
        <w:proofErr w:type="spellStart"/>
        <w:r w:rsidR="00A97D14">
          <w:t>Jino</w:t>
        </w:r>
        <w:proofErr w:type="spellEnd"/>
        <w:r w:rsidR="00A97D14">
          <w:t xml:space="preserve">, </w:t>
        </w:r>
      </w:ins>
      <w:ins w:id="141" w:author="Arfa Aijazi" w:date="2024-02-03T22:32:00Z">
        <w:r w:rsidR="00A97D14">
          <w:t>“</w:t>
        </w:r>
      </w:ins>
      <w:ins w:id="142"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143" w:author="Arfa Aijazi" w:date="2024-02-03T22:32:00Z">
        <w:r w:rsidR="00A97D14">
          <w:t xml:space="preserve">” by Lucas </w:t>
        </w:r>
        <w:proofErr w:type="spellStart"/>
        <w:r w:rsidR="00A97D14">
          <w:t>Helle</w:t>
        </w:r>
        <w:proofErr w:type="spellEnd"/>
        <w:r w:rsidR="00A97D14">
          <w:t>, and “</w:t>
        </w:r>
      </w:ins>
      <w:ins w:id="144"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145" w:author="Arfa Aijazi" w:date="2024-02-03T22:32:00Z">
        <w:r w:rsidR="00A97D14">
          <w:t xml:space="preserve">” </w:t>
        </w:r>
      </w:ins>
      <w:ins w:id="146" w:author="Arfa Aijazi" w:date="2024-02-03T22:33:00Z">
        <w:r w:rsidR="00A97D14">
          <w:t>by Atif Arshad</w:t>
        </w:r>
      </w:ins>
      <w:ins w:id="147" w:author="Arfa Aijazi" w:date="2024-02-03T22:30:00Z">
        <w:r w:rsidR="00A97D14">
          <w:t xml:space="preserve"> </w:t>
        </w:r>
      </w:ins>
      <w:ins w:id="148" w:author="Arfa Aijazi" w:date="2024-02-03T22:35:00Z">
        <w:r>
          <w:t xml:space="preserve">as well as </w:t>
        </w:r>
      </w:ins>
      <w:ins w:id="149" w:author="Arfa Aijazi" w:date="2024-02-03T22:30:00Z">
        <w:r w:rsidR="00A97D14">
          <w:t>adaptations of</w:t>
        </w:r>
      </w:ins>
      <w:ins w:id="150" w:author="Arfa Aijazi" w:date="2024-02-03T22:27:00Z">
        <w:r w:rsidR="00A97D14">
          <w:t xml:space="preserve"> </w:t>
        </w:r>
      </w:ins>
      <w:ins w:id="151" w:author="Arfa Aijazi" w:date="2024-02-03T22:28:00Z">
        <w:r w:rsidR="00A97D14">
          <w:t>“</w:t>
        </w:r>
      </w:ins>
      <w:ins w:id="152"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153" w:author="Arfa Aijazi" w:date="2024-02-03T22:28:00Z">
        <w:r w:rsidR="00A97D14">
          <w:t xml:space="preserve">” and </w:t>
        </w:r>
      </w:ins>
      <w:ins w:id="154"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xml:space="preserve">” by </w:t>
        </w:r>
        <w:proofErr w:type="spellStart"/>
        <w:r w:rsidR="00A97D14">
          <w:t>naim</w:t>
        </w:r>
      </w:ins>
      <w:proofErr w:type="spellEnd"/>
      <w:ins w:id="155" w:author="Arfa Aijazi" w:date="2024-02-03T22:37:00Z">
        <w:r>
          <w:t xml:space="preserve"> and “</w:t>
        </w:r>
      </w:ins>
      <w:ins w:id="156"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157" w:author="Arfa Aijazi" w:date="2024-02-03T22:37:00Z">
        <w:r>
          <w:t>”</w:t>
        </w:r>
      </w:ins>
      <w:ins w:id="158" w:author="Arfa Aijazi" w:date="2024-02-03T22:39:00Z">
        <w:r>
          <w:t xml:space="preserve"> (fetal pos</w:t>
        </w:r>
      </w:ins>
      <w:ins w:id="159" w:author="Arfa Aijazi" w:date="2024-02-04T17:25:00Z">
        <w:r w:rsidR="00192BD7">
          <w:t>ture</w:t>
        </w:r>
      </w:ins>
      <w:ins w:id="160" w:author="Arfa Aijazi" w:date="2024-02-03T22:39:00Z">
        <w:r>
          <w:t>)</w:t>
        </w:r>
      </w:ins>
      <w:ins w:id="161"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162" w:author="Arfa Aijazi" w:date="2024-02-03T22:39:00Z">
        <w:r>
          <w:t xml:space="preserve"> (starfish pos</w:t>
        </w:r>
      </w:ins>
      <w:ins w:id="163" w:author="Arfa Aijazi" w:date="2024-02-04T17:25:00Z">
        <w:r w:rsidR="00192BD7">
          <w:t>ture</w:t>
        </w:r>
      </w:ins>
      <w:ins w:id="164" w:author="Arfa Aijazi" w:date="2024-02-03T22:39:00Z">
        <w:r>
          <w:t>)</w:t>
        </w:r>
      </w:ins>
      <w:ins w:id="165" w:author="Arfa Aijazi" w:date="2024-02-03T22:37:00Z">
        <w:r>
          <w:t xml:space="preserve"> by Gan </w:t>
        </w:r>
        <w:proofErr w:type="spellStart"/>
        <w:r>
          <w:t>Khoon</w:t>
        </w:r>
        <w:proofErr w:type="spellEnd"/>
        <w:r>
          <w:t xml:space="preserve"> Lay</w:t>
        </w:r>
      </w:ins>
      <w:ins w:id="166" w:author="Arfa Aijazi" w:date="2024-02-03T22:41:00Z">
        <w:r>
          <w:t>.</w:t>
        </w:r>
      </w:ins>
      <w:commentRangeEnd w:id="131"/>
      <w:ins w:id="167" w:author="Arfa Aijazi" w:date="2024-02-10T14:17:00Z">
        <w:r w:rsidR="00154756">
          <w:rPr>
            <w:rStyle w:val="CommentReference"/>
            <w:i w:val="0"/>
            <w:iCs w:val="0"/>
          </w:rPr>
          <w:commentReference w:id="131"/>
        </w:r>
      </w:ins>
      <w:del w:id="168" w:author="Arfa Aijazi" w:date="2024-02-03T22:27:00Z">
        <w:r w:rsidR="001C16F3" w:rsidDel="00A97D14">
          <w:delText>Image created from a variety of licensed sources (author, Adobe Stock, FlatIcon by FreePik, Adventure Ready Brands, and Sleepme)</w:delText>
        </w:r>
      </w:del>
      <w:bookmarkEnd w:id="126"/>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 xml:space="preserve">Bed </w:t>
      </w:r>
      <w:proofErr w:type="gramStart"/>
      <w:r>
        <w:t>type</w:t>
      </w:r>
      <w:proofErr w:type="gramEnd"/>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 xml:space="preserve">Pedestal fan and ceiling </w:t>
      </w:r>
      <w:proofErr w:type="gramStart"/>
      <w:r>
        <w:t>fan</w:t>
      </w:r>
      <w:proofErr w:type="gramEnd"/>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169" w:name="_Ref153362030"/>
      <w:r>
        <w:lastRenderedPageBreak/>
        <w:t xml:space="preserve">Fig. </w:t>
      </w:r>
      <w:r>
        <w:fldChar w:fldCharType="begin"/>
      </w:r>
      <w:r>
        <w:instrText xml:space="preserve"> SEQ Fig. \* ARABIC </w:instrText>
      </w:r>
      <w:r>
        <w:fldChar w:fldCharType="separate"/>
      </w:r>
      <w:r w:rsidR="00A97D14">
        <w:rPr>
          <w:noProof/>
        </w:rPr>
        <w:t>8</w:t>
      </w:r>
      <w:r>
        <w:rPr>
          <w:noProof/>
        </w:rPr>
        <w:fldChar w:fldCharType="end"/>
      </w:r>
      <w:bookmarkEnd w:id="169"/>
      <w:r>
        <w:t>: Air speed over the bed</w:t>
      </w:r>
    </w:p>
    <w:p w14:paraId="44DA126A" w14:textId="77777777" w:rsidR="001C16F3" w:rsidRDefault="001C16F3" w:rsidP="001C16F3">
      <w:pPr>
        <w:keepNext/>
      </w:pPr>
      <w:r>
        <w:rPr>
          <w:noProof/>
          <w:lang w:eastAsia="zh-CN"/>
        </w:rPr>
        <w:drawing>
          <wp:inline distT="0" distB="0" distL="0" distR="0" wp14:anchorId="341A1FD5" wp14:editId="23BAE5FD">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70"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70"/>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4B2ADEFE"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w:t>
      </w:r>
      <w:ins w:id="171" w:author="Arfa Aijazi" w:date="2024-02-10T14:06:00Z">
        <w:r w:rsidR="008011ED">
          <w:t>-</w:t>
        </w:r>
      </w:ins>
      <w:del w:id="172" w:author="Arfa Aijazi" w:date="2024-02-10T14:06:00Z">
        <w:r w:rsidDel="008011ED">
          <w:delText xml:space="preserve"> </w:delText>
        </w:r>
      </w:del>
      <w:r>
        <w:t>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6A36BA59" w:rsidR="00A46F95" w:rsidRPr="00FC66B7" w:rsidRDefault="00A46F95" w:rsidP="00A46F95">
      <w:r>
        <w:t>The difference between the modeled SET for the baseline condition and any cooling intervention gives the cooling effect. We then subtracted this cooling effect from the calculated indoor air temperature to compute the sleep</w:t>
      </w:r>
      <w:ins w:id="173" w:author="Arfa Aijazi" w:date="2024-02-10T14:06:00Z">
        <w:r w:rsidR="008011ED">
          <w:t>-</w:t>
        </w:r>
      </w:ins>
      <w:del w:id="174" w:author="Arfa Aijazi" w:date="2024-02-10T14:06:00Z">
        <w:r w:rsidDel="008011ED">
          <w:delText xml:space="preserve"> </w:delText>
        </w:r>
      </w:del>
      <w:r>
        <w:t xml:space="preserve">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75" w:name="_Ref121554562"/>
      <w:r>
        <w:t>(</w:t>
      </w:r>
      <w:r>
        <w:fldChar w:fldCharType="begin"/>
      </w:r>
      <w:r>
        <w:instrText xml:space="preserve"> SEQ ( \* ARABIC </w:instrText>
      </w:r>
      <w:r>
        <w:fldChar w:fldCharType="separate"/>
      </w:r>
      <w:r>
        <w:rPr>
          <w:noProof/>
        </w:rPr>
        <w:t>3</w:t>
      </w:r>
      <w:r>
        <w:rPr>
          <w:noProof/>
        </w:rPr>
        <w:fldChar w:fldCharType="end"/>
      </w:r>
      <w:r>
        <w:t>)</w:t>
      </w:r>
      <w:bookmarkEnd w:id="175"/>
    </w:p>
    <w:p w14:paraId="1895815D" w14:textId="1EBE67F3"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w:t>
      </w:r>
      <w:ins w:id="176" w:author="Arfa Aijazi" w:date="2024-02-10T14:06:00Z">
        <w:r w:rsidR="008011ED">
          <w:t>-</w:t>
        </w:r>
      </w:ins>
      <w:del w:id="177" w:author="Arfa Aijazi" w:date="2024-02-10T14:06:00Z">
        <w:r w:rsidDel="008011ED">
          <w:delText xml:space="preserve"> </w:delText>
        </w:r>
      </w:del>
      <w:r>
        <w:t>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1BF1DD87"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w:t>
      </w:r>
      <w:ins w:id="178" w:author="Arfa Aijazi" w:date="2024-02-10T14:06:00Z">
        <w:r w:rsidR="008011ED">
          <w:t>-</w:t>
        </w:r>
      </w:ins>
      <w:del w:id="179" w:author="Arfa Aijazi" w:date="2024-02-10T14:06:00Z">
        <w:r w:rsidDel="008011ED">
          <w:delText xml:space="preserve"> </w:delText>
        </w:r>
      </w:del>
      <w:r>
        <w:t xml:space="preserve">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3EA3872C" w:rsidR="00A46F95" w:rsidRDefault="00A46F95" w:rsidP="002460BC">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w:t>
      </w:r>
      <w:ins w:id="180" w:author="Arfa Aijazi" w:date="2024-02-04T16:44:00Z">
        <w:r w:rsidR="00405D7E">
          <w:t xml:space="preserve"> CBE</w:t>
        </w:r>
      </w:ins>
      <w:del w:id="181" w:author="Arfa Aijazi" w:date="2024-02-04T16:44:00Z">
        <w:r w:rsidDel="00405D7E">
          <w:delText>,</w:delText>
        </w:r>
      </w:del>
      <w:r>
        <w:t xml:space="preserve"> is advised by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w:t>
      </w:r>
      <w:ins w:id="182" w:author="Arfa Aijazi" w:date="2024-02-04T16:45:00Z">
        <w:r w:rsidR="00405D7E">
          <w:t xml:space="preserve"> to CBE</w:t>
        </w:r>
      </w:ins>
      <w:r>
        <w:t xml:space="preserve">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w:t>
      </w:r>
      <w:r>
        <w:lastRenderedPageBreak/>
        <w:t>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xml:space="preserve">, </w:t>
      </w:r>
      <w:del w:id="183" w:author="Arfa Aijazi" w:date="2024-02-10T13:59:00Z">
        <w:r w:rsidR="004B5FC9" w:rsidDel="00100199">
          <w:delText xml:space="preserve">and </w:delText>
        </w:r>
      </w:del>
      <w:r w:rsidR="004B5FC9">
        <w:t>Dr. Carlos Duarte with CBE for his help estimating the power rating of conventional HVAC systems</w:t>
      </w:r>
      <w:ins w:id="184" w:author="Arfa Aijazi" w:date="2024-02-10T13:59:00Z">
        <w:r w:rsidR="00100199">
          <w:t xml:space="preserve">, and Professor Gail </w:t>
        </w:r>
        <w:proofErr w:type="spellStart"/>
        <w:r w:rsidR="00100199">
          <w:t>Brager</w:t>
        </w:r>
      </w:ins>
      <w:proofErr w:type="spellEnd"/>
      <w:ins w:id="185" w:author="Arfa Aijazi" w:date="2024-02-10T14:01:00Z">
        <w:r w:rsidR="00100199">
          <w:t xml:space="preserve"> with CBE</w:t>
        </w:r>
      </w:ins>
      <w:ins w:id="186" w:author="Arfa Aijazi" w:date="2024-02-10T13:59:00Z">
        <w:r w:rsidR="00100199">
          <w:t xml:space="preserve"> for review of </w:t>
        </w:r>
      </w:ins>
      <w:ins w:id="187" w:author="Arfa Aijazi" w:date="2024-02-10T14:00:00Z">
        <w:r w:rsidR="00100199">
          <w:t>a portion of the manuscript text</w:t>
        </w:r>
      </w:ins>
      <w:ins w:id="188" w:author="Arfa Aijazi" w:date="2024-02-10T14:01:00Z">
        <w:r w:rsidR="00100199">
          <w:t>.</w:t>
        </w:r>
      </w:ins>
      <w:del w:id="189" w:author="Arfa Aijazi" w:date="2024-02-10T14:00:00Z">
        <w:r w:rsidR="00863756" w:rsidDel="00100199">
          <w:delText>.</w:delText>
        </w:r>
      </w:del>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89DE47E"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22" w:history="1">
        <w:r w:rsidR="004214D0" w:rsidRPr="00DE04C1">
          <w:rPr>
            <w:rStyle w:val="Hyperlink"/>
          </w:rPr>
          <w:t>https://github.com/anaijazi/thermalManikinSlee</w:t>
        </w:r>
      </w:hyperlink>
      <w:r w:rsidR="00405D7E">
        <w:rPr>
          <w:rStyle w:val="Hyperlink"/>
        </w:rPr>
        <w:t>p</w:t>
      </w:r>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16"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 w:id="117" w:author="Arfa Aijazi" w:date="2024-02-10T14:16:00Z" w:initials="AA">
    <w:p w14:paraId="119FECED" w14:textId="77777777" w:rsidR="00154756" w:rsidRDefault="00154756" w:rsidP="00154756">
      <w:pPr>
        <w:jc w:val="left"/>
      </w:pPr>
      <w:r>
        <w:rPr>
          <w:rStyle w:val="CommentReference"/>
        </w:rPr>
        <w:annotationRef/>
      </w:r>
      <w:r>
        <w:rPr>
          <w:sz w:val="20"/>
          <w:szCs w:val="20"/>
        </w:rPr>
        <w:t xml:space="preserve">Attribution in accordance with CC </w:t>
      </w:r>
      <w:hyperlink r:id="rId1" w:history="1">
        <w:r w:rsidRPr="00EF3C5E">
          <w:rPr>
            <w:rStyle w:val="Hyperlink"/>
            <w:sz w:val="20"/>
            <w:szCs w:val="20"/>
          </w:rPr>
          <w:t>recommended practices for attribution</w:t>
        </w:r>
      </w:hyperlink>
      <w:r>
        <w:rPr>
          <w:sz w:val="20"/>
          <w:szCs w:val="20"/>
        </w:rPr>
        <w:t>.</w:t>
      </w:r>
    </w:p>
  </w:comment>
  <w:comment w:id="125" w:author="Arfa Aijazi" w:date="2024-02-10T18:13:00Z" w:initials="AA">
    <w:p w14:paraId="1E4EEE32" w14:textId="77777777" w:rsidR="00C84D4B" w:rsidRDefault="00C84D4B" w:rsidP="00C84D4B">
      <w:pPr>
        <w:jc w:val="left"/>
      </w:pPr>
      <w:r>
        <w:rPr>
          <w:rStyle w:val="CommentReference"/>
        </w:rPr>
        <w:annotationRef/>
      </w:r>
      <w:r>
        <w:rPr>
          <w:sz w:val="20"/>
          <w:szCs w:val="20"/>
        </w:rPr>
        <w:t>Modified figure to meet third-party image license requirements</w:t>
      </w:r>
    </w:p>
  </w:comment>
  <w:comment w:id="131" w:author="Arfa Aijazi" w:date="2024-02-10T14:17:00Z" w:initials="AA">
    <w:p w14:paraId="5C4ADC46" w14:textId="2FFB85BA" w:rsidR="00154756" w:rsidRDefault="00154756" w:rsidP="00154756">
      <w:pPr>
        <w:jc w:val="left"/>
      </w:pPr>
      <w:r>
        <w:rPr>
          <w:rStyle w:val="CommentReference"/>
        </w:rPr>
        <w:annotationRef/>
      </w:r>
      <w:r>
        <w:rPr>
          <w:sz w:val="20"/>
          <w:szCs w:val="20"/>
        </w:rPr>
        <w:t xml:space="preserve">Attributions in accordance with CC </w:t>
      </w:r>
      <w:hyperlink r:id="rId2" w:history="1">
        <w:r w:rsidRPr="00B336BC">
          <w:rPr>
            <w:rStyle w:val="Hyperlink"/>
            <w:sz w:val="20"/>
            <w:szCs w:val="20"/>
          </w:rPr>
          <w:t>recommended practices for attribution</w:t>
        </w:r>
      </w:hyperlink>
      <w:r>
        <w:rPr>
          <w:sz w:val="20"/>
          <w:szCs w:val="2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Ex w15:paraId="119FECED" w15:done="0"/>
  <w15:commentEx w15:paraId="1E4EEE32" w15:done="0"/>
  <w15:commentEx w15:paraId="5C4ADC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66F085" w16cex:dateUtc="2024-02-04T03:23:00Z"/>
  <w16cex:commentExtensible w16cex:durableId="171A9301" w16cex:dateUtc="2024-02-04T03:24:00Z"/>
  <w16cex:commentExtensible w16cex:durableId="1D77CA22" w16cex:dateUtc="2024-02-10T19:16:00Z"/>
  <w16cex:commentExtensible w16cex:durableId="20152302" w16cex:dateUtc="2024-02-10T23:13:00Z"/>
  <w16cex:commentExtensible w16cex:durableId="224B8C34" w16cex:dateUtc="2024-02-10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Id w16cid:paraId="119FECED" w16cid:durableId="1D77CA22"/>
  <w16cid:commentId w16cid:paraId="1E4EEE32" w16cid:durableId="20152302"/>
  <w16cid:commentId w16cid:paraId="5C4ADC46" w16cid:durableId="224B8C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EBC71" w14:textId="77777777" w:rsidR="007C0ED2" w:rsidRDefault="007C0ED2" w:rsidP="00D37EB0">
      <w:pPr>
        <w:spacing w:after="0" w:line="240" w:lineRule="auto"/>
      </w:pPr>
      <w:r>
        <w:separator/>
      </w:r>
    </w:p>
  </w:endnote>
  <w:endnote w:type="continuationSeparator" w:id="0">
    <w:p w14:paraId="2AB032F8" w14:textId="77777777" w:rsidR="007C0ED2" w:rsidRDefault="007C0ED2"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B199A" w14:textId="77777777" w:rsidR="007C0ED2" w:rsidRDefault="007C0ED2" w:rsidP="00D37EB0">
      <w:pPr>
        <w:spacing w:after="0" w:line="240" w:lineRule="auto"/>
      </w:pPr>
      <w:r>
        <w:separator/>
      </w:r>
    </w:p>
  </w:footnote>
  <w:footnote w:type="continuationSeparator" w:id="0">
    <w:p w14:paraId="00A6B825" w14:textId="77777777" w:rsidR="007C0ED2" w:rsidRDefault="007C0ED2"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34F8"/>
    <w:rsid w:val="00046A7D"/>
    <w:rsid w:val="00050481"/>
    <w:rsid w:val="00050CB2"/>
    <w:rsid w:val="00061E9B"/>
    <w:rsid w:val="00070289"/>
    <w:rsid w:val="00070C4D"/>
    <w:rsid w:val="00071641"/>
    <w:rsid w:val="000777C3"/>
    <w:rsid w:val="00091AA4"/>
    <w:rsid w:val="00092640"/>
    <w:rsid w:val="000A1551"/>
    <w:rsid w:val="000A1C92"/>
    <w:rsid w:val="000B0477"/>
    <w:rsid w:val="000B39C0"/>
    <w:rsid w:val="000B55C1"/>
    <w:rsid w:val="000C72EE"/>
    <w:rsid w:val="000D2C08"/>
    <w:rsid w:val="000E5263"/>
    <w:rsid w:val="000F1229"/>
    <w:rsid w:val="00100199"/>
    <w:rsid w:val="00104816"/>
    <w:rsid w:val="00105E3B"/>
    <w:rsid w:val="0011443F"/>
    <w:rsid w:val="00114AAF"/>
    <w:rsid w:val="00147501"/>
    <w:rsid w:val="00154756"/>
    <w:rsid w:val="0016102B"/>
    <w:rsid w:val="00161C8A"/>
    <w:rsid w:val="001658C9"/>
    <w:rsid w:val="001662A1"/>
    <w:rsid w:val="001752D2"/>
    <w:rsid w:val="00183113"/>
    <w:rsid w:val="00187EDA"/>
    <w:rsid w:val="00192BD7"/>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460BC"/>
    <w:rsid w:val="00252719"/>
    <w:rsid w:val="00271D16"/>
    <w:rsid w:val="00283883"/>
    <w:rsid w:val="00290AB3"/>
    <w:rsid w:val="002A2630"/>
    <w:rsid w:val="002A2E55"/>
    <w:rsid w:val="002A4E80"/>
    <w:rsid w:val="002A5C27"/>
    <w:rsid w:val="002C0CD5"/>
    <w:rsid w:val="002C705E"/>
    <w:rsid w:val="002C7A34"/>
    <w:rsid w:val="002D0D70"/>
    <w:rsid w:val="002D532E"/>
    <w:rsid w:val="002D6E33"/>
    <w:rsid w:val="002E0A8C"/>
    <w:rsid w:val="002E3622"/>
    <w:rsid w:val="00301215"/>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D7E"/>
    <w:rsid w:val="00405F96"/>
    <w:rsid w:val="004142FF"/>
    <w:rsid w:val="00416536"/>
    <w:rsid w:val="004214D0"/>
    <w:rsid w:val="004253E5"/>
    <w:rsid w:val="00446A4F"/>
    <w:rsid w:val="00470A67"/>
    <w:rsid w:val="00472208"/>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75737"/>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2368A"/>
    <w:rsid w:val="00636F83"/>
    <w:rsid w:val="00644C33"/>
    <w:rsid w:val="00644DB8"/>
    <w:rsid w:val="00652A5F"/>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0FD0"/>
    <w:rsid w:val="00751038"/>
    <w:rsid w:val="00751670"/>
    <w:rsid w:val="0075710F"/>
    <w:rsid w:val="00760987"/>
    <w:rsid w:val="007610A8"/>
    <w:rsid w:val="007676DE"/>
    <w:rsid w:val="007715E6"/>
    <w:rsid w:val="0078116C"/>
    <w:rsid w:val="007961CB"/>
    <w:rsid w:val="007A0889"/>
    <w:rsid w:val="007B66CB"/>
    <w:rsid w:val="007C0ED2"/>
    <w:rsid w:val="007D0E8C"/>
    <w:rsid w:val="007D128D"/>
    <w:rsid w:val="007E004D"/>
    <w:rsid w:val="007E5F9D"/>
    <w:rsid w:val="007E6B76"/>
    <w:rsid w:val="007F2B56"/>
    <w:rsid w:val="008011ED"/>
    <w:rsid w:val="00801469"/>
    <w:rsid w:val="008019C3"/>
    <w:rsid w:val="00805797"/>
    <w:rsid w:val="00810380"/>
    <w:rsid w:val="0082218C"/>
    <w:rsid w:val="0082375A"/>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8F685E"/>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2A7F"/>
    <w:rsid w:val="00C378BD"/>
    <w:rsid w:val="00C4422A"/>
    <w:rsid w:val="00C52F0B"/>
    <w:rsid w:val="00C544E9"/>
    <w:rsid w:val="00C559DD"/>
    <w:rsid w:val="00C62952"/>
    <w:rsid w:val="00C63EE7"/>
    <w:rsid w:val="00C662FF"/>
    <w:rsid w:val="00C66FF3"/>
    <w:rsid w:val="00C70212"/>
    <w:rsid w:val="00C7721E"/>
    <w:rsid w:val="00C82EC0"/>
    <w:rsid w:val="00C83AC6"/>
    <w:rsid w:val="00C84D4B"/>
    <w:rsid w:val="00C86765"/>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294D"/>
    <w:rsid w:val="00DE34D7"/>
    <w:rsid w:val="00DE7223"/>
    <w:rsid w:val="00DF66D6"/>
    <w:rsid w:val="00DF6708"/>
    <w:rsid w:val="00E112B3"/>
    <w:rsid w:val="00E114F4"/>
    <w:rsid w:val="00E12277"/>
    <w:rsid w:val="00E1350B"/>
    <w:rsid w:val="00E21585"/>
    <w:rsid w:val="00E2551F"/>
    <w:rsid w:val="00E34645"/>
    <w:rsid w:val="00E35E04"/>
    <w:rsid w:val="00E50A78"/>
    <w:rsid w:val="00E63E53"/>
    <w:rsid w:val="00E8130F"/>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 w:val="03FAD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 w:type="paragraph" w:styleId="NormalWeb">
    <w:name w:val="Normal (Web)"/>
    <w:basedOn w:val="Normal"/>
    <w:uiPriority w:val="99"/>
    <w:semiHidden/>
    <w:unhideWhenUsed/>
    <w:rsid w:val="008F685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031881723">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iki.creativecommons.org/wiki/Recommended_practices_for_attribution" TargetMode="External"/><Relationship Id="rId1" Type="http://schemas.openxmlformats.org/officeDocument/2006/relationships/hyperlink" Target="https://wiki.creativecommons.org/wiki/Recommended_practices_for_attribu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hyperlink" Target="https://github.com/anaijazi/thermalManikinSl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42198</Words>
  <Characters>240534</Characters>
  <Application>Microsoft Office Word</Application>
  <DocSecurity>0</DocSecurity>
  <Lines>2004</Lines>
  <Paragraphs>564</Paragraphs>
  <ScaleCrop>false</ScaleCrop>
  <Company/>
  <LinksUpToDate>false</LinksUpToDate>
  <CharactersWithSpaces>282168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9</cp:revision>
  <dcterms:created xsi:type="dcterms:W3CDTF">2024-02-10T17:39:00Z</dcterms:created>
  <dcterms:modified xsi:type="dcterms:W3CDTF">2024-02-11T17:01:00Z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