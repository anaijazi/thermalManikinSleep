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5F13FD">
      <w:pPr>
        <w:pStyle w:val="Title"/>
        <w:spacing w:before="0"/>
        <w:jc w:val="left"/>
        <w:pPrChange w:id="0" w:author="Arfa Aijazi" w:date="2023-12-26T17:17:00Z">
          <w:pPr>
            <w:pStyle w:val="Title"/>
            <w:jc w:val="left"/>
          </w:pPr>
        </w:pPrChange>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ins w:id="1" w:author="Arfa Aijazi" w:date="2023-12-19T17:14:00Z">
        <w:r w:rsidR="00346C98">
          <w:rPr>
            <w:vertAlign w:val="superscript"/>
          </w:rPr>
          <w:t>,2</w:t>
        </w:r>
      </w:ins>
      <w:r>
        <w:t>, Thomas Parkinson</w:t>
      </w:r>
      <w:r w:rsidRPr="006244EE">
        <w:rPr>
          <w:vertAlign w:val="superscript"/>
        </w:rPr>
        <w:t>1</w:t>
      </w:r>
      <w:ins w:id="2" w:author="Thomas Parkinson" w:date="2023-12-15T10:02:00Z">
        <w:r w:rsidR="00C31C62">
          <w:rPr>
            <w:vertAlign w:val="superscript"/>
          </w:rPr>
          <w:t>,</w:t>
        </w:r>
      </w:ins>
      <w:ins w:id="3" w:author="Arfa Aijazi" w:date="2023-12-19T17:19:00Z">
        <w:r w:rsidR="00346C98">
          <w:rPr>
            <w:vertAlign w:val="superscript"/>
          </w:rPr>
          <w:t>3</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4" w:author="Arfa Aijazi" w:date="2023-12-19T17:14:00Z"/>
        </w:rPr>
      </w:pPr>
      <w:r w:rsidRPr="002E1487">
        <w:rPr>
          <w:vertAlign w:val="superscript"/>
        </w:rPr>
        <w:t>1</w:t>
      </w:r>
      <w:r>
        <w:t>Center for the Built Environment (CBE), University of California, Berkeley, CA, USA</w:t>
      </w:r>
    </w:p>
    <w:p w14:paraId="6930DFEF" w14:textId="5B0BF213" w:rsidR="00346C98" w:rsidRPr="00346C98" w:rsidRDefault="00346C98" w:rsidP="0024337D">
      <w:pPr>
        <w:rPr>
          <w:ins w:id="5" w:author="Arfa Aijazi" w:date="2023-12-13T13:47:00Z"/>
        </w:rPr>
      </w:pPr>
      <w:ins w:id="6" w:author="Arfa Aijazi" w:date="2023-12-19T17:15:00Z">
        <w:r>
          <w:rPr>
            <w:vertAlign w:val="superscript"/>
          </w:rPr>
          <w:t>2</w:t>
        </w:r>
        <w:r>
          <w:t>School of Architecture, University of Waterloo, Canada</w:t>
        </w:r>
      </w:ins>
    </w:p>
    <w:p w14:paraId="04E5B53A" w14:textId="59BBF04C" w:rsidR="00FD64F3" w:rsidRPr="00A81897" w:rsidRDefault="00346C98" w:rsidP="00FD64F3">
      <w:pPr>
        <w:rPr>
          <w:ins w:id="7" w:author="Arfa Aijazi" w:date="2023-12-13T13:51:00Z"/>
        </w:rPr>
      </w:pPr>
      <w:ins w:id="8" w:author="Arfa Aijazi" w:date="2023-12-19T17:18:00Z">
        <w:r>
          <w:rPr>
            <w:vertAlign w:val="superscript"/>
          </w:rPr>
          <w:t>3</w:t>
        </w:r>
      </w:ins>
      <w:ins w:id="9" w:author="Arfa Aijazi" w:date="2023-12-13T13:51:00Z">
        <w:r w:rsidR="00FD64F3" w:rsidRPr="00A81897">
          <w:t>Indoor Environmental Quality</w:t>
        </w:r>
        <w:r w:rsidR="00FD64F3">
          <w:t xml:space="preserve"> (IEQ)</w:t>
        </w:r>
        <w:r w:rsidR="00FD64F3"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11525C22" w:rsidR="0024337D" w:rsidRPr="007268F9" w:rsidRDefault="0024337D" w:rsidP="0024337D">
      <w:bookmarkStart w:id="10" w:name="OLE_LINK1"/>
      <w:bookmarkStart w:id="11"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12"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ins w:id="13" w:author="luo maohui" w:date="2023-12-18T19:45:00Z">
        <w:r w:rsidR="000B55C1">
          <w:t xml:space="preserve">are </w:t>
        </w:r>
      </w:ins>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ins w:id="14" w:author="Arfa Aijazi" w:date="2023-12-25T12:40:00Z">
        <w:r w:rsidR="00F26D09">
          <w:t xml:space="preserve"> heated</w:t>
        </w:r>
      </w:ins>
      <w:r w:rsidR="005A0458" w:rsidRPr="007268F9">
        <w:t xml:space="preserve"> blankets</w:t>
      </w:r>
      <w:r w:rsidRPr="007268F9">
        <w:t xml:space="preserve">, </w:t>
      </w:r>
      <w:del w:id="15"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16" w:author="Thomas Parkinson" w:date="2023-12-15T09:36:00Z">
        <w:r w:rsidRPr="007268F9" w:rsidDel="006971DB">
          <w:delText xml:space="preserve">can </w:delText>
        </w:r>
      </w:del>
      <w:r w:rsidRPr="007268F9">
        <w:t>enhance</w:t>
      </w:r>
      <w:ins w:id="17"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w:t>
      </w:r>
      <w:del w:id="18" w:author="Arfa Aijazi" w:date="2023-12-25T12:41:00Z">
        <w:r w:rsidR="00365E0F" w:rsidDel="00F26D09">
          <w:delText>only passive options</w:delText>
        </w:r>
      </w:del>
      <w:ins w:id="19" w:author="Arfa Aijazi" w:date="2023-12-25T12:41:00Z">
        <w:r w:rsidR="00F26D09">
          <w:t>using fans alone</w:t>
        </w:r>
      </w:ins>
      <w:r w:rsidRPr="007268F9">
        <w:t xml:space="preserve">. We </w:t>
      </w:r>
      <w:ins w:id="20" w:author="Arfa Aijazi" w:date="2023-12-06T23:10:00Z">
        <w:r w:rsidR="00D73C6A">
          <w:t>extrapolated</w:t>
        </w:r>
      </w:ins>
      <w:del w:id="21" w:author="Arfa Aijazi" w:date="2023-12-06T23:10:00Z">
        <w:r w:rsidRPr="007268F9" w:rsidDel="00D73C6A">
          <w:delText>applied</w:delText>
        </w:r>
      </w:del>
      <w:r w:rsidRPr="007268F9">
        <w:t xml:space="preserve"> our </w:t>
      </w:r>
      <w:r w:rsidR="005A0458" w:rsidRPr="007268F9">
        <w:t>experimental</w:t>
      </w:r>
      <w:ins w:id="22" w:author="Arfa Aijazi" w:date="2023-12-06T23:10:00Z">
        <w:r w:rsidR="00D73C6A">
          <w:t xml:space="preserve"> findings to estimate</w:t>
        </w:r>
      </w:ins>
      <w:del w:id="23"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24" w:author="Arfa Aijazi" w:date="2023-12-06T23:10:00Z">
        <w:r w:rsidR="00D73C6A">
          <w:t>in</w:t>
        </w:r>
      </w:ins>
      <w:del w:id="25"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26" w:author="Thomas Parkinson" w:date="2023-12-15T09:36:00Z">
        <w:r w:rsidRPr="007268F9" w:rsidDel="006971DB">
          <w:delText xml:space="preserve">can </w:delText>
        </w:r>
      </w:del>
      <w:r w:rsidRPr="007268F9">
        <w:t>reduce</w:t>
      </w:r>
      <w:ins w:id="27" w:author="Thomas Parkinson" w:date="2023-12-15T09:42:00Z">
        <w:r w:rsidR="006971DB">
          <w:t>d</w:t>
        </w:r>
      </w:ins>
      <w:r w:rsidRPr="007268F9">
        <w:t xml:space="preserve"> </w:t>
      </w:r>
      <w:del w:id="28" w:author="Thomas Parkinson" w:date="2023-12-15T09:36:00Z">
        <w:r w:rsidRPr="007268F9" w:rsidDel="006971DB">
          <w:delText xml:space="preserve">the </w:delText>
        </w:r>
      </w:del>
      <w:r w:rsidRPr="007268F9">
        <w:t xml:space="preserve">sleep time heat or cold exposure by </w:t>
      </w:r>
      <w:del w:id="29" w:author="Arfa Aijazi" w:date="2023-12-08T11:52:00Z">
        <w:r w:rsidRPr="007268F9" w:rsidDel="007961CB">
          <w:delText>as much as 90%.</w:delText>
        </w:r>
      </w:del>
      <w:ins w:id="30"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31" w:author="Thomas Parkinson" w:date="2023-12-15T09:37:00Z">
        <w:r w:rsidRPr="007268F9" w:rsidDel="006971DB">
          <w:delText>Our results demonstrate that t</w:delText>
        </w:r>
      </w:del>
      <w:ins w:id="32" w:author="Thomas Parkinson" w:date="2023-12-15T09:37:00Z">
        <w:r w:rsidR="006971DB">
          <w:t>T</w:t>
        </w:r>
      </w:ins>
      <w:r w:rsidRPr="007268F9">
        <w:t xml:space="preserve">hese strategies </w:t>
      </w:r>
      <w:ins w:id="33" w:author="Arfa Aijazi" w:date="2023-12-25T12:42:00Z">
        <w:r w:rsidR="00F26D09">
          <w:t xml:space="preserve">can also </w:t>
        </w:r>
      </w:ins>
      <w:del w:id="34" w:author="Thomas Parkinson" w:date="2023-12-15T09:37:00Z">
        <w:r w:rsidRPr="007268F9" w:rsidDel="006971DB">
          <w:delText xml:space="preserve">can also </w:delText>
        </w:r>
      </w:del>
      <w:r w:rsidRPr="007268F9">
        <w:t xml:space="preserve">help reduce peak load surges </w:t>
      </w:r>
      <w:ins w:id="35"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36" w:author="Thomas Parkinson" w:date="2023-12-15T09:44:00Z">
        <w:r w:rsidR="006971DB">
          <w:t xml:space="preserve">relying on </w:t>
        </w:r>
      </w:ins>
      <w:r w:rsidRPr="007268F9">
        <w:t>HVAC.</w:t>
      </w:r>
    </w:p>
    <w:bookmarkEnd w:id="10"/>
    <w:bookmarkEnd w:id="11"/>
    <w:p w14:paraId="79E30A2E" w14:textId="67830E75" w:rsidR="004F7E72" w:rsidRDefault="00A85128" w:rsidP="007268F9">
      <w:pPr>
        <w:pStyle w:val="Heading1"/>
      </w:pPr>
      <w:r>
        <w:t>Introduction</w:t>
      </w:r>
    </w:p>
    <w:p w14:paraId="160A9228" w14:textId="22BB49C6"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ins w:id="37" w:author="Arfa Aijazi" w:date="2023-12-25T13:21:00Z">
        <w:r w:rsidR="009D11BF">
          <w:t>one</w:t>
        </w:r>
      </w:ins>
      <w:del w:id="38" w:author="Arfa Aijazi" w:date="2023-12-25T13:21:00Z">
        <w:r w:rsidR="007D0E8C" w:rsidDel="009D11BF">
          <w:delText>a</w:delText>
        </w:r>
      </w:del>
      <w:r w:rsidR="007D0E8C">
        <w:t xml:space="preserve"> study </w:t>
      </w:r>
      <w:r>
        <w:t>report</w:t>
      </w:r>
      <w:ins w:id="39" w:author="Arfa Aijazi" w:date="2023-12-25T13:21:00Z">
        <w:r w:rsidR="009D11BF">
          <w:t>ed</w:t>
        </w:r>
      </w:ins>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49C2C7C3"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40"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41" w:author="Arfa Aijazi" w:date="2023-12-13T13:57:00Z">
        <w:del w:id="42" w:author="Thomas Parkinson" w:date="2023-12-15T10:02:00Z">
          <w:r w:rsidR="00FD64F3" w:rsidDel="00C31C62">
            <w:delText>u</w:delText>
          </w:r>
        </w:del>
      </w:ins>
      <w:ins w:id="43" w:author="Arfa Aijazi" w:date="2023-12-13T13:55:00Z">
        <w:r w:rsidR="00FD64F3">
          <w:t xml:space="preserve"> recently extended this survey analysis to derive new overheating criteria between </w:t>
        </w:r>
      </w:ins>
      <w:ins w:id="44"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7777777" w:rsidR="00895731" w:rsidRDefault="004F7E72" w:rsidP="004F7E72">
      <w:pPr>
        <w:tabs>
          <w:tab w:val="left" w:pos="2970"/>
        </w:tabs>
        <w:rPr>
          <w:ins w:id="45" w:author="Arfa Aijazi" w:date="2023-12-25T13:40:00Z"/>
        </w:rPr>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del w:id="46" w:author="Arfa Aijazi" w:date="2023-12-20T17:09:00Z">
        <w:r w:rsidR="005D436F" w:rsidDel="00840EF8">
          <w:delText>For example,</w:delText>
        </w:r>
      </w:del>
      <w:ins w:id="47" w:author="Arfa Aijazi" w:date="2023-12-20T17:10:00Z">
        <w:r w:rsidR="00840EF8">
          <w:t>Adoption of</w:t>
        </w:r>
      </w:ins>
      <w:r w:rsidR="005D436F">
        <w:t xml:space="preserve"> residential air conditioning </w:t>
      </w:r>
      <w:del w:id="48" w:author="Arfa Aijazi" w:date="2023-12-25T13:37:00Z">
        <w:r w:rsidR="005D436F" w:rsidDel="00895731">
          <w:delText xml:space="preserve">is the main reason </w:delText>
        </w:r>
        <w:r w:rsidR="008273CF" w:rsidDel="00895731">
          <w:delText xml:space="preserve">for </w:delText>
        </w:r>
        <w:r w:rsidR="005D436F" w:rsidDel="00895731">
          <w:delText>the</w:delText>
        </w:r>
      </w:del>
      <w:ins w:id="49" w:author="Arfa Aijazi" w:date="2023-12-25T13:37:00Z">
        <w:r w:rsidR="00895731">
          <w:t>correlates to a</w:t>
        </w:r>
      </w:ins>
      <w:r w:rsidR="005D436F">
        <w:t xml:space="preserve"> </w:t>
      </w:r>
      <w:ins w:id="50" w:author="Arfa Aijazi" w:date="2023-12-20T17:04:00Z">
        <w:r w:rsidR="00840EF8">
          <w:t xml:space="preserve">75% </w:t>
        </w:r>
      </w:ins>
      <w:r w:rsidR="005D436F">
        <w:t xml:space="preserve">reduction </w:t>
      </w:r>
      <w:ins w:id="51" w:author="Arfa Aijazi" w:date="2023-12-20T17:04:00Z">
        <w:r w:rsidR="00840EF8">
          <w:t>in</w:t>
        </w:r>
      </w:ins>
      <w:del w:id="52" w:author="Arfa Aijazi" w:date="2023-12-20T17:04:00Z">
        <w:r w:rsidR="005D436F" w:rsidDel="00840EF8">
          <w:delText>of 75%</w:delText>
        </w:r>
      </w:del>
      <w:r w:rsidR="005D436F">
        <w:t xml:space="preserve"> </w:t>
      </w:r>
      <w:ins w:id="53" w:author="Arfa Aijazi" w:date="2023-12-20T17:05:00Z">
        <w:r w:rsidR="00840EF8">
          <w:t>heat</w:t>
        </w:r>
      </w:ins>
      <w:ins w:id="54" w:author="Arfa Aijazi" w:date="2023-12-20T17:06:00Z">
        <w:r w:rsidR="00840EF8">
          <w:t xml:space="preserve">-related </w:t>
        </w:r>
      </w:ins>
      <w:r w:rsidR="005D436F">
        <w:t xml:space="preserve">mortality </w:t>
      </w:r>
      <w:del w:id="55" w:author="Arfa Aijazi" w:date="2023-12-20T17:05:00Z">
        <w:r w:rsidR="005D436F" w:rsidDel="00840EF8">
          <w:delText xml:space="preserve">in the US </w:delText>
        </w:r>
      </w:del>
      <w:del w:id="56" w:author="Arfa Aijazi" w:date="2023-12-20T17:06:00Z">
        <w:r w:rsidR="005D436F" w:rsidDel="00840EF8">
          <w:delText>due to excessive heat</w:delText>
        </w:r>
      </w:del>
      <w:ins w:id="57" w:author="Arfa Aijazi" w:date="2023-12-20T17:05:00Z">
        <w:r w:rsidR="00840EF8">
          <w:t xml:space="preserve">in the U.S. </w:t>
        </w:r>
      </w:ins>
      <w:ins w:id="58" w:author="Arfa Aijazi" w:date="2023-12-20T17:09:00Z">
        <w:r w:rsidR="00840EF8">
          <w:t>since 1960</w:t>
        </w:r>
      </w:ins>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ins w:id="59" w:author="Arfa Aijazi" w:date="2023-12-20T17:11:00Z">
        <w:r w:rsidR="00840EF8">
          <w:t>are</w:t>
        </w:r>
      </w:ins>
      <w:del w:id="60" w:author="Arfa Aijazi" w:date="2023-12-20T17:11:00Z">
        <w:r w:rsidDel="00840EF8">
          <w:delText>is</w:delText>
        </w:r>
      </w:del>
      <w:r>
        <w:t xml:space="preserve"> energy intensive </w:t>
      </w:r>
      <w:del w:id="61" w:author="Arfa Aijazi" w:date="2023-12-18T14:59:00Z">
        <w:r w:rsidDel="00D37E0D">
          <w:delText>(</w:delText>
        </w:r>
        <w:r w:rsidR="0082218C" w:rsidDel="00D37E0D">
          <w:delText>power rating ~</w:delText>
        </w:r>
      </w:del>
      <w:del w:id="62" w:author="Arfa Aijazi" w:date="2023-12-18T14:56:00Z">
        <w:r w:rsidR="0082218C" w:rsidDel="009011DC">
          <w:delText>3 kW</w:delText>
        </w:r>
      </w:del>
      <w:del w:id="63" w:author="Arfa Aijazi" w:date="2023-12-18T14:59:00Z">
        <w:r w:rsidR="0082218C" w:rsidDel="00D37E0D">
          <w:delText xml:space="preserve"> for cooling and ~20 kW for heating</w:delText>
        </w:r>
        <w:r w:rsidDel="00D37E0D">
          <w:delText xml:space="preserve">) </w:delText>
        </w:r>
      </w:del>
      <w:r>
        <w:t>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ins w:id="64" w:author="Arfa Aijazi" w:date="2023-12-20T06:39:00Z">
        <w:r w:rsidR="007676DE">
          <w:t xml:space="preserve"> </w:t>
        </w:r>
      </w:ins>
      <w:ins w:id="65" w:author="Arfa Aijazi" w:date="2023-12-20T06:40:00Z">
        <w:r w:rsidR="007676DE">
          <w:t>A</w:t>
        </w:r>
      </w:ins>
      <w:ins w:id="66" w:author="Arfa Aijazi" w:date="2023-12-20T06:39:00Z">
        <w:r w:rsidR="007676DE">
          <w:t>n average U.S. home of approximately 170 m</w:t>
        </w:r>
        <w:r w:rsidR="007676DE">
          <w:rPr>
            <w:vertAlign w:val="superscript"/>
          </w:rPr>
          <w:t>2</w:t>
        </w:r>
        <w:r w:rsidR="007676DE">
          <w:t xml:space="preserve"> </w:t>
        </w:r>
      </w:ins>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ins w:id="67" w:author="Arfa Aijazi" w:date="2023-12-20T06:41:00Z">
        <w:r w:rsidR="007676DE">
          <w:t xml:space="preserve"> will require a 3 ton air conditioner</w:t>
        </w:r>
      </w:ins>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ins w:id="68" w:author="Arfa Aijazi" w:date="2023-12-25T13:39:00Z">
        <w:r w:rsidR="00895731">
          <w:t xml:space="preserve"> </w:t>
        </w:r>
      </w:ins>
      <w:ins w:id="69" w:author="Arfa Aijazi" w:date="2023-12-20T06:41:00Z">
        <w:r w:rsidR="007676DE">
          <w:t xml:space="preserve">and a </w:t>
        </w:r>
      </w:ins>
      <w:ins w:id="70" w:author="Arfa Aijazi" w:date="2023-12-20T06:42:00Z">
        <w:r w:rsidR="007676DE">
          <w:t>70,000 B</w:t>
        </w:r>
      </w:ins>
      <w:ins w:id="71" w:author="Arfa Aijazi" w:date="2023-12-25T12:07:00Z">
        <w:r w:rsidR="00B44D84">
          <w:t>tu</w:t>
        </w:r>
      </w:ins>
      <w:ins w:id="72" w:author="Arfa Aijazi" w:date="2023-12-20T06:42:00Z">
        <w:r w:rsidR="007676DE">
          <w:t>/h gas furnace</w:t>
        </w:r>
      </w:ins>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ins w:id="73" w:author="Arfa Aijazi" w:date="2023-12-20T06:42:00Z">
        <w:r w:rsidR="007676DE">
          <w:t xml:space="preserve">. This equates to </w:t>
        </w:r>
      </w:ins>
      <w:ins w:id="74" w:author="Arfa Aijazi" w:date="2023-12-20T16:53:00Z">
        <w:r w:rsidR="00290AB3">
          <w:t xml:space="preserve">a power draw of </w:t>
        </w:r>
      </w:ins>
      <w:ins w:id="75" w:author="Arfa Aijazi" w:date="2023-12-20T06:42:00Z">
        <w:r w:rsidR="007676DE">
          <w:t xml:space="preserve">around </w:t>
        </w:r>
      </w:ins>
      <w:ins w:id="76" w:author="Arfa Aijazi" w:date="2023-12-20T06:43:00Z">
        <w:r w:rsidR="007676DE">
          <w:t xml:space="preserve">10 kW </w:t>
        </w:r>
      </w:ins>
      <w:ins w:id="77" w:author="Arfa Aijazi" w:date="2023-12-20T17:18:00Z">
        <w:r w:rsidR="001A5768">
          <w:t>and</w:t>
        </w:r>
      </w:ins>
      <w:ins w:id="78" w:author="Arfa Aijazi" w:date="2023-12-20T06:43:00Z">
        <w:r w:rsidR="007676DE">
          <w:t xml:space="preserve"> 21 kW for </w:t>
        </w:r>
      </w:ins>
      <w:ins w:id="79" w:author="Arfa Aijazi" w:date="2023-12-20T17:18:00Z">
        <w:r w:rsidR="001A5768">
          <w:t xml:space="preserve">centralized cooling and </w:t>
        </w:r>
      </w:ins>
      <w:ins w:id="80" w:author="Arfa Aijazi" w:date="2023-12-20T06:43:00Z">
        <w:r w:rsidR="007676DE">
          <w:t>heating</w:t>
        </w:r>
      </w:ins>
      <w:ins w:id="81" w:author="Arfa Aijazi" w:date="2023-12-20T17:18:00Z">
        <w:r w:rsidR="001A5768">
          <w:t xml:space="preserve"> respec</w:t>
        </w:r>
      </w:ins>
      <w:ins w:id="82" w:author="Arfa Aijazi" w:date="2023-12-20T17:19:00Z">
        <w:r w:rsidR="001A5768">
          <w:t>tively</w:t>
        </w:r>
      </w:ins>
      <w:ins w:id="83" w:author="Arfa Aijazi" w:date="2023-12-20T06:43:00Z">
        <w:r w:rsidR="007676DE">
          <w:t xml:space="preserve">. </w:t>
        </w:r>
      </w:ins>
      <w:ins w:id="84" w:author="Arfa Aijazi" w:date="2023-12-20T17:11:00Z">
        <w:r w:rsidR="00840EF8">
          <w:t>For comparison,</w:t>
        </w:r>
      </w:ins>
      <w:del w:id="85" w:author="Arfa Aijazi" w:date="2023-12-18T15:10:00Z">
        <w:r w:rsidDel="00F94423">
          <w:delText xml:space="preserve"> </w:delText>
        </w:r>
      </w:del>
      <w:ins w:id="86" w:author="Arfa Aijazi" w:date="2023-12-20T17:11:00Z">
        <w:r w:rsidR="00840EF8">
          <w:t xml:space="preserve"> t</w:t>
        </w:r>
      </w:ins>
      <w:ins w:id="87" w:author="Arfa Aijazi" w:date="2023-12-18T15:00:00Z">
        <w:r w:rsidR="00D37E0D">
          <w:t xml:space="preserve">he power rating of a portable or window air conditioning unit </w:t>
        </w:r>
      </w:ins>
      <w:ins w:id="88" w:author="Arfa Aijazi" w:date="2023-12-25T12:20:00Z">
        <w:r w:rsidR="00615859">
          <w:t xml:space="preserve">can be as high as </w:t>
        </w:r>
      </w:ins>
      <w:ins w:id="89" w:author="Arfa Aijazi" w:date="2023-12-18T15:00:00Z">
        <w:r w:rsidR="00D37E0D">
          <w:t>4.8 kW</w:t>
        </w:r>
      </w:ins>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ins w:id="90" w:author="Arfa Aijazi" w:date="2023-12-18T15:00:00Z">
        <w:r w:rsidR="00D37E0D">
          <w:t xml:space="preserve"> and that of a portab</w:t>
        </w:r>
      </w:ins>
      <w:ins w:id="91" w:author="Arfa Aijazi" w:date="2023-12-18T15:01:00Z">
        <w:r w:rsidR="00D37E0D">
          <w:t xml:space="preserve">le space heater </w:t>
        </w:r>
      </w:ins>
      <w:ins w:id="92" w:author="Arfa Aijazi" w:date="2023-12-25T12:20:00Z">
        <w:r w:rsidR="00615859">
          <w:t>can be up</w:t>
        </w:r>
      </w:ins>
      <w:ins w:id="93" w:author="Arfa Aijazi" w:date="2023-12-25T12:21:00Z">
        <w:r w:rsidR="00615859">
          <w:t xml:space="preserve"> to </w:t>
        </w:r>
      </w:ins>
      <w:ins w:id="94" w:author="Arfa Aijazi" w:date="2023-12-18T15:06:00Z">
        <w:r w:rsidR="00D37E0D">
          <w:t>1.5 kW</w:t>
        </w:r>
      </w:ins>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ins w:id="95" w:author="Arfa Aijazi" w:date="2023-12-20T17:12:00Z">
        <w:r w:rsidR="00840EF8">
          <w:t>, but these are designed for much smaller space volumes, like a single room</w:t>
        </w:r>
      </w:ins>
      <w:ins w:id="96" w:author="Arfa Aijazi" w:date="2023-12-18T15:08:00Z">
        <w:r w:rsidR="00D37E0D">
          <w:t>.</w:t>
        </w:r>
      </w:ins>
      <w:ins w:id="97" w:author="Arfa Aijazi" w:date="2023-12-18T15:10:00Z">
        <w:r w:rsidR="00F94423">
          <w:t xml:space="preserve"> </w:t>
        </w:r>
      </w:ins>
      <w:del w:id="98" w:author="Arfa Aijazi" w:date="2023-12-18T15:07:00Z">
        <w:r w:rsidR="00D37E0D" w:rsidDel="00D37E0D">
          <w:fldChar w:fldCharType="begin"/>
        </w:r>
        <w:r w:rsidR="00D37E0D" w:rsidDel="00D37E0D">
          <w:delInstrText xml:space="preserve"> ADDIN ZOTERO_ITEM CSL_CITATION {"citationID":"5IRCchXV","properties":{"formattedCitation":"\\super 30\\nosupersub{}","plainCitation":"30","noteIndex":0},"citationItems":[{"id":1571,"uris":["http://zotero.org/users/4259226/items/TAEFRJ46"],"itemData":{"id":1571,"type":"article-journal","abstract":"Controlled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delInstrText>
        </w:r>
        <w:r w:rsidR="00D37E0D" w:rsidDel="00D37E0D">
          <w:fldChar w:fldCharType="separate"/>
        </w:r>
        <w:r w:rsidR="00D37E0D" w:rsidRPr="00D37E0D" w:rsidDel="00D37E0D">
          <w:rPr>
            <w:rFonts w:cs="Times New Roman"/>
            <w:vertAlign w:val="superscript"/>
          </w:rPr>
          <w:delText>30</w:delText>
        </w:r>
        <w:r w:rsidR="00D37E0D" w:rsidDel="00D37E0D">
          <w:fldChar w:fldCharType="end"/>
        </w:r>
      </w:del>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6AC92F96"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ins w:id="99" w:author="Arfa Aijazi" w:date="2023-12-25T13:42:00Z">
        <w:r w:rsidR="00895731">
          <w:t>which</w:t>
        </w:r>
      </w:ins>
      <w:del w:id="100" w:author="Arfa Aijazi" w:date="2023-12-25T13:41:00Z">
        <w:r w:rsidR="00B07C94" w:rsidDel="00895731">
          <w:delText>and</w:delText>
        </w:r>
      </w:del>
      <w:del w:id="101" w:author="Arfa Aijazi" w:date="2023-12-25T13:42:00Z">
        <w:r w:rsidR="00B07C94" w:rsidDel="00895731">
          <w:delText xml:space="preserve"> this</w:delText>
        </w:r>
      </w:del>
      <w:r w:rsidR="00B07C94">
        <w:t xml:space="preserve"> could</w:t>
      </w:r>
      <w:ins w:id="102" w:author="Arfa Aijazi" w:date="2023-12-25T13:42:00Z">
        <w:r w:rsidR="00895731">
          <w:t xml:space="preserve"> especially</w:t>
        </w:r>
      </w:ins>
      <w:r w:rsidR="00B07C94">
        <w:t xml:space="preserve"> be a problem in </w:t>
      </w:r>
      <w:ins w:id="103" w:author="Arfa Aijazi" w:date="2023-12-25T13:41:00Z">
        <w:r w:rsidR="00895731">
          <w:t xml:space="preserve">cooling dominated </w:t>
        </w:r>
      </w:ins>
      <w:r w:rsidR="00B07C94">
        <w:t>climates</w:t>
      </w:r>
      <w:del w:id="104" w:author="Arfa Aijazi" w:date="2023-12-25T13:42:00Z">
        <w:r w:rsidR="00B07C94" w:rsidDel="00895731">
          <w:delText xml:space="preserve"> </w:delText>
        </w:r>
        <w:r w:rsidR="0030322E" w:rsidDel="00895731">
          <w:delText>dominated by</w:delText>
        </w:r>
        <w:r w:rsidR="00B07C94" w:rsidDel="00895731">
          <w:delText xml:space="preserve"> cooling</w:delText>
        </w:r>
        <w:r w:rsidR="0030322E" w:rsidDel="00895731">
          <w:delText xml:space="preserve"> requirements</w:delText>
        </w:r>
      </w:del>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del w:id="105" w:author="Arfa Aijazi" w:date="2023-12-25T13:42:00Z">
        <w:r w:rsidDel="00895731">
          <w:delText>air conditioners</w:delText>
        </w:r>
      </w:del>
      <w:ins w:id="106" w:author="Arfa Aijazi" w:date="2023-12-25T13:42:00Z">
        <w:r w:rsidR="00895731">
          <w:t>ones</w:t>
        </w:r>
      </w:ins>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ins w:id="107" w:author="Arfa Aijazi" w:date="2023-12-25T13:43:00Z">
        <w:r w:rsidR="00895731">
          <w:t xml:space="preserve">. </w:t>
        </w:r>
      </w:ins>
      <w:del w:id="108" w:author="Arfa Aijazi" w:date="2023-12-25T13:43:00Z">
        <w:r w:rsidR="00B07C94" w:rsidDel="00895731">
          <w:delText>; it will also reduce heating needs</w:delText>
        </w:r>
        <w:r w:rsidDel="00895731">
          <w:delText xml:space="preserve">. </w:delText>
        </w:r>
      </w:del>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6563ABC2" w:rsidR="004F7E72" w:rsidRDefault="004F7E72" w:rsidP="004F7E72">
      <w:r>
        <w:t>Fans are a relatively common amenity in U.S. homes, with over 70% of households having at least one ceiling fan and over 40% hav</w:t>
      </w:r>
      <w:ins w:id="109" w:author="Arfa Aijazi" w:date="2023-12-25T13:45:00Z">
        <w:r w:rsidR="00FC1C50">
          <w:t>ing</w:t>
        </w:r>
      </w:ins>
      <w:del w:id="110" w:author="Arfa Aijazi" w:date="2023-12-25T13:45:00Z">
        <w:r w:rsidDel="00FC1C50">
          <w:delText>e</w:delText>
        </w:r>
      </w:del>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improved air distribution, improved perceived air quality, </w:t>
      </w:r>
      <w:ins w:id="111" w:author="Arfa Aijazi" w:date="2023-12-25T13:46:00Z">
        <w:r w:rsidR="00FC1C50">
          <w:t xml:space="preserve">initial </w:t>
        </w:r>
      </w:ins>
      <w:r>
        <w:t xml:space="preserve">HVAC </w:t>
      </w:r>
      <w:del w:id="112" w:author="Arfa Aijazi" w:date="2023-12-25T13:46:00Z">
        <w:r w:rsidDel="00FC1C50">
          <w:delText xml:space="preserve">first </w:delText>
        </w:r>
      </w:del>
      <w:r>
        <w:t>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ins w:id="113" w:author="Arfa Aijazi" w:date="2023-12-25T13:47:00Z">
        <w:r w:rsidR="00FC1C50">
          <w:t xml:space="preserve">many </w:t>
        </w:r>
      </w:ins>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206C78B6"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del w:id="114" w:author="Arfa Aijazi" w:date="2023-12-25T13:48:00Z">
        <w:r w:rsidR="00183113" w:rsidDel="00FC1C50">
          <w:delText xml:space="preserve"> </w:delText>
        </w:r>
        <w:r w:rsidDel="00FC1C50">
          <w:delText xml:space="preserve"> </w:delText>
        </w:r>
      </w:del>
    </w:p>
    <w:p w14:paraId="2B524FF9" w14:textId="485AD809" w:rsidR="00F15671" w:rsidRDefault="00F15671" w:rsidP="00070C4D">
      <w:pPr>
        <w:pStyle w:val="Heading1"/>
      </w:pPr>
      <w:r>
        <w:t>Approach</w:t>
      </w:r>
    </w:p>
    <w:p w14:paraId="4529FA74" w14:textId="79ECA8F3"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ins w:id="115" w:author="Arfa Aijazi" w:date="2023-12-25T13:48:00Z">
        <w:r w:rsidR="00FC1C50">
          <w:rPr>
            <w:rFonts w:eastAsiaTheme="minorEastAsia"/>
          </w:rPr>
          <w:t xml:space="preserve"> or </w:t>
        </w:r>
      </w:ins>
      <w:del w:id="116" w:author="Arfa Aijazi" w:date="2023-12-25T13:48:00Z">
        <w:r w:rsidR="00F5115E" w:rsidDel="00FC1C50">
          <w:rPr>
            <w:rFonts w:eastAsiaTheme="minorEastAsia"/>
          </w:rPr>
          <w:delText xml:space="preserve">, </w:delText>
        </w:r>
      </w:del>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ins w:id="117" w:author="Arfa Aijazi" w:date="2023-12-25T13:49:00Z">
        <w:r w:rsidR="00FC1C50">
          <w:t xml:space="preserve"> the</w:t>
        </w:r>
      </w:ins>
      <w:r w:rsidR="00A0699E">
        <w:t xml:space="preserve"> heating or cooling intervention and a baseline condition gives the heating and cooling effect</w:t>
      </w:r>
      <w:r w:rsidR="0075710F" w:rsidRPr="0075710F">
        <w:rPr>
          <w:vertAlign w:val="superscript"/>
        </w:rPr>
        <w:t>68</w:t>
      </w:r>
      <w:r w:rsidR="00A0699E">
        <w:t xml:space="preserve">. </w:t>
      </w:r>
      <w:ins w:id="118" w:author="Arfa Aijazi" w:date="2023-12-06T23:49:00Z">
        <w:r w:rsidR="00F94919">
          <w:t xml:space="preserve">While </w:t>
        </w:r>
      </w:ins>
      <w:ins w:id="119" w:author="Arfa Aijazi" w:date="2023-12-06T23:50:00Z">
        <w:r w:rsidR="00F94919">
          <w:t xml:space="preserve">this metric </w:t>
        </w:r>
      </w:ins>
      <w:ins w:id="120" w:author="Arfa Aijazi" w:date="2023-12-07T16:20:00Z">
        <w:r w:rsidR="00017DEA">
          <w:t>will be</w:t>
        </w:r>
      </w:ins>
      <w:ins w:id="121" w:author="Arfa Aijazi" w:date="2023-12-06T23:49:00Z">
        <w:r w:rsidR="00F94919">
          <w:t xml:space="preserve"> conservative</w:t>
        </w:r>
      </w:ins>
      <w:ins w:id="122" w:author="luo maohui" w:date="2023-12-18T20:47:00Z">
        <w:r w:rsidR="00F24186">
          <w:t xml:space="preserve"> for cooling</w:t>
        </w:r>
      </w:ins>
      <w:ins w:id="123" w:author="Arfa Aijazi" w:date="2023-12-06T23:49:00Z">
        <w:r w:rsidR="00F94919">
          <w:t>, since the thermal manikin cannot measure latent heat loss, such as the evaporative cooling effect from sweating</w:t>
        </w:r>
      </w:ins>
      <w:ins w:id="124" w:author="Arfa Aijazi" w:date="2023-12-06T23:45:00Z">
        <w:r w:rsidR="00F94919">
          <w:t>, it</w:t>
        </w:r>
      </w:ins>
      <w:del w:id="125" w:author="Arfa Aijazi" w:date="2023-12-06T23:45:00Z">
        <w:r w:rsidR="00A0699E" w:rsidDel="00F94919">
          <w:delText>This metric</w:delText>
        </w:r>
      </w:del>
      <w:r w:rsidR="00A0699E">
        <w:t xml:space="preserve"> </w:t>
      </w:r>
      <w:del w:id="126" w:author="Arfa Aijazi" w:date="2023-12-06T23:50:00Z">
        <w:r w:rsidR="00A0699E" w:rsidDel="00F94919">
          <w:delText>allows</w:delText>
        </w:r>
      </w:del>
      <w:ins w:id="127"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0200AB1E" w:rsidR="00483565" w:rsidRDefault="00F15671" w:rsidP="007D128D">
      <w:pPr>
        <w:rPr>
          <w:ins w:id="128"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ins w:id="129" w:author="Arfa Aijazi" w:date="2023-12-25T13:51:00Z">
        <w:r w:rsidR="00FC1C50">
          <w:t>the World Health Organization’s (W</w:t>
        </w:r>
      </w:ins>
      <w:del w:id="130" w:author="Arfa Aijazi" w:date="2023-12-25T13:51:00Z">
        <w:r w:rsidR="007D128D" w:rsidDel="00FC1C50">
          <w:delText>W</w:delText>
        </w:r>
      </w:del>
      <w:r w:rsidR="007D128D">
        <w:t>HO</w:t>
      </w:r>
      <w:ins w:id="131" w:author="Arfa Aijazi" w:date="2023-12-25T13:51:00Z">
        <w:r w:rsidR="00FC1C50">
          <w:t>)</w:t>
        </w:r>
      </w:ins>
      <w:del w:id="132" w:author="Arfa Aijazi" w:date="2023-12-25T13:51:00Z">
        <w:r w:rsidR="007D128D" w:rsidDel="00FC1C50">
          <w:delText>’s</w:delText>
        </w:r>
      </w:del>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15D1FEB" w:rsidR="00F15671" w:rsidRDefault="00483565" w:rsidP="007D128D">
      <w:ins w:id="133" w:author="Arfa Aijazi" w:date="2023-12-12T17:02:00Z">
        <w:r>
          <w:t xml:space="preserve">For the 2021 Texas power crisis, we also modeled the impact of </w:t>
        </w:r>
        <w:del w:id="134" w:author="Thomas Parkinson" w:date="2023-12-15T10:04:00Z">
          <w:r w:rsidDel="00C31C62">
            <w:delText xml:space="preserve">applying </w:delText>
          </w:r>
        </w:del>
      </w:ins>
      <w:ins w:id="135" w:author="Arfa Aijazi" w:date="2023-12-12T17:03:00Z">
        <w:r>
          <w:t xml:space="preserve">coupling low-energy and passive heating interventions with heating setpoint reductions </w:t>
        </w:r>
      </w:ins>
      <w:ins w:id="136" w:author="Arfa Aijazi" w:date="2023-12-12T17:04:00Z">
        <w:r>
          <w:t>as a way to</w:t>
        </w:r>
      </w:ins>
      <w:ins w:id="137" w:author="Arfa Aijazi" w:date="2023-12-12T17:03:00Z">
        <w:r>
          <w:t xml:space="preserve"> reduce </w:t>
        </w:r>
      </w:ins>
      <w:ins w:id="138" w:author="Arfa Aijazi" w:date="2023-12-12T17:04:00Z">
        <w:r>
          <w:t>demand on the electric grid</w:t>
        </w:r>
      </w:ins>
      <w:ins w:id="139" w:author="Arfa Aijazi" w:date="2023-12-12T17:07:00Z">
        <w:del w:id="140" w:author="Thomas Parkinson" w:date="2023-12-15T10:04:00Z">
          <w:r w:rsidDel="00C31C62">
            <w:delText>, which we quantified as a peak load and total energy</w:delText>
          </w:r>
        </w:del>
      </w:ins>
      <w:ins w:id="141" w:author="Arfa Aijazi" w:date="2023-12-12T17:04:00Z">
        <w:r>
          <w:t>.</w:t>
        </w:r>
        <w:del w:id="142" w:author="Thomas Parkinson" w:date="2023-12-15T10:04:00Z">
          <w:r w:rsidDel="00C31C62">
            <w:delText xml:space="preserve"> </w:delText>
          </w:r>
        </w:del>
      </w:ins>
      <w:ins w:id="143" w:author="Arfa Aijazi" w:date="2023-12-12T17:03:00Z">
        <w:r>
          <w:t xml:space="preserve"> </w:t>
        </w:r>
      </w:ins>
      <w:ins w:id="144" w:author="Arfa Aijazi" w:date="2023-12-12T17:05:00Z">
        <w:r>
          <w:t xml:space="preserve">We </w:t>
        </w:r>
      </w:ins>
      <w:ins w:id="145" w:author="Arfa Aijazi" w:date="2023-12-12T17:06:00Z">
        <w:r>
          <w:t>modeled</w:t>
        </w:r>
      </w:ins>
      <w:ins w:id="146" w:author="Arfa Aijazi" w:date="2023-12-12T17:05:00Z">
        <w:r>
          <w:t xml:space="preserve"> the heating intervention and heating setpoint reductions from 10</w:t>
        </w:r>
      </w:ins>
      <w:ins w:id="147" w:author="Arfa Aijazi" w:date="2023-12-12T17:06:00Z">
        <w:r>
          <w:t xml:space="preserve">:00 pm on </w:t>
        </w:r>
        <w:r>
          <w:lastRenderedPageBreak/>
          <w:t>February 13 until 7:00 am on February 14, effectively the first night of significant power outages.</w:t>
        </w:r>
        <w:del w:id="148" w:author="Thomas Parkinson" w:date="2023-12-15T10:05:00Z">
          <w:r w:rsidDel="00C31C62">
            <w:delText xml:space="preserve"> </w:delText>
          </w:r>
        </w:del>
      </w:ins>
      <w:ins w:id="149" w:author="Arfa Aijazi" w:date="2023-12-13T11:46:00Z">
        <w:del w:id="150" w:author="Thomas Parkinson" w:date="2023-12-15T10:05:00Z">
          <w:r w:rsidDel="00C31C62">
            <w:delText xml:space="preserve">To estimate the power load of </w:delText>
          </w:r>
        </w:del>
      </w:ins>
      <w:ins w:id="151" w:author="Arfa Aijazi" w:date="2023-12-13T11:47:00Z">
        <w:del w:id="152" w:author="Thomas Parkinson" w:date="2023-12-15T10:05:00Z">
          <w:r w:rsidDel="00C31C62">
            <w:delText>low-energy heating interventions,</w:delText>
          </w:r>
        </w:del>
        <w:r>
          <w:t xml:space="preserve"> </w:t>
        </w:r>
      </w:ins>
      <w:ins w:id="153" w:author="Arfa Aijazi" w:date="2023-12-25T13:52:00Z">
        <w:r w:rsidR="00FC1C50">
          <w:t>To estimate the power load of low-energy heating interventions</w:t>
        </w:r>
      </w:ins>
      <w:ins w:id="154" w:author="Arfa Aijazi" w:date="2023-12-25T13:53:00Z">
        <w:r w:rsidR="00FC1C50">
          <w:t>, w</w:t>
        </w:r>
      </w:ins>
      <w:ins w:id="155" w:author="Thomas Parkinson" w:date="2023-12-15T10:05:00Z">
        <w:del w:id="156" w:author="Arfa Aijazi" w:date="2023-12-25T13:53:00Z">
          <w:r w:rsidR="00C31C62" w:rsidDel="00FC1C50">
            <w:delText>W</w:delText>
          </w:r>
        </w:del>
      </w:ins>
      <w:ins w:id="157" w:author="Arfa Aijazi" w:date="2023-12-13T11:47:00Z">
        <w:del w:id="158" w:author="Thomas Parkinson" w:date="2023-12-15T10:05:00Z">
          <w:r w:rsidDel="00C31C62">
            <w:delText>w</w:delText>
          </w:r>
        </w:del>
        <w:r>
          <w:t xml:space="preserve">e assumed </w:t>
        </w:r>
      </w:ins>
      <w:ins w:id="159" w:author="Thomas Parkinson" w:date="2023-12-15T10:05:00Z">
        <w:r w:rsidR="00C31C62">
          <w:t>four</w:t>
        </w:r>
      </w:ins>
      <w:ins w:id="160" w:author="Arfa Aijazi" w:date="2023-12-13T11:47:00Z">
        <w:del w:id="161" w:author="Thomas Parkinson" w:date="2023-12-15T10:05:00Z">
          <w:r w:rsidDel="00C31C62">
            <w:delText>4</w:delText>
          </w:r>
        </w:del>
        <w:r>
          <w:t xml:space="preserve"> persons in the household</w:t>
        </w:r>
      </w:ins>
      <w:ins w:id="162" w:author="Thomas Parkinson" w:date="2023-12-15T10:06:00Z">
        <w:r w:rsidR="00C31C62">
          <w:t>,</w:t>
        </w:r>
      </w:ins>
      <w:ins w:id="163" w:author="Arfa Aijazi" w:date="2023-12-13T11:47:00Z">
        <w:del w:id="164" w:author="Thomas Parkinson" w:date="2023-12-15T10:05:00Z">
          <w:r w:rsidDel="00C31C62">
            <w:delText>,</w:delText>
          </w:r>
        </w:del>
        <w:r>
          <w:t xml:space="preserve"> each using the device continuously overnight</w:t>
        </w:r>
      </w:ins>
      <w:ins w:id="165" w:author="Arfa Aijazi" w:date="2023-12-25T13:53:00Z">
        <w:r w:rsidR="00FC1C50">
          <w:t>.</w:t>
        </w:r>
      </w:ins>
      <w:ins w:id="166" w:author="Thomas Parkinson" w:date="2023-12-15T10:06:00Z">
        <w:del w:id="167" w:author="Arfa Aijazi" w:date="2023-12-25T13:53:00Z">
          <w:r w:rsidR="00C31C62" w:rsidDel="00FC1C50">
            <w:delText>,</w:delText>
          </w:r>
        </w:del>
      </w:ins>
      <w:ins w:id="168" w:author="Thomas Parkinson" w:date="2023-12-15T10:05:00Z">
        <w:del w:id="169" w:author="Arfa Aijazi" w:date="2023-12-25T13:53:00Z">
          <w:r w:rsidR="00C31C62" w:rsidDel="00FC1C50">
            <w:delText xml:space="preserve"> </w:delText>
          </w:r>
        </w:del>
      </w:ins>
      <w:ins w:id="170" w:author="Thomas Parkinson" w:date="2023-12-15T10:06:00Z">
        <w:del w:id="171" w:author="Arfa Aijazi" w:date="2023-12-25T13:52:00Z">
          <w:r w:rsidR="00C31C62" w:rsidDel="00FC1C50">
            <w:delText>t</w:delText>
          </w:r>
        </w:del>
      </w:ins>
      <w:ins w:id="172" w:author="Thomas Parkinson" w:date="2023-12-15T10:05:00Z">
        <w:del w:id="173" w:author="Arfa Aijazi" w:date="2023-12-25T13:52:00Z">
          <w:r w:rsidR="00C31C62" w:rsidDel="00FC1C50">
            <w:delText>o estimate the power load of low-energy heating interventions</w:delText>
          </w:r>
        </w:del>
      </w:ins>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ins w:id="174" w:author="Arfa Aijazi" w:date="2023-12-25T14:03:00Z">
        <w:r w:rsidR="00A7445D">
          <w:t xml:space="preserve">a state of thermal </w:t>
        </w:r>
      </w:ins>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175" w:name="_Ref153360977"/>
      <w:r>
        <w:t xml:space="preserve">Fig. </w:t>
      </w:r>
      <w:r w:rsidR="00000000">
        <w:fldChar w:fldCharType="begin"/>
      </w:r>
      <w:r w:rsidR="00000000">
        <w:instrText xml:space="preserve"> SEQ Fig. \* ARABIC </w:instrText>
      </w:r>
      <w:r w:rsidR="00000000">
        <w:fldChar w:fldCharType="separate"/>
      </w:r>
      <w:r>
        <w:rPr>
          <w:noProof/>
        </w:rPr>
        <w:t>1</w:t>
      </w:r>
      <w:r w:rsidR="00000000">
        <w:rPr>
          <w:noProof/>
        </w:rPr>
        <w:fldChar w:fldCharType="end"/>
      </w:r>
      <w:bookmarkEnd w:id="175"/>
      <w:r w:rsidRPr="00483565">
        <w:t xml:space="preserve"> </w:t>
      </w:r>
      <w:r w:rsidRPr="00E114F4">
        <w:t xml:space="preserve">: </w:t>
      </w:r>
      <w:ins w:id="176" w:author="Arfa Aijazi" w:date="2023-12-12T17:43:00Z">
        <w:r>
          <w:t>Experimentally determined h</w:t>
        </w:r>
      </w:ins>
      <w:r w:rsidRPr="00E114F4">
        <w:t>eating and cooling effect</w:t>
      </w:r>
      <w:ins w:id="177" w:author="Thomas Parkinson" w:date="2023-12-15T10:06:00Z">
        <w:r w:rsidR="00C31C62">
          <w:t xml:space="preserve"> measured by the thermal manikin</w:t>
        </w:r>
      </w:ins>
      <w:ins w:id="178" w:author="Thomas Parkinson" w:date="2023-12-15T10:09:00Z">
        <w:r w:rsidR="00C31C62">
          <w:t xml:space="preserve"> in a laboratory setting</w:t>
        </w:r>
      </w:ins>
      <w:ins w:id="179"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195D2E1B">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2933C1D4" w:rsidR="00667D9A" w:rsidRDefault="004F7E72" w:rsidP="004F7E72">
      <w:pPr>
        <w:rPr>
          <w:ins w:id="180" w:author="Arfa Aijazi" w:date="2023-12-26T17:17:00Z"/>
        </w:rPr>
      </w:pPr>
      <w:r>
        <w:t xml:space="preserve">All the tested passive strategies for heating had a measurable </w:t>
      </w:r>
      <w:r w:rsidR="00D46C83">
        <w:t xml:space="preserve">impact </w:t>
      </w:r>
      <w:r>
        <w:t>in isolation</w:t>
      </w:r>
      <w:r w:rsidR="00D46C83">
        <w:t>,</w:t>
      </w:r>
      <w:r>
        <w:t xml:space="preserve"> </w:t>
      </w:r>
      <w:r w:rsidR="00D46C83">
        <w:t>with the more effective options</w:t>
      </w:r>
      <w:ins w:id="181" w:author="Arfa Aijazi" w:date="2023-12-25T14:04:00Z">
        <w:r w:rsidR="00A7445D">
          <w:t>,</w:t>
        </w:r>
      </w:ins>
      <w:r w:rsidR="00D46C83">
        <w:t xml:space="preserve"> like adding bedding</w:t>
      </w:r>
      <w:ins w:id="182" w:author="Arfa Aijazi" w:date="2023-12-25T14:04:00Z">
        <w:r w:rsidR="00A7445D">
          <w:t>,</w:t>
        </w:r>
      </w:ins>
      <w:r w:rsidR="00D46C83">
        <w:t xml:space="preserve"> having almost a </w:t>
      </w:r>
      <w:r w:rsidR="009E7124">
        <w:t>4</w:t>
      </w:r>
      <w:r w:rsidR="009E7124" w:rsidRPr="00072C63">
        <w:t>°</w:t>
      </w:r>
      <w:r w:rsidR="009E7124">
        <w:t>C</w:t>
      </w:r>
      <w:r w:rsidR="00D46C83">
        <w:t xml:space="preserve"> heating effect</w:t>
      </w:r>
      <w:r w:rsidR="009E7124">
        <w:t xml:space="preserve">. </w:t>
      </w:r>
      <w:r>
        <w:t xml:space="preserve">Among low-energy </w:t>
      </w:r>
      <w:r>
        <w:lastRenderedPageBreak/>
        <w:t>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ins w:id="183" w:author="Arfa Aijazi" w:date="2023-12-25T14:04:00Z">
        <w:r w:rsidR="00A7445D">
          <w:t xml:space="preserve">pad </w:t>
        </w:r>
      </w:ins>
      <w:r w:rsidR="00A6595D">
        <w:t>was tested a</w:t>
      </w:r>
      <w:r w:rsidR="00050CB2">
        <w:t>t</w:t>
      </w:r>
      <w:r w:rsidR="00A6595D">
        <w:t xml:space="preserve"> </w:t>
      </w:r>
      <w:ins w:id="184" w:author="Arfa Aijazi" w:date="2023-12-25T14:05:00Z">
        <w:r w:rsidR="00A7445D">
          <w:t xml:space="preserve">relatively </w:t>
        </w:r>
      </w:ins>
      <w:r w:rsidR="00A6595D">
        <w:t>low settings</w:t>
      </w:r>
      <w:ins w:id="185" w:author="Arfa Aijazi" w:date="2023-12-25T14:17:00Z">
        <w:r w:rsidR="00364BE4">
          <w:t xml:space="preserve"> due to limitations with the thermal manikin</w:t>
        </w:r>
      </w:ins>
      <w:ins w:id="186" w:author="Arfa Aijazi" w:date="2023-12-25T14:05:00Z">
        <w:r w:rsidR="00A7445D">
          <w:t>, so it may be more effective than what we can show in this study</w:t>
        </w:r>
      </w:ins>
      <w:r w:rsidR="00A6595D">
        <w:t>.</w:t>
      </w:r>
      <w:r>
        <w:t xml:space="preserve"> The hot water bottle had a significantly lower effect, likely because it is a highly localized </w:t>
      </w:r>
      <w:del w:id="187" w:author="Arfa Aijazi" w:date="2023-12-25T14:06:00Z">
        <w:r w:rsidDel="00DA0210">
          <w:delText>strategy</w:delText>
        </w:r>
      </w:del>
      <w:ins w:id="188" w:author="Arfa Aijazi" w:date="2023-12-25T14:06:00Z">
        <w:r w:rsidR="00DA0210">
          <w:t>strategy,</w:t>
        </w:r>
      </w:ins>
      <w:r w:rsidR="009E7124">
        <w:t xml:space="preserve"> and the water temperature was set relatively low </w:t>
      </w:r>
      <w:r w:rsidR="00D46C83">
        <w:t>(</w:t>
      </w:r>
      <w:r w:rsidR="009E7124">
        <w:t>36</w:t>
      </w:r>
      <w:r w:rsidR="009E7124" w:rsidRPr="00072C63">
        <w:t>°</w:t>
      </w:r>
      <w:r w:rsidR="009E7124">
        <w:t>C</w:t>
      </w:r>
      <w:r w:rsidR="00D46C83">
        <w:t>)</w:t>
      </w:r>
      <w:ins w:id="189" w:author="Arfa Aijazi" w:date="2023-12-25T14:06:00Z">
        <w:r w:rsidR="00DA0210">
          <w:t>, per produc</w:t>
        </w:r>
      </w:ins>
      <w:ins w:id="190" w:author="Arfa Aijazi" w:date="2023-12-25T14:07:00Z">
        <w:r w:rsidR="00DA0210">
          <w:t>t recommendations to prevent burns. Real users may use significantly hotter water temperatures</w:t>
        </w:r>
      </w:ins>
      <w:r>
        <w:t>.</w:t>
      </w:r>
      <w:ins w:id="191" w:author="Arfa Aijazi" w:date="2023-12-25T14:06:00Z">
        <w:r w:rsidR="00DA0210">
          <w:t xml:space="preserve"> </w:t>
        </w:r>
      </w:ins>
      <w:del w:id="192" w:author="Arfa Aijazi" w:date="2023-12-25T14:06:00Z">
        <w:r w:rsidDel="00DA0210">
          <w:delText xml:space="preserve"> </w:delText>
        </w:r>
      </w:del>
      <w:r>
        <w:t>Combining the passive strategies led to a heating effect</w:t>
      </w:r>
      <w:ins w:id="193" w:author="Arfa Aijazi" w:date="2023-12-25T14:18:00Z">
        <w:r w:rsidR="00364BE4">
          <w:t xml:space="preserve"> of</w:t>
        </w:r>
      </w:ins>
      <w:r>
        <w:t xml:space="preserve"> close to </w:t>
      </w:r>
      <w:bookmarkStart w:id="194" w:name="OLE_LINK2"/>
      <w:bookmarkStart w:id="195" w:name="OLE_LINK3"/>
      <w:r>
        <w:t>6</w:t>
      </w:r>
      <w:r w:rsidRPr="00072C63">
        <w:t>°</w:t>
      </w:r>
      <w:r>
        <w:t>C</w:t>
      </w:r>
      <w:bookmarkEnd w:id="194"/>
      <w:bookmarkEnd w:id="195"/>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C8C15D8" w14:textId="77777777" w:rsidR="005F13FD" w:rsidRDefault="005F13FD" w:rsidP="005F13FD">
      <w:pPr>
        <w:pStyle w:val="Caption"/>
        <w:keepNext/>
        <w:jc w:val="left"/>
        <w:rPr>
          <w:ins w:id="196" w:author="Arfa Aijazi" w:date="2023-12-26T17:17:00Z"/>
        </w:rPr>
      </w:pPr>
      <w:ins w:id="197" w:author="Arfa Aijazi" w:date="2023-12-26T17:17:00Z">
        <w:r>
          <w:t xml:space="preserve">Fig. </w:t>
        </w:r>
        <w:r>
          <w:fldChar w:fldCharType="begin"/>
        </w:r>
        <w:r>
          <w:instrText xml:space="preserve"> SEQ Fig. \* ARABIC </w:instrText>
        </w:r>
        <w:r>
          <w:fldChar w:fldCharType="separate"/>
        </w:r>
        <w:r>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 time heat and cold exposure.</w:t>
        </w:r>
      </w:ins>
    </w:p>
    <w:p w14:paraId="052EEEBE" w14:textId="77777777" w:rsidR="005F13FD" w:rsidRDefault="005F13FD" w:rsidP="005F13FD">
      <w:pPr>
        <w:rPr>
          <w:ins w:id="198" w:author="Arfa Aijazi" w:date="2023-12-26T17:17:00Z"/>
        </w:rPr>
      </w:pPr>
      <w:ins w:id="199" w:author="Arfa Aijazi" w:date="2023-12-26T17:17:00Z">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ins>
    </w:p>
    <w:p w14:paraId="010BA77F" w14:textId="098F8A39" w:rsidR="005F13FD" w:rsidRPr="005F13FD" w:rsidRDefault="005F13FD" w:rsidP="004F7E72">
      <w:pPr>
        <w:rPr>
          <w:ins w:id="200" w:author="Arfa Aijazi" w:date="2023-12-19T16:55:00Z"/>
          <w:i/>
          <w:iCs/>
          <w:sz w:val="18"/>
          <w:szCs w:val="18"/>
          <w:rPrChange w:id="201" w:author="Arfa Aijazi" w:date="2023-12-26T17:17:00Z">
            <w:rPr>
              <w:ins w:id="202" w:author="Arfa Aijazi" w:date="2023-12-19T16:55:00Z"/>
            </w:rPr>
          </w:rPrChange>
        </w:rPr>
      </w:pPr>
      <w:ins w:id="203" w:author="Arfa Aijazi" w:date="2023-12-26T17:17:00Z">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 time (10 p.m. – 7 a.m.) heat or cold exposure based on the World Health Organization (WHO)’s indoor minimal risk temperature guideline. The higher the sleep time heat/cold exposure the more potentially hazardous is the situation.</w:t>
        </w:r>
      </w:ins>
    </w:p>
    <w:p w14:paraId="384B2115" w14:textId="14458A61" w:rsidR="00667D9A" w:rsidRPr="00667D9A" w:rsidDel="00FB4352" w:rsidRDefault="00667D9A" w:rsidP="004F7E72">
      <w:pPr>
        <w:rPr>
          <w:del w:id="204" w:author="Arfa Aijazi" w:date="2023-12-26T17:15:00Z"/>
          <w:i/>
          <w:iCs/>
          <w:sz w:val="18"/>
          <w:szCs w:val="18"/>
          <w:rPrChange w:id="205" w:author="Arfa Aijazi" w:date="2023-12-19T16:56:00Z">
            <w:rPr>
              <w:del w:id="206" w:author="Arfa Aijazi" w:date="2023-12-26T17:15:00Z"/>
            </w:rPr>
          </w:rPrChange>
        </w:rPr>
      </w:pPr>
    </w:p>
    <w:p w14:paraId="48E97D8B" w14:textId="5B202A2B" w:rsidR="00527503" w:rsidDel="00667D9A" w:rsidRDefault="004F7E72" w:rsidP="008374B8">
      <w:pPr>
        <w:rPr>
          <w:del w:id="207" w:author="Arfa Aijazi" w:date="2023-12-19T16:56:00Z"/>
        </w:rPr>
      </w:pPr>
      <w:r>
        <w:t>On the cooling side, only two of the four passive strategies had a measurable cooling effect in isolation. Removing bedding and removing the mattress had a cooling effect of about 1</w:t>
      </w:r>
      <w:bookmarkStart w:id="208" w:name="_Hlk121923253"/>
      <w:bookmarkStart w:id="209" w:name="OLE_LINK4"/>
      <w:r w:rsidRPr="00072C63">
        <w:t>°</w:t>
      </w:r>
      <w:r>
        <w:t>C</w:t>
      </w:r>
      <w:bookmarkEnd w:id="208"/>
      <w:bookmarkEnd w:id="209"/>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w:t>
      </w:r>
      <w:del w:id="210" w:author="Arfa Aijazi" w:date="2023-12-25T14:47:00Z">
        <w:r w:rsidDel="004C3ACC">
          <w:delText xml:space="preserve"> due to the insulative effects of bedding</w:delText>
        </w:r>
      </w:del>
      <w:r>
        <w:t>. The cooling effect from both fan types is almost three times higher when combined with passive such as minimal clothing and bedding</w:t>
      </w:r>
      <w:r w:rsidR="00D46C83">
        <w:t>.</w:t>
      </w:r>
      <w:r w:rsidR="004253E5">
        <w:t xml:space="preserve"> </w:t>
      </w:r>
    </w:p>
    <w:p w14:paraId="356BA6EA" w14:textId="42707273" w:rsidR="00483565" w:rsidDel="00667D9A" w:rsidRDefault="00483565" w:rsidP="00483565">
      <w:pPr>
        <w:pStyle w:val="Caption"/>
        <w:keepNext/>
        <w:jc w:val="left"/>
        <w:rPr>
          <w:del w:id="211" w:author="Arfa Aijazi" w:date="2023-12-19T16:55:00Z"/>
        </w:rPr>
      </w:pPr>
      <w:bookmarkStart w:id="212" w:name="_Ref153360117"/>
      <w:del w:id="213" w:author="Arfa Aijazi" w:date="2023-12-19T16:55:00Z">
        <w:r w:rsidDel="00667D9A">
          <w:delText xml:space="preserve">Fig. </w:delText>
        </w:r>
        <w:r w:rsidDel="00667D9A">
          <w:fldChar w:fldCharType="begin"/>
        </w:r>
        <w:r w:rsidDel="00667D9A">
          <w:delInstrText xml:space="preserve"> SEQ Fig. \* ARABIC </w:delInstrText>
        </w:r>
        <w:r w:rsidDel="00667D9A">
          <w:fldChar w:fldCharType="separate"/>
        </w:r>
        <w:r w:rsidDel="00667D9A">
          <w:rPr>
            <w:noProof/>
          </w:rPr>
          <w:delText>2</w:delText>
        </w:r>
        <w:r w:rsidDel="00667D9A">
          <w:rPr>
            <w:noProof/>
          </w:rPr>
          <w:fldChar w:fldCharType="end"/>
        </w:r>
        <w:bookmarkEnd w:id="212"/>
        <w:r w:rsidRPr="00E114F4" w:rsidDel="00667D9A">
          <w:delText>: Application of laboratory results</w:delText>
        </w:r>
      </w:del>
      <w:ins w:id="214" w:author="Thomas Parkinson" w:date="2023-12-15T10:10:00Z">
        <w:del w:id="215" w:author="Arfa Aijazi" w:date="2023-12-19T16:55:00Z">
          <w:r w:rsidR="00C31C62" w:rsidDel="00667D9A">
            <w:delText xml:space="preserve"> of heating and cooling effects</w:delText>
          </w:r>
        </w:del>
      </w:ins>
      <w:del w:id="216" w:author="Arfa Aijazi" w:date="2023-12-19T16:55:00Z">
        <w:r w:rsidRPr="00E114F4" w:rsidDel="00667D9A">
          <w:delText xml:space="preserve"> to two historical case studies</w:delText>
        </w:r>
      </w:del>
      <w:ins w:id="217" w:author="Thomas Parkinson" w:date="2023-12-15T10:10:00Z">
        <w:del w:id="218" w:author="Arfa Aijazi" w:date="2023-12-19T16:55:00Z">
          <w:r w:rsidR="00C31C62" w:rsidDel="00667D9A">
            <w:delText>.</w:delText>
          </w:r>
        </w:del>
      </w:ins>
    </w:p>
    <w:p w14:paraId="6FB3B413" w14:textId="3FBD84EB" w:rsidR="007B66CB" w:rsidRDefault="005215B8">
      <w:pPr>
        <w:pPrChange w:id="219" w:author="Arfa Aijazi" w:date="2023-12-19T16:56:00Z">
          <w:pPr>
            <w:pStyle w:val="Caption"/>
          </w:pPr>
        </w:pPrChange>
      </w:pPr>
      <w:del w:id="220" w:author="Arfa Aijazi" w:date="2023-12-19T16:55:00Z">
        <w:r w:rsidDel="00667D9A">
          <w:rPr>
            <w:i/>
            <w:iCs/>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r w:rsidR="007B66CB" w:rsidDel="00667D9A">
          <w:delText>a) 2015 Pakistan heat wave (June 17-24) and b) 2021 Texas power crisis (February 14-19) as a i. time series of modeled indoor temperatures with and without heating or cooling effects</w:delText>
        </w:r>
        <w:r w:rsidR="006005ED" w:rsidDel="00667D9A">
          <w:delText xml:space="preserve"> caused by selected interventions</w:delText>
        </w:r>
        <w:r w:rsidR="007B66CB" w:rsidDel="00667D9A">
          <w:delText xml:space="preserve"> and ii. </w:delText>
        </w:r>
        <w:r w:rsidR="00C31C62" w:rsidDel="00667D9A">
          <w:delText>S</w:delText>
        </w:r>
        <w:r w:rsidR="007B66CB" w:rsidDel="00667D9A">
          <w:delText>leep time (10 p.m. – 7 a.m.) heat or cold exposure based on the World Health Organization (WHO)’s indoor minimal risk temperature guideline. The higher the sleep time heat/cold exposure the more</w:delText>
        </w:r>
        <w:r w:rsidR="00BF1F00" w:rsidDel="00667D9A">
          <w:delText xml:space="preserve"> potentially</w:delText>
        </w:r>
        <w:r w:rsidR="007B66CB" w:rsidDel="00667D9A">
          <w:delText xml:space="preserve"> hazardous is the situation. </w:delText>
        </w:r>
      </w:del>
      <w:del w:id="221"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05FCDC3A" w14:textId="2F17FEA8" w:rsidR="00483565" w:rsidRDefault="004F7E72" w:rsidP="004F7E72">
      <w:r>
        <w:t xml:space="preserve">The results of the thermal manikin test demonstrate the potential for passive and low-energy solutions for heating and cooling to minimize thermal discomfort in sleeping environments. </w:t>
      </w:r>
      <w:ins w:id="222" w:author="Arfa Aijazi" w:date="2023-12-25T14:48:00Z">
        <w:r w:rsidR="006D4D1D">
          <w:t>When these results are applied to historical case studies, t</w:t>
        </w:r>
      </w:ins>
      <w:del w:id="223" w:author="Arfa Aijazi" w:date="2023-12-25T14:48:00Z">
        <w:r w:rsidDel="006D4D1D">
          <w:delText>T</w:delText>
        </w:r>
      </w:del>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224" w:author="Arfa Aijazi" w:date="2023-12-13T11:56:00Z">
        <w:r w:rsidR="00E87CB3" w:rsidDel="00483565">
          <w:delText xml:space="preserve"> </w:delText>
        </w:r>
      </w:del>
      <w:r>
        <w:t>show that a combination of passive and low-energy strategies could reduce sleep-time heat exposure by as much as 91% and cold exposure by as much as 84%</w:t>
      </w:r>
      <w:ins w:id="225" w:author="luo maohui" w:date="2023-12-18T21:06:00Z">
        <w:r w:rsidR="00A236DE">
          <w:t xml:space="preserve"> during </w:t>
        </w:r>
      </w:ins>
      <w:ins w:id="226" w:author="luo maohui" w:date="2023-12-18T21:07:00Z">
        <w:r w:rsidR="00A12AE1">
          <w:t>the</w:t>
        </w:r>
      </w:ins>
      <w:ins w:id="227" w:author="luo maohui" w:date="2023-12-18T21:12:00Z">
        <w:r w:rsidR="00A12AE1">
          <w:t>se extreme weather conditions</w:t>
        </w:r>
      </w:ins>
      <w:ins w:id="228" w:author="Arfa Aijazi" w:date="2023-12-25T14:48:00Z">
        <w:r w:rsidR="006D4D1D">
          <w:t>.</w:t>
        </w:r>
      </w:ins>
      <w:del w:id="229" w:author="luo maohui" w:date="2023-12-18T21:07:00Z">
        <w:r w:rsidDel="00A12AE1">
          <w:delText>.</w:delText>
        </w:r>
      </w:del>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ins w:id="230" w:author="Thomas Parkinson" w:date="2023-12-15T10:11:00Z">
        <w:del w:id="231" w:author="Arfa Aijazi" w:date="2023-12-19T16:56:00Z">
          <w:r w:rsidR="00C31C62" w:rsidDel="00667D9A">
            <w:delText xml:space="preserve"> of low</w:delText>
          </w:r>
        </w:del>
      </w:ins>
      <w:ins w:id="232" w:author="Thomas Parkinson" w:date="2023-12-15T10:12:00Z">
        <w:del w:id="233" w:author="Arfa Aijazi" w:date="2023-12-19T16:56:00Z">
          <w:r w:rsidR="00CB039C" w:rsidDel="00667D9A">
            <w:delText>-</w:delText>
          </w:r>
        </w:del>
      </w:ins>
      <w:ins w:id="234" w:author="Thomas Parkinson" w:date="2023-12-15T10:11:00Z">
        <w:del w:id="235" w:author="Arfa Aijazi" w:date="2023-12-19T16:56:00Z">
          <w:r w:rsidR="00C31C62" w:rsidDel="00667D9A">
            <w:delText>energy and passive heating devices</w:delText>
          </w:r>
        </w:del>
      </w:ins>
      <w:ins w:id="236" w:author="Thomas Parkinson" w:date="2023-12-15T10:12:00Z">
        <w:del w:id="237" w:author="Arfa Aijazi" w:date="2023-12-19T16:56:00Z">
          <w:r w:rsidR="00C31C62" w:rsidDel="00667D9A">
            <w:delText>reduced energyloads</w:delText>
          </w:r>
        </w:del>
      </w:ins>
      <w:ins w:id="238" w:author="Thomas Parkinson" w:date="2023-12-15T10:11:00Z">
        <w:del w:id="239" w:author="Arfa Aijazi" w:date="2023-12-19T16:56:00Z">
          <w:r w:rsidR="00C31C62" w:rsidDel="00667D9A">
            <w:delText>.</w:delText>
          </w:r>
        </w:del>
      </w:ins>
    </w:p>
    <w:p w14:paraId="3A536FD8" w14:textId="3987CC9F" w:rsidR="00FB4352" w:rsidRDefault="00CB039C" w:rsidP="00483565">
      <w:pPr>
        <w:rPr>
          <w:ins w:id="240" w:author="Arfa Aijazi" w:date="2023-12-19T16:56:00Z"/>
        </w:rPr>
      </w:pPr>
      <w:ins w:id="241" w:author="Thomas Parkinson" w:date="2023-12-15T10:12:00Z">
        <w:del w:id="242" w:author="Arfa Aijazi" w:date="2023-12-19T16:56:00Z">
          <w:r w:rsidDel="00667D9A">
            <w:delText>four</w:delText>
          </w:r>
        </w:del>
      </w:ins>
      <w:ins w:id="243" w:author="Arfa Aijazi" w:date="2023-12-13T11:43:00Z">
        <w:r w:rsidR="00483565">
          <w:t xml:space="preserve">We </w:t>
        </w:r>
      </w:ins>
      <w:ins w:id="244" w:author="Thomas Parkinson" w:date="2023-12-15T10:13:00Z">
        <w:r>
          <w:t>also</w:t>
        </w:r>
      </w:ins>
      <w:ins w:id="245" w:author="Arfa Aijazi" w:date="2023-12-13T11:44:00Z">
        <w:r w:rsidR="00483565">
          <w:t xml:space="preserve"> </w:t>
        </w:r>
      </w:ins>
      <w:ins w:id="246" w:author="Arfa Aijazi" w:date="2023-12-13T11:43:00Z">
        <w:r w:rsidR="00483565">
          <w:t>applied</w:t>
        </w:r>
      </w:ins>
      <w:ins w:id="247" w:author="Arfa Aijazi" w:date="2023-12-13T11:32:00Z">
        <w:r w:rsidR="00483565">
          <w:t xml:space="preserve"> the laboratory findings</w:t>
        </w:r>
      </w:ins>
      <w:ins w:id="248" w:author="Thomas Parkinson" w:date="2023-12-15T10:12:00Z">
        <w:r>
          <w:t xml:space="preserve"> of the manikin tests</w:t>
        </w:r>
      </w:ins>
      <w:ins w:id="249" w:author="Arfa Aijazi" w:date="2023-12-13T11:32:00Z">
        <w:r w:rsidR="00483565">
          <w:t xml:space="preserve"> to the 2021 Texas power crisis case</w:t>
        </w:r>
      </w:ins>
      <w:ins w:id="250" w:author="Arfa Aijazi" w:date="2023-12-13T11:33:00Z">
        <w:r w:rsidR="00483565">
          <w:t xml:space="preserve"> study</w:t>
        </w:r>
      </w:ins>
      <w:ins w:id="251" w:author="Arfa Aijazi" w:date="2023-12-13T11:44:00Z">
        <w:r w:rsidR="00483565">
          <w:t xml:space="preserve"> </w:t>
        </w:r>
      </w:ins>
      <w:ins w:id="252" w:author="Thomas Parkinson" w:date="2023-12-15T10:13:00Z">
        <w:r>
          <w:t xml:space="preserve">to </w:t>
        </w:r>
      </w:ins>
      <w:ins w:id="253" w:author="Arfa Aijazi" w:date="2023-12-13T11:44:00Z">
        <w:del w:id="254" w:author="Thomas Parkinson" w:date="2023-12-15T10:13:00Z">
          <w:r w:rsidR="00483565" w:rsidDel="00CB039C">
            <w:delText>again</w:delText>
          </w:r>
        </w:del>
      </w:ins>
      <w:ins w:id="255" w:author="Arfa Aijazi" w:date="2023-12-13T11:33:00Z">
        <w:del w:id="256" w:author="Thomas Parkinson" w:date="2023-12-15T10:13:00Z">
          <w:r w:rsidR="00483565" w:rsidDel="00CB039C">
            <w:delText>,</w:delText>
          </w:r>
        </w:del>
      </w:ins>
      <w:ins w:id="257" w:author="Arfa Aijazi" w:date="2023-12-13T11:44:00Z">
        <w:del w:id="258" w:author="Thomas Parkinson" w:date="2023-12-15T10:13:00Z">
          <w:r w:rsidR="00483565" w:rsidDel="00CB039C">
            <w:delText xml:space="preserve"> but</w:delText>
          </w:r>
        </w:del>
      </w:ins>
      <w:ins w:id="259" w:author="Arfa Aijazi" w:date="2023-12-13T11:33:00Z">
        <w:del w:id="260" w:author="Thomas Parkinson" w:date="2023-12-15T10:13:00Z">
          <w:r w:rsidR="00483565" w:rsidDel="00CB039C">
            <w:delText xml:space="preserve"> this time </w:delText>
          </w:r>
        </w:del>
        <w:r w:rsidR="00483565">
          <w:t>model</w:t>
        </w:r>
        <w:del w:id="261" w:author="Thomas Parkinson" w:date="2023-12-15T10:13:00Z">
          <w:r w:rsidR="00483565" w:rsidDel="00CB039C">
            <w:delText>ing</w:delText>
          </w:r>
        </w:del>
        <w:r w:rsidR="00483565">
          <w:t xml:space="preserve"> the </w:t>
        </w:r>
      </w:ins>
      <w:ins w:id="262" w:author="Arfa Aijazi" w:date="2023-12-13T11:57:00Z">
        <w:r w:rsidR="00483565">
          <w:t xml:space="preserve">energy </w:t>
        </w:r>
      </w:ins>
      <w:ins w:id="263" w:author="Arfa Aijazi" w:date="2023-12-13T11:33:00Z">
        <w:r w:rsidR="00483565">
          <w:t xml:space="preserve">impact of coupling </w:t>
        </w:r>
      </w:ins>
      <w:ins w:id="264" w:author="Arfa Aijazi" w:date="2023-12-13T11:57:00Z">
        <w:r w:rsidR="00483565">
          <w:t xml:space="preserve">low-energy and passive </w:t>
        </w:r>
      </w:ins>
      <w:ins w:id="265" w:author="Arfa Aijazi" w:date="2023-12-13T11:33:00Z">
        <w:r w:rsidR="00483565">
          <w:t xml:space="preserve">heating interventions with lower heating set points during sleep time hours. </w:t>
        </w:r>
      </w:ins>
      <w:ins w:id="266" w:author="Arfa Aijazi" w:date="2023-12-13T11:34:00Z">
        <w:r w:rsidR="00483565">
          <w:t>The original</w:t>
        </w:r>
      </w:ins>
      <w:ins w:id="267" w:author="Thomas Parkinson" w:date="2023-12-15T10:13:00Z">
        <w:r>
          <w:t xml:space="preserve"> reference energy model for</w:t>
        </w:r>
      </w:ins>
      <w:ins w:id="268" w:author="Arfa Aijazi" w:date="2023-12-13T11:34:00Z">
        <w:r w:rsidR="00483565">
          <w:t xml:space="preserve"> Dallas </w:t>
        </w:r>
        <w:del w:id="269" w:author="Thomas Parkinson" w:date="2023-12-15T10:13:00Z">
          <w:r w:rsidR="00483565" w:rsidDel="00CB039C">
            <w:delText xml:space="preserve">energy model </w:delText>
          </w:r>
        </w:del>
        <w:r w:rsidR="00483565">
          <w:t>had a heat</w:t>
        </w:r>
      </w:ins>
      <w:ins w:id="270" w:author="Arfa Aijazi" w:date="2023-12-13T11:49:00Z">
        <w:r w:rsidR="00483565">
          <w:t>ing</w:t>
        </w:r>
      </w:ins>
      <w:ins w:id="271" w:author="Arfa Aijazi" w:date="2023-12-13T11:34:00Z">
        <w:r w:rsidR="00483565">
          <w:t xml:space="preserve"> setpoint of 22</w:t>
        </w:r>
      </w:ins>
      <w:ins w:id="272" w:author="Arfa Aijazi" w:date="2023-12-13T11:35:00Z">
        <w:r w:rsidR="00483565" w:rsidRPr="00483565">
          <w:t>°C</w:t>
        </w:r>
        <w:r w:rsidR="00483565">
          <w:t xml:space="preserve">, </w:t>
        </w:r>
      </w:ins>
      <w:ins w:id="273" w:author="Arfa Aijazi" w:date="2023-12-13T11:36:00Z">
        <w:r w:rsidR="00483565">
          <w:t xml:space="preserve">which exceeds the </w:t>
        </w:r>
      </w:ins>
      <w:ins w:id="274" w:author="Arfa Aijazi" w:date="2023-12-25T14:49:00Z">
        <w:r w:rsidR="006D4D1D">
          <w:t>WHO’s</w:t>
        </w:r>
      </w:ins>
      <w:ins w:id="275" w:author="Arfa Aijazi" w:date="2023-12-13T11:36:00Z">
        <w:r w:rsidR="00483565">
          <w:t xml:space="preserve"> indoor minimal risk temperature guideline of 18</w:t>
        </w:r>
        <w:r w:rsidR="00483565" w:rsidRPr="00483565">
          <w:t>°C</w:t>
        </w:r>
        <w:r w:rsidR="00483565">
          <w:t xml:space="preserve">. We first </w:t>
        </w:r>
      </w:ins>
      <w:ins w:id="276" w:author="Arfa Aijazi" w:date="2023-12-13T11:37:00Z">
        <w:r w:rsidR="00483565">
          <w:t>modeled the effect of reducing the setpoint to the WHO guideline</w:t>
        </w:r>
      </w:ins>
      <w:ins w:id="277" w:author="Thomas Parkinson" w:date="2023-12-15T10:14:00Z">
        <w:r>
          <w:t xml:space="preserve"> </w:t>
        </w:r>
        <w:del w:id="278" w:author="Arfa Aijazi" w:date="2023-12-25T14:49:00Z">
          <w:r w:rsidDel="006D4D1D">
            <w:delText>(18</w:delText>
          </w:r>
          <w:r w:rsidRPr="00483565" w:rsidDel="006D4D1D">
            <w:delText>°C</w:delText>
          </w:r>
          <w:r w:rsidDel="006D4D1D">
            <w:delText>)</w:delText>
          </w:r>
        </w:del>
      </w:ins>
      <w:ins w:id="279" w:author="Arfa Aijazi" w:date="2023-12-13T11:37:00Z">
        <w:r w:rsidR="00483565">
          <w:t>and then subsequently reduced the setpoint</w:t>
        </w:r>
      </w:ins>
      <w:ins w:id="280" w:author="Arfa Aijazi" w:date="2023-12-13T11:38:00Z">
        <w:del w:id="281" w:author="Thomas Parkinson" w:date="2023-12-15T10:14:00Z">
          <w:r w:rsidR="00483565" w:rsidDel="00CB039C">
            <w:delText>,</w:delText>
          </w:r>
        </w:del>
      </w:ins>
      <w:ins w:id="282" w:author="Arfa Aijazi" w:date="2023-12-13T11:37:00Z">
        <w:r w:rsidR="00483565">
          <w:t xml:space="preserve"> so that </w:t>
        </w:r>
      </w:ins>
      <w:ins w:id="283" w:author="Arfa Aijazi" w:date="2023-12-13T11:38:00Z">
        <w:r w:rsidR="00483565">
          <w:t xml:space="preserve">the heating effect from the </w:t>
        </w:r>
        <w:del w:id="284" w:author="Thomas Parkinson" w:date="2023-12-15T10:14:00Z">
          <w:r w:rsidR="00483565" w:rsidDel="00CB039C">
            <w:delText xml:space="preserve">heating </w:delText>
          </w:r>
        </w:del>
        <w:r w:rsidR="00483565">
          <w:t xml:space="preserve">intervention would bring the equivalent temperature to within the WHO </w:t>
        </w:r>
      </w:ins>
      <w:ins w:id="285" w:author="Arfa Aijazi" w:date="2023-12-25T14:49:00Z">
        <w:r w:rsidR="006D4D1D">
          <w:t>recommendation</w:t>
        </w:r>
      </w:ins>
      <w:ins w:id="286" w:author="Arfa Aijazi" w:date="2023-12-13T11:38:00Z">
        <w:r w:rsidR="00483565">
          <w:t xml:space="preserve">. </w:t>
        </w:r>
        <w:del w:id="287" w:author="Thomas Parkinson" w:date="2023-12-15T10:15:00Z">
          <w:r w:rsidR="00483565" w:rsidDel="00CB039C">
            <w:delText>For a heat</w:delText>
          </w:r>
        </w:del>
      </w:ins>
      <w:ins w:id="288" w:author="Arfa Aijazi" w:date="2023-12-13T11:50:00Z">
        <w:del w:id="289" w:author="Thomas Parkinson" w:date="2023-12-15T10:15:00Z">
          <w:r w:rsidR="00483565" w:rsidDel="00CB039C">
            <w:delText>ed</w:delText>
          </w:r>
        </w:del>
      </w:ins>
      <w:ins w:id="290" w:author="Arfa Aijazi" w:date="2023-12-13T11:38:00Z">
        <w:del w:id="291" w:author="Thomas Parkinson" w:date="2023-12-15T10:15:00Z">
          <w:r w:rsidR="00483565" w:rsidDel="00CB039C">
            <w:delText xml:space="preserve"> blanket, t</w:delText>
          </w:r>
        </w:del>
      </w:ins>
      <w:ins w:id="292" w:author="Thomas Parkinson" w:date="2023-12-15T10:15:00Z">
        <w:r>
          <w:t>T</w:t>
        </w:r>
      </w:ins>
      <w:ins w:id="293" w:author="Arfa Aijazi" w:date="2023-12-13T11:38:00Z">
        <w:r w:rsidR="00483565">
          <w:t xml:space="preserve">his resulted in a temperature setpoint of </w:t>
        </w:r>
      </w:ins>
      <w:ins w:id="294" w:author="Arfa Aijazi" w:date="2023-12-13T11:39:00Z">
        <w:r w:rsidR="00483565">
          <w:t>13.9°C</w:t>
        </w:r>
      </w:ins>
      <w:ins w:id="295" w:author="Thomas Parkinson" w:date="2023-12-15T10:15:00Z">
        <w:r>
          <w:t xml:space="preserve"> for a heated blanked</w:t>
        </w:r>
      </w:ins>
      <w:ins w:id="296" w:author="Arfa Aijazi" w:date="2023-12-13T11:39:00Z">
        <w:r w:rsidR="00483565">
          <w:t xml:space="preserve">, </w:t>
        </w:r>
        <w:del w:id="297" w:author="Thomas Parkinson" w:date="2023-12-15T10:15:00Z">
          <w:r w:rsidR="00483565" w:rsidDel="00CB039C">
            <w:delText xml:space="preserve">for the passive combination </w:delText>
          </w:r>
        </w:del>
        <w:r w:rsidR="00483565">
          <w:t>a setpoint of 12.3°C</w:t>
        </w:r>
      </w:ins>
      <w:ins w:id="298" w:author="Thomas Parkinson" w:date="2023-12-15T10:15:00Z">
        <w:r>
          <w:t xml:space="preserve"> for the passive combination</w:t>
        </w:r>
      </w:ins>
      <w:ins w:id="299" w:author="Arfa Aijazi" w:date="2023-12-13T11:39:00Z">
        <w:r w:rsidR="00483565">
          <w:t xml:space="preserve">, </w:t>
        </w:r>
        <w:del w:id="300" w:author="Thomas Parkinson" w:date="2023-12-15T10:15:00Z">
          <w:r w:rsidR="00483565" w:rsidDel="00CB039C">
            <w:delText xml:space="preserve">and for the passive combination and heated blanket, </w:delText>
          </w:r>
        </w:del>
        <w:r w:rsidR="00483565">
          <w:t>a</w:t>
        </w:r>
      </w:ins>
      <w:ins w:id="301" w:author="Thomas Parkinson" w:date="2023-12-15T10:15:00Z">
        <w:r>
          <w:t>nd a</w:t>
        </w:r>
      </w:ins>
      <w:ins w:id="302" w:author="Arfa Aijazi" w:date="2023-12-13T11:39:00Z">
        <w:r w:rsidR="00483565">
          <w:t xml:space="preserve"> setpoint of 11.6°C</w:t>
        </w:r>
      </w:ins>
      <w:ins w:id="303" w:author="Thomas Parkinson" w:date="2023-12-15T10:15:00Z">
        <w:r>
          <w:t xml:space="preserve"> for the passive combination and heated blanket</w:t>
        </w:r>
      </w:ins>
      <w:ins w:id="304" w:author="Arfa Aijazi" w:date="2023-12-13T11:39:00Z">
        <w:r w:rsidR="00483565">
          <w:t>.</w:t>
        </w:r>
      </w:ins>
      <w:ins w:id="305" w:author="Arfa Aijazi" w:date="2023-12-13T11:40:00Z">
        <w:r w:rsidR="00483565">
          <w:t xml:space="preserve"> While the thermostat setpoint is significantly lower, we not</w:t>
        </w:r>
      </w:ins>
      <w:ins w:id="306" w:author="Arfa Aijazi" w:date="2023-12-13T11:41:00Z">
        <w:r w:rsidR="00483565">
          <w:t xml:space="preserve">e that it </w:t>
        </w:r>
        <w:del w:id="307" w:author="Thomas Parkinson" w:date="2023-12-15T10:16:00Z">
          <w:r w:rsidR="00483565" w:rsidDel="00CB039C">
            <w:delText>still exceeds</w:delText>
          </w:r>
        </w:del>
      </w:ins>
      <w:ins w:id="308" w:author="Thomas Parkinson" w:date="2023-12-15T10:16:00Z">
        <w:r>
          <w:t>is still warmer than</w:t>
        </w:r>
      </w:ins>
      <w:ins w:id="309" w:author="Arfa Aijazi" w:date="2023-12-13T11:41:00Z">
        <w:r w:rsidR="00483565">
          <w:t xml:space="preserve"> the indoor temperatures modeled in the home during the power outage with n</w:t>
        </w:r>
      </w:ins>
      <w:ins w:id="310" w:author="Arfa Aijazi" w:date="2023-12-13T11:50:00Z">
        <w:r w:rsidR="00483565">
          <w:t>o</w:t>
        </w:r>
      </w:ins>
      <w:ins w:id="311" w:author="Arfa Aijazi" w:date="2023-12-13T11:41:00Z">
        <w:r w:rsidR="00483565">
          <w:t xml:space="preserve"> intervention, </w:t>
        </w:r>
        <w:r w:rsidR="00483565">
          <w:fldChar w:fldCharType="begin"/>
        </w:r>
        <w:r w:rsidR="00483565">
          <w:instrText xml:space="preserve"> REF _Ref153360117 \h </w:instrText>
        </w:r>
      </w:ins>
      <w:r w:rsidR="00483565">
        <w:fldChar w:fldCharType="separate"/>
      </w:r>
      <w:ins w:id="312" w:author="Arfa Aijazi" w:date="2023-12-13T11:41:00Z">
        <w:r w:rsidR="00483565">
          <w:t xml:space="preserve">Fig. </w:t>
        </w:r>
        <w:r w:rsidR="00483565">
          <w:rPr>
            <w:noProof/>
          </w:rPr>
          <w:t>2</w:t>
        </w:r>
        <w:r w:rsidR="00483565">
          <w:fldChar w:fldCharType="end"/>
        </w:r>
        <w:r w:rsidR="00483565">
          <w:t xml:space="preserve">b. </w:t>
        </w:r>
      </w:ins>
      <w:ins w:id="313" w:author="Arfa Aijazi" w:date="2023-12-13T11:43:00Z">
        <w:r w:rsidR="00483565">
          <w:t xml:space="preserve">The results in </w:t>
        </w:r>
      </w:ins>
      <w:ins w:id="314" w:author="Arfa Aijazi" w:date="2023-12-13T11:44:00Z">
        <w:r w:rsidR="00483565">
          <w:fldChar w:fldCharType="begin"/>
        </w:r>
        <w:r w:rsidR="00483565">
          <w:instrText xml:space="preserve"> REF _Ref153359540 \h </w:instrText>
        </w:r>
      </w:ins>
      <w:r w:rsidR="00483565">
        <w:fldChar w:fldCharType="separate"/>
      </w:r>
      <w:ins w:id="315" w:author="Arfa Aijazi" w:date="2023-12-13T11:44:00Z">
        <w:r w:rsidR="00483565">
          <w:t xml:space="preserve">Fig. </w:t>
        </w:r>
        <w:r w:rsidR="00483565">
          <w:rPr>
            <w:noProof/>
          </w:rPr>
          <w:t>3</w:t>
        </w:r>
        <w:r w:rsidR="00483565">
          <w:fldChar w:fldCharType="end"/>
        </w:r>
        <w:r w:rsidR="00483565">
          <w:t xml:space="preserve"> show that reducing the setpoint to the WHO guideline gives a 28% reduction in peak</w:t>
        </w:r>
      </w:ins>
      <w:ins w:id="316" w:author="Arfa Aijazi" w:date="2023-12-13T11:45:00Z">
        <w:r w:rsidR="00483565">
          <w:t xml:space="preserve"> loads and a 39% reduction in total energy use during sleep time hours. Applying </w:t>
        </w:r>
      </w:ins>
      <w:ins w:id="317" w:author="Arfa Aijazi" w:date="2023-12-25T14:51:00Z">
        <w:r w:rsidR="006D4D1D">
          <w:t xml:space="preserve">passive strategies and the top performing low-energy heating strategy (a heated blanket), </w:t>
        </w:r>
      </w:ins>
      <w:ins w:id="318" w:author="Arfa Aijazi" w:date="2023-12-13T11:45:00Z">
        <w:del w:id="319" w:author="Thomas Parkinson" w:date="2023-12-15T10:16:00Z">
          <w:r w:rsidR="00483565" w:rsidDel="00CB039C">
            <w:delText xml:space="preserve">interventions can then </w:delText>
          </w:r>
        </w:del>
        <w:r w:rsidR="00483565">
          <w:t>lower</w:t>
        </w:r>
      </w:ins>
      <w:ins w:id="320" w:author="Thomas Parkinson" w:date="2023-12-15T10:16:00Z">
        <w:r>
          <w:t>s</w:t>
        </w:r>
      </w:ins>
      <w:ins w:id="321" w:author="Arfa Aijazi" w:date="2023-12-13T11:45:00Z">
        <w:r w:rsidR="00483565">
          <w:t xml:space="preserve"> the peak loads </w:t>
        </w:r>
      </w:ins>
      <w:ins w:id="322" w:author="Thomas Parkinson" w:date="2023-12-15T10:16:00Z">
        <w:r>
          <w:t xml:space="preserve">by </w:t>
        </w:r>
      </w:ins>
      <w:ins w:id="323" w:author="Arfa Aijazi" w:date="2023-12-13T11:45:00Z">
        <w:r w:rsidR="00483565">
          <w:t xml:space="preserve">up to 67% and the total energy consumption </w:t>
        </w:r>
      </w:ins>
      <w:ins w:id="324" w:author="Arfa Aijazi" w:date="2023-12-25T14:52:00Z">
        <w:r w:rsidR="006D4D1D">
          <w:t xml:space="preserve">by up </w:t>
        </w:r>
      </w:ins>
      <w:ins w:id="325" w:author="Arfa Aijazi" w:date="2023-12-13T11:45:00Z">
        <w:r w:rsidR="00483565">
          <w:t>to 83</w:t>
        </w:r>
      </w:ins>
      <w:ins w:id="326" w:author="Arfa Aijazi" w:date="2023-12-13T11:46:00Z">
        <w:r w:rsidR="00483565">
          <w:t>%, effectively double that of just lowering the setpoint</w:t>
        </w:r>
      </w:ins>
      <w:ins w:id="327" w:author="Arfa Aijazi" w:date="2023-12-13T11:51:00Z">
        <w:r w:rsidR="00483565">
          <w:t xml:space="preserve"> alone</w:t>
        </w:r>
      </w:ins>
      <w:ins w:id="328" w:author="Arfa Aijazi" w:date="2023-12-13T11:46:00Z">
        <w:r w:rsidR="00483565">
          <w:t>. While the heated blanket consumes</w:t>
        </w:r>
      </w:ins>
      <w:ins w:id="329" w:author="Arfa Aijazi" w:date="2023-12-13T11:47:00Z">
        <w:r w:rsidR="00483565">
          <w:t xml:space="preserve"> a nominal amount of energy, even </w:t>
        </w:r>
      </w:ins>
      <w:ins w:id="330" w:author="Arfa Aijazi" w:date="2023-12-13T11:48:00Z">
        <w:r w:rsidR="00483565">
          <w:t xml:space="preserve">the load from </w:t>
        </w:r>
      </w:ins>
      <w:r>
        <w:t>four</w:t>
      </w:r>
      <w:ins w:id="331" w:author="Arfa Aijazi" w:date="2023-12-13T11:48:00Z">
        <w:r w:rsidR="00483565">
          <w:t xml:space="preserve"> persons is </w:t>
        </w:r>
      </w:ins>
      <w:ins w:id="332" w:author="Thomas Parkinson" w:date="2023-12-15T10:17:00Z">
        <w:r>
          <w:t>small</w:t>
        </w:r>
      </w:ins>
      <w:ins w:id="333" w:author="Arfa Aijazi" w:date="2023-12-13T11:48:00Z">
        <w:r w:rsidR="00483565">
          <w:t xml:space="preserve"> relative to the energy savings from reducing the thermostat setpoint. </w:t>
        </w:r>
      </w:ins>
      <w:ins w:id="334" w:author="Arfa Aijazi" w:date="2023-12-13T14:05:00Z">
        <w:r w:rsidR="00CD4659">
          <w:t>The heated bl</w:t>
        </w:r>
      </w:ins>
      <w:ins w:id="335" w:author="Arfa Aijazi" w:date="2023-12-13T14:06:00Z">
        <w:r w:rsidR="00CD4659">
          <w:t xml:space="preserve">anket is </w:t>
        </w:r>
        <w:del w:id="336" w:author="Thomas Parkinson" w:date="2023-12-15T10:17:00Z">
          <w:r w:rsidR="00CD4659" w:rsidDel="00CB039C">
            <w:delText xml:space="preserve">able to be </w:delText>
          </w:r>
        </w:del>
        <w:r w:rsidR="00CD4659">
          <w:t xml:space="preserve">much more efficient </w:t>
        </w:r>
        <w:del w:id="337" w:author="Thomas Parkinson" w:date="2023-12-15T10:17:00Z">
          <w:r w:rsidR="00CD4659" w:rsidDel="00CB039C">
            <w:delText>because</w:delText>
          </w:r>
        </w:del>
      </w:ins>
      <w:ins w:id="338" w:author="Thomas Parkinson" w:date="2023-12-15T10:17:00Z">
        <w:r>
          <w:t>as</w:t>
        </w:r>
      </w:ins>
      <w:ins w:id="339" w:author="Arfa Aijazi" w:date="2023-12-13T14:06:00Z">
        <w:r w:rsidR="00CD4659">
          <w:t xml:space="preserve"> its </w:t>
        </w:r>
        <w:del w:id="340" w:author="Thomas Parkinson" w:date="2023-12-15T10:17:00Z">
          <w:r w:rsidR="00CD4659" w:rsidDel="00CB039C">
            <w:delText>output</w:delText>
          </w:r>
        </w:del>
      </w:ins>
      <w:ins w:id="341" w:author="Thomas Parkinson" w:date="2023-12-15T10:17:00Z">
        <w:r>
          <w:t>heat</w:t>
        </w:r>
      </w:ins>
      <w:ins w:id="342" w:author="Arfa Aijazi" w:date="2023-12-13T14:06:00Z">
        <w:r w:rsidR="00CD4659">
          <w:t xml:space="preserve"> is </w:t>
        </w:r>
        <w:del w:id="343" w:author="Thomas Parkinson" w:date="2023-12-15T10:17:00Z">
          <w:r w:rsidR="00CD4659" w:rsidDel="00CB039C">
            <w:delText>concentrated on</w:delText>
          </w:r>
        </w:del>
      </w:ins>
      <w:ins w:id="344" w:author="Thomas Parkinson" w:date="2023-12-15T10:17:00Z">
        <w:r>
          <w:t>directed at</w:t>
        </w:r>
      </w:ins>
      <w:ins w:id="345" w:author="Arfa Aijazi" w:date="2023-12-13T14:06:00Z">
        <w:r w:rsidR="00CD4659">
          <w:t xml:space="preserve"> the person, rather than heating the entire space volume. </w:t>
        </w:r>
      </w:ins>
    </w:p>
    <w:p w14:paraId="5344465F" w14:textId="1606AC33" w:rsidR="00667D9A" w:rsidRDefault="00667D9A">
      <w:pPr>
        <w:pStyle w:val="Caption"/>
        <w:keepNext/>
        <w:rPr>
          <w:ins w:id="346" w:author="Arfa Aijazi" w:date="2023-12-19T16:56:00Z"/>
        </w:rPr>
        <w:pPrChange w:id="347" w:author="Arfa Aijazi" w:date="2023-12-19T16:56:00Z">
          <w:pPr/>
        </w:pPrChange>
      </w:pPr>
      <w:bookmarkStart w:id="348" w:name="_Ref153359540"/>
      <w:ins w:id="349" w:author="Arfa Aijazi" w:date="2023-12-19T16:56:00Z">
        <w:r>
          <w:lastRenderedPageBreak/>
          <w:t xml:space="preserve">Fig. </w:t>
        </w:r>
        <w:r>
          <w:fldChar w:fldCharType="begin"/>
        </w:r>
        <w:r>
          <w:instrText xml:space="preserve"> SEQ Fig. \* ARABIC </w:instrText>
        </w:r>
        <w:r>
          <w:fldChar w:fldCharType="separate"/>
        </w:r>
        <w:r>
          <w:rPr>
            <w:noProof/>
          </w:rPr>
          <w:t>3</w:t>
        </w:r>
        <w:r>
          <w:fldChar w:fldCharType="end"/>
        </w:r>
        <w:bookmarkEnd w:id="348"/>
        <w:r>
          <w:t>: Application of laboratory results of low-energy and passive heating devices to historical case study to model reduced energy loads.</w:t>
        </w:r>
      </w:ins>
    </w:p>
    <w:p w14:paraId="17422A4F" w14:textId="6E8DDC2B" w:rsidR="00483565" w:rsidRDefault="00667D9A" w:rsidP="00483565">
      <w:pPr>
        <w:rPr>
          <w:ins w:id="350" w:author="Arfa Aijazi" w:date="2023-12-19T16:57:00Z"/>
        </w:rPr>
      </w:pPr>
      <w:ins w:id="351" w:author="Arfa Aijazi" w:date="2023-12-19T16:56:00Z">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p>
    <w:p w14:paraId="7DFEF030" w14:textId="2670A911" w:rsidR="00667D9A" w:rsidRPr="00483565" w:rsidRDefault="00667D9A">
      <w:pPr>
        <w:pStyle w:val="Caption"/>
        <w:rPr>
          <w:ins w:id="352" w:author="Arfa Aijazi" w:date="2023-12-13T11:31:00Z"/>
        </w:rPr>
        <w:pPrChange w:id="353" w:author="Arfa Aijazi" w:date="2023-12-19T16:57:00Z">
          <w:pPr/>
        </w:pPrChange>
      </w:pPr>
      <w:ins w:id="354" w:author="Arfa Aijazi" w:date="2023-12-19T16:57:00Z">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ins>
    </w:p>
    <w:p w14:paraId="46586075" w14:textId="589640D6" w:rsidR="004F7E72" w:rsidRDefault="004F7E72" w:rsidP="008374B8">
      <w:pPr>
        <w:pStyle w:val="Heading1"/>
      </w:pPr>
      <w:r>
        <w:t>Discussion</w:t>
      </w:r>
    </w:p>
    <w:p w14:paraId="697590E0" w14:textId="5DC9E96C" w:rsidR="00615859" w:rsidRDefault="004F7E72" w:rsidP="004F7E72">
      <w:pPr>
        <w:rPr>
          <w:ins w:id="355" w:author="Arfa Aijazi" w:date="2023-12-25T12:17:00Z"/>
        </w:rPr>
      </w:pPr>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356" w:author="Arfa Aijazi" w:date="2023-12-08T16:39:00Z">
        <w:del w:id="357" w:author="Thomas Parkinson" w:date="2023-12-15T10:18:00Z">
          <w:r w:rsidR="00880778" w:rsidDel="00876193">
            <w:delText>In the United States</w:delText>
          </w:r>
        </w:del>
      </w:ins>
      <w:ins w:id="358" w:author="Arfa Aijazi" w:date="2023-12-12T17:31:00Z">
        <w:del w:id="359" w:author="Thomas Parkinson" w:date="2023-12-15T10:18:00Z">
          <w:r w:rsidR="00483565" w:rsidDel="00876193">
            <w:delText xml:space="preserve">, </w:delText>
          </w:r>
        </w:del>
      </w:ins>
      <w:ins w:id="360" w:author="Thomas Parkinson" w:date="2023-12-15T10:18:00Z">
        <w:r w:rsidR="00876193">
          <w:t>T</w:t>
        </w:r>
      </w:ins>
      <w:ins w:id="361" w:author="Arfa Aijazi" w:date="2023-12-12T17:31:00Z">
        <w:del w:id="362" w:author="Thomas Parkinson" w:date="2023-12-15T10:18:00Z">
          <w:r w:rsidR="00483565" w:rsidDel="00876193">
            <w:delText>t</w:delText>
          </w:r>
        </w:del>
        <w:r w:rsidR="00483565">
          <w:t>he average cost of household electricity</w:t>
        </w:r>
      </w:ins>
      <w:ins w:id="363" w:author="Thomas Parkinson" w:date="2023-12-15T10:18:00Z">
        <w:r w:rsidR="00876193">
          <w:t xml:space="preserve"> in the United States</w:t>
        </w:r>
      </w:ins>
      <w:ins w:id="364" w:author="Arfa Aijazi" w:date="2023-12-20T17:21:00Z">
        <w:r w:rsidR="001A5768">
          <w:t xml:space="preserve"> in September 2023</w:t>
        </w:r>
      </w:ins>
      <w:ins w:id="365" w:author="Arfa Aijazi" w:date="2023-12-12T17:31:00Z">
        <w:r w:rsidR="00483565">
          <w:t xml:space="preserve"> is $0.1</w:t>
        </w:r>
      </w:ins>
      <w:ins w:id="366" w:author="Arfa Aijazi" w:date="2023-12-20T17:20:00Z">
        <w:r w:rsidR="001A5768">
          <w:t>6</w:t>
        </w:r>
      </w:ins>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ins w:id="367" w:author="Arfa Aijazi" w:date="2023-12-12T17:31:00Z">
        <w:r w:rsidR="00483565">
          <w:t>, which is significantly che</w:t>
        </w:r>
      </w:ins>
      <w:ins w:id="368" w:author="Arfa Aijazi" w:date="2023-12-12T17:32:00Z">
        <w:r w:rsidR="00483565">
          <w:t>aper than other parts of the world</w:t>
        </w:r>
      </w:ins>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ins w:id="369" w:author="Arfa Aijazi" w:date="2023-12-08T16:48:00Z">
        <w:r w:rsidR="00880778">
          <w:t>. Therefore</w:t>
        </w:r>
      </w:ins>
      <w:ins w:id="370" w:author="Thomas Parkinson" w:date="2023-12-15T10:18:00Z">
        <w:r w:rsidR="00876193">
          <w:t>,</w:t>
        </w:r>
      </w:ins>
      <w:ins w:id="371" w:author="Arfa Aijazi" w:date="2023-12-08T16:48:00Z">
        <w:r w:rsidR="00880778">
          <w:t xml:space="preserve"> a </w:t>
        </w:r>
      </w:ins>
      <w:ins w:id="372" w:author="Arfa Aijazi" w:date="2023-12-08T16:50:00Z">
        <w:r w:rsidR="005805BF">
          <w:t>3</w:t>
        </w:r>
      </w:ins>
      <w:ins w:id="373" w:author="Arfa Aijazi" w:date="2023-12-08T16:48:00Z">
        <w:r w:rsidR="00880778">
          <w:t xml:space="preserve"> </w:t>
        </w:r>
      </w:ins>
      <w:ins w:id="374" w:author="Arfa Aijazi" w:date="2023-12-20T17:36:00Z">
        <w:r w:rsidR="00D37EB0">
          <w:t>ton</w:t>
        </w:r>
      </w:ins>
      <w:del w:id="375" w:author="Arfa Aijazi" w:date="2023-12-20T17:36:00Z">
        <w:r w:rsidR="00D37EB0" w:rsidDel="00D37EB0">
          <w:delText>ton</w:delText>
        </w:r>
      </w:del>
      <w:ins w:id="376" w:author="Arfa Aijazi" w:date="2023-12-08T16:48:00Z">
        <w:r w:rsidR="00880778">
          <w:t xml:space="preserve"> air conditioner </w:t>
        </w:r>
      </w:ins>
      <w:ins w:id="377" w:author="Arfa Aijazi" w:date="2023-12-08T16:51:00Z">
        <w:r w:rsidR="005805BF">
          <w:t>would cost</w:t>
        </w:r>
      </w:ins>
      <w:ins w:id="378" w:author="Arfa Aijazi" w:date="2023-12-08T17:06:00Z">
        <w:r w:rsidR="00515E5E">
          <w:t xml:space="preserve"> </w:t>
        </w:r>
      </w:ins>
      <w:ins w:id="379" w:author="Arfa Aijazi" w:date="2023-12-20T17:36:00Z">
        <w:r w:rsidR="00B51AA2">
          <w:t xml:space="preserve">$14.40 </w:t>
        </w:r>
      </w:ins>
      <w:ins w:id="380" w:author="Arfa Aijazi" w:date="2023-12-08T17:06:00Z">
        <w:r w:rsidR="00515E5E">
          <w:t>to run overnight</w:t>
        </w:r>
      </w:ins>
      <w:ins w:id="381" w:author="Arfa Aijazi" w:date="2023-12-20T17:36:00Z">
        <w:r w:rsidR="00D37EB0">
          <w:t xml:space="preserve"> (10 p.m. – 7 a.m.)</w:t>
        </w:r>
      </w:ins>
      <w:ins w:id="382" w:author="Arfa Aijazi" w:date="2023-12-08T16:49:00Z">
        <w:r w:rsidR="005805BF">
          <w:t>.</w:t>
        </w:r>
      </w:ins>
      <w:ins w:id="383" w:author="Arfa Aijazi" w:date="2023-12-20T17:37:00Z">
        <w:r w:rsidR="00B51AA2">
          <w:t xml:space="preserve"> The average cost of household natural gas in the United States in September 2023 is $</w:t>
        </w:r>
      </w:ins>
      <w:ins w:id="384" w:author="Arfa Aijazi" w:date="2023-12-20T17:38:00Z">
        <w:r w:rsidR="00B51AA2">
          <w:t>21.85/</w:t>
        </w:r>
      </w:ins>
      <w:ins w:id="385" w:author="Arfa Aijazi" w:date="2023-12-20T17:41:00Z">
        <w:r w:rsidR="00B51AA2">
          <w:t xml:space="preserve">1,000 </w:t>
        </w:r>
      </w:ins>
      <w:ins w:id="386" w:author="Arfa Aijazi" w:date="2023-12-20T17:38:00Z">
        <w:r w:rsidR="00B51AA2">
          <w:t>ft</w:t>
        </w:r>
        <w:r w:rsidR="00B51AA2">
          <w:rPr>
            <w:vertAlign w:val="superscript"/>
          </w:rPr>
          <w:t>3</w:t>
        </w:r>
      </w:ins>
      <w:ins w:id="387" w:author="Arfa Aijazi" w:date="2023-12-20T17:40:00Z">
        <w:r w:rsidR="00B51AA2">
          <w:rPr>
            <w:vertAlign w:val="superscript"/>
          </w:rPr>
          <w:t xml:space="preserve"> </w:t>
        </w:r>
      </w:ins>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ins w:id="388" w:author="Arfa Aijazi" w:date="2023-12-20T17:40:00Z">
        <w:r w:rsidR="00B51AA2">
          <w:t>.</w:t>
        </w:r>
      </w:ins>
      <w:ins w:id="389" w:author="Arfa Aijazi" w:date="2023-12-08T17:11:00Z">
        <w:r w:rsidR="00515E5E">
          <w:t xml:space="preserve"> </w:t>
        </w:r>
      </w:ins>
      <w:ins w:id="390" w:author="Arfa Aijazi" w:date="2023-12-25T12:05:00Z">
        <w:r w:rsidR="00B44D84">
          <w:t>In the U.S. in September 2022, the average heat content of natural gas</w:t>
        </w:r>
      </w:ins>
      <w:ins w:id="391" w:author="Arfa Aijazi" w:date="2023-12-25T12:06:00Z">
        <w:r w:rsidR="00B44D84">
          <w:t xml:space="preserve"> delivered to end use sectors is 1,038 Btu/ft</w:t>
        </w:r>
        <w:r w:rsidR="00B44D84" w:rsidRPr="00B44D84">
          <w:rPr>
            <w:vertAlign w:val="superscript"/>
            <w:rPrChange w:id="392" w:author="Arfa Aijazi" w:date="2023-12-25T12:06:00Z">
              <w:rPr/>
            </w:rPrChange>
          </w:rPr>
          <w:t>3</w:t>
        </w:r>
      </w:ins>
      <w:ins w:id="393" w:author="Arfa Aijazi" w:date="2023-12-25T12:05:00Z">
        <w:r w:rsidR="00B44D84">
          <w:t xml:space="preserve"> </w:t>
        </w:r>
      </w:ins>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ins w:id="394" w:author="Arfa Aijazi" w:date="2023-12-25T12:07:00Z">
        <w:r w:rsidR="00B44D84">
          <w:t>. Therefore,</w:t>
        </w:r>
      </w:ins>
      <w:ins w:id="395" w:author="Arfa Aijazi" w:date="2023-12-25T12:10:00Z">
        <w:r w:rsidR="00B44D84">
          <w:t xml:space="preserve"> a 70,000 Btu/h gas furnace would cost $13.26 to run overnight. </w:t>
        </w:r>
      </w:ins>
      <w:ins w:id="396" w:author="Arfa Aijazi" w:date="2023-12-25T12:17:00Z">
        <w:r w:rsidR="00615859">
          <w:t xml:space="preserve">Assuming portable heating and cooling options are </w:t>
        </w:r>
      </w:ins>
      <w:ins w:id="397" w:author="Arfa Aijazi" w:date="2023-12-25T12:18:00Z">
        <w:r w:rsidR="00615859">
          <w:t>installed in three bedrooms</w:t>
        </w:r>
      </w:ins>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ins w:id="398" w:author="Arfa Aijazi" w:date="2023-12-25T12:18:00Z">
        <w:r w:rsidR="00615859">
          <w:t xml:space="preserve">, </w:t>
        </w:r>
      </w:ins>
      <w:ins w:id="399" w:author="Arfa Aijazi" w:date="2023-12-25T12:36:00Z">
        <w:r w:rsidR="00F26D09">
          <w:t>three</w:t>
        </w:r>
      </w:ins>
      <w:ins w:id="400" w:author="Arfa Aijazi" w:date="2023-12-25T12:18:00Z">
        <w:r w:rsidR="00615859">
          <w:t xml:space="preserve"> window air conditioning unit</w:t>
        </w:r>
      </w:ins>
      <w:ins w:id="401" w:author="Arfa Aijazi" w:date="2023-12-25T12:36:00Z">
        <w:r w:rsidR="00F26D09">
          <w:t>s</w:t>
        </w:r>
      </w:ins>
      <w:ins w:id="402" w:author="Arfa Aijazi" w:date="2023-12-25T12:18:00Z">
        <w:r w:rsidR="00615859">
          <w:t xml:space="preserve"> would cost</w:t>
        </w:r>
      </w:ins>
      <w:ins w:id="403" w:author="Arfa Aijazi" w:date="2023-12-25T12:35:00Z">
        <w:r w:rsidR="00F26D09">
          <w:t xml:space="preserve"> </w:t>
        </w:r>
      </w:ins>
      <w:ins w:id="404" w:author="Arfa Aijazi" w:date="2023-12-25T12:36:00Z">
        <w:r w:rsidR="00F26D09">
          <w:t xml:space="preserve">$20.70 to run overnight and three space heaters would cost $6.48 to run overnight. </w:t>
        </w:r>
      </w:ins>
      <w:ins w:id="405" w:author="Arfa Aijazi" w:date="2023-12-08T17:11:00Z">
        <w:r w:rsidR="00515E5E" w:rsidRPr="00B44D84">
          <w:t>In</w:t>
        </w:r>
        <w:r w:rsidR="00515E5E">
          <w:t xml:space="preserve"> comparison, </w:t>
        </w:r>
        <w:r w:rsidR="0089601C">
          <w:t xml:space="preserve">our most effective low-energy </w:t>
        </w:r>
      </w:ins>
      <w:ins w:id="406" w:author="Arfa Aijazi" w:date="2023-12-08T17:12:00Z">
        <w:r w:rsidR="0089601C">
          <w:t>cooling</w:t>
        </w:r>
      </w:ins>
      <w:ins w:id="407" w:author="Thomas Parkinson" w:date="2023-12-15T10:19:00Z">
        <w:r w:rsidR="00876193">
          <w:t xml:space="preserve"> (ceiling fan) and </w:t>
        </w:r>
        <w:r w:rsidR="00876193">
          <w:lastRenderedPageBreak/>
          <w:t>heating</w:t>
        </w:r>
      </w:ins>
      <w:ins w:id="408" w:author="Arfa Aijazi" w:date="2023-12-08T17:12:00Z">
        <w:r w:rsidR="0089601C">
          <w:t xml:space="preserve"> option</w:t>
        </w:r>
      </w:ins>
      <w:ins w:id="409" w:author="Thomas Parkinson" w:date="2023-12-15T10:20:00Z">
        <w:r w:rsidR="00876193">
          <w:t>s</w:t>
        </w:r>
      </w:ins>
      <w:ins w:id="410" w:author="Thomas Parkinson" w:date="2023-12-15T10:19:00Z">
        <w:r w:rsidR="00876193">
          <w:t xml:space="preserve"> (</w:t>
        </w:r>
      </w:ins>
      <w:ins w:id="411" w:author="Arfa Aijazi" w:date="2023-12-08T17:12:00Z">
        <w:del w:id="412" w:author="Thomas Parkinson" w:date="2023-12-15T10:19:00Z">
          <w:r w:rsidR="0089601C" w:rsidDel="00876193">
            <w:delText xml:space="preserve">, a </w:delText>
          </w:r>
        </w:del>
        <w:del w:id="413" w:author="Thomas Parkinson" w:date="2023-12-15T10:20:00Z">
          <w:r w:rsidR="0089601C" w:rsidDel="00876193">
            <w:delText>ceiling fan</w:delText>
          </w:r>
        </w:del>
      </w:ins>
      <w:ins w:id="414" w:author="Thomas Parkinson" w:date="2023-12-15T10:20:00Z">
        <w:r w:rsidR="00876193">
          <w:t>heated blanket</w:t>
        </w:r>
      </w:ins>
      <w:ins w:id="415" w:author="Thomas Parkinson" w:date="2023-12-15T10:19:00Z">
        <w:r w:rsidR="00876193">
          <w:t>)</w:t>
        </w:r>
      </w:ins>
      <w:ins w:id="416" w:author="Arfa Aijazi" w:date="2023-12-08T17:12:00Z">
        <w:del w:id="417" w:author="Thomas Parkinson" w:date="2023-12-15T10:19:00Z">
          <w:r w:rsidR="0089601C" w:rsidDel="00876193">
            <w:delText>,</w:delText>
          </w:r>
        </w:del>
        <w:r w:rsidR="0089601C">
          <w:t xml:space="preserve"> use</w:t>
        </w:r>
        <w:del w:id="418" w:author="Thomas Parkinson" w:date="2023-12-15T10:20:00Z">
          <w:r w:rsidR="0089601C" w:rsidDel="00876193">
            <w:delText>s</w:delText>
          </w:r>
        </w:del>
        <w:r w:rsidR="0089601C">
          <w:t xml:space="preserve"> 18 W</w:t>
        </w:r>
      </w:ins>
      <w:ins w:id="419" w:author="Arfa Aijazi" w:date="2023-12-08T17:17:00Z">
        <w:del w:id="420" w:author="Thomas Parkinson" w:date="2023-12-15T10:20:00Z">
          <w:r w:rsidR="0089601C" w:rsidDel="00876193">
            <w:delText>, and o</w:delText>
          </w:r>
        </w:del>
      </w:ins>
      <w:ins w:id="421" w:author="Arfa Aijazi" w:date="2023-12-08T17:14:00Z">
        <w:del w:id="422" w:author="Thomas Parkinson" w:date="2023-12-15T10:20:00Z">
          <w:r w:rsidR="0089601C" w:rsidDel="00876193">
            <w:delText>ur most effective low-energy heating strategy, a heated blanket,</w:delText>
          </w:r>
        </w:del>
        <w:r w:rsidR="0089601C">
          <w:t xml:space="preserve"> </w:t>
        </w:r>
      </w:ins>
      <w:ins w:id="423" w:author="Thomas Parkinson" w:date="2023-12-15T10:20:00Z">
        <w:r w:rsidR="00876193">
          <w:t>and</w:t>
        </w:r>
      </w:ins>
      <w:ins w:id="424" w:author="Arfa Aijazi" w:date="2023-12-08T17:14:00Z">
        <w:del w:id="425" w:author="Thomas Parkinson" w:date="2023-12-15T10:20:00Z">
          <w:r w:rsidR="0089601C" w:rsidDel="00876193">
            <w:delText>uses</w:delText>
          </w:r>
        </w:del>
        <w:r w:rsidR="0089601C">
          <w:t xml:space="preserve"> 41 W</w:t>
        </w:r>
      </w:ins>
      <w:ins w:id="426" w:author="Thomas Parkinson" w:date="2023-12-15T10:20:00Z">
        <w:r w:rsidR="00876193">
          <w:t xml:space="preserve"> respectively</w:t>
        </w:r>
      </w:ins>
      <w:ins w:id="427" w:author="Arfa Aijazi" w:date="2023-12-08T17:17:00Z">
        <w:r w:rsidR="0089601C">
          <w:t>. Either of these devices would cost</w:t>
        </w:r>
      </w:ins>
      <w:ins w:id="428" w:author="Arfa Aijazi" w:date="2023-12-25T12:12:00Z">
        <w:r w:rsidR="00B44D84">
          <w:t xml:space="preserve"> </w:t>
        </w:r>
      </w:ins>
      <w:ins w:id="429" w:author="Arfa Aijazi" w:date="2023-12-25T12:13:00Z">
        <w:r w:rsidR="000129E5">
          <w:t xml:space="preserve">mere cents </w:t>
        </w:r>
      </w:ins>
      <w:ins w:id="430" w:author="Arfa Aijazi" w:date="2023-12-25T12:12:00Z">
        <w:r w:rsidR="00B44D84">
          <w:t>to run overnight</w:t>
        </w:r>
      </w:ins>
      <w:ins w:id="431" w:author="Arfa Aijazi" w:date="2023-12-12T17:26:00Z">
        <w:r w:rsidR="00483565">
          <w:t>.</w:t>
        </w:r>
      </w:ins>
      <w:ins w:id="432" w:author="Arfa Aijazi" w:date="2023-12-08T17:18:00Z">
        <w:r w:rsidR="0089601C">
          <w:t xml:space="preserve"> </w:t>
        </w:r>
      </w:ins>
    </w:p>
    <w:p w14:paraId="477952C1" w14:textId="386A53EF"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ins w:id="433"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ins w:id="434" w:author="Stefano Schiavon" w:date="2023-12-15T14:57:00Z">
        <w:r w:rsidR="00271D16" w:rsidRPr="00271D16">
          <w:t xml:space="preserve">In this paper, our emphasis is on interventions directly applicable to individuals or their sleeping spaces. </w:t>
        </w:r>
        <w:del w:id="435" w:author="Arfa Aijazi" w:date="2023-12-25T16:22:00Z">
          <w:r w:rsidR="00271D16" w:rsidRPr="00271D16" w:rsidDel="00470A67">
            <w:delText xml:space="preserve">While </w:delText>
          </w:r>
        </w:del>
      </w:ins>
      <w:ins w:id="436" w:author="Arfa Aijazi" w:date="2023-12-25T16:22:00Z">
        <w:r w:rsidR="00470A67">
          <w:t>T</w:t>
        </w:r>
      </w:ins>
      <w:ins w:id="437" w:author="Stefano Schiavon" w:date="2023-12-15T14:57:00Z">
        <w:del w:id="438" w:author="Arfa Aijazi" w:date="2023-12-25T16:22:00Z">
          <w:r w:rsidR="00271D16" w:rsidRPr="00271D16" w:rsidDel="00470A67">
            <w:delText>t</w:delText>
          </w:r>
        </w:del>
        <w:r w:rsidR="00271D16" w:rsidRPr="00271D16">
          <w:t>here are additional interventions associated with enhancing building quality or landscapes, such as weatherization, shading, natural ventilation, and vegetation</w:t>
        </w:r>
      </w:ins>
      <w:ins w:id="439" w:author="Arfa Aijazi" w:date="2023-12-25T16:23:00Z">
        <w:r w:rsidR="00470A67">
          <w:t xml:space="preserve">. While </w:t>
        </w:r>
      </w:ins>
      <w:ins w:id="440" w:author="Stefano Schiavon" w:date="2023-12-15T14:57:00Z">
        <w:del w:id="441" w:author="Arfa Aijazi" w:date="2023-12-25T16:23:00Z">
          <w:r w:rsidR="00271D16" w:rsidRPr="00271D16" w:rsidDel="00470A67">
            <w:delText>,</w:delText>
          </w:r>
        </w:del>
        <w:del w:id="442" w:author="Arfa Aijazi" w:date="2023-12-25T16:22:00Z">
          <w:r w:rsidR="00271D16" w:rsidRPr="00271D16" w:rsidDel="00470A67">
            <w:delText xml:space="preserve"> </w:delText>
          </w:r>
        </w:del>
        <w:r w:rsidR="00271D16" w:rsidRPr="00271D16">
          <w:t xml:space="preserve">we acknowledge their potential importance and recommend further exploration, </w:t>
        </w:r>
        <w:del w:id="443" w:author="Arfa Aijazi" w:date="2023-12-25T16:23:00Z">
          <w:r w:rsidR="00271D16" w:rsidRPr="00271D16" w:rsidDel="00470A67">
            <w:delText xml:space="preserve">even though </w:delText>
          </w:r>
        </w:del>
        <w:r w:rsidR="00271D16" w:rsidRPr="00271D16">
          <w:t>they were not specifically addressed in our study</w:t>
        </w:r>
      </w:ins>
      <w:ins w:id="444" w:author="Stefano Schiavon" w:date="2023-12-15T14:54:00Z">
        <w:r w:rsidR="002C0CD5">
          <w:t>.</w:t>
        </w:r>
      </w:ins>
    </w:p>
    <w:p w14:paraId="28EC410A" w14:textId="57C0BCE6" w:rsidR="00C4422A" w:rsidRDefault="001D51D8" w:rsidP="004F7E72">
      <w:pPr>
        <w:rPr>
          <w:ins w:id="445" w:author="Arfa Aijazi" w:date="2023-12-08T14:36:00Z"/>
        </w:rPr>
      </w:pPr>
      <w:ins w:id="446" w:author="Arfa Aijazi" w:date="2023-12-07T15:31:00Z">
        <w:r>
          <w:t>While passive and low-energy strategies may already b</w:t>
        </w:r>
      </w:ins>
      <w:ins w:id="447" w:author="Arfa Aijazi" w:date="2023-12-07T15:32:00Z">
        <w:r>
          <w:t xml:space="preserve">e </w:t>
        </w:r>
        <w:del w:id="448" w:author="Thomas Parkinson" w:date="2023-12-15T09:35:00Z">
          <w:r w:rsidDel="006971DB">
            <w:delText>adapted by many individuals</w:delText>
          </w:r>
        </w:del>
      </w:ins>
      <w:ins w:id="449" w:author="Thomas Parkinson" w:date="2023-12-15T09:35:00Z">
        <w:r w:rsidR="006971DB">
          <w:t>used in many contexts</w:t>
        </w:r>
      </w:ins>
      <w:ins w:id="450" w:author="Arfa Aijazi" w:date="2023-12-07T15:32:00Z">
        <w:r>
          <w:t xml:space="preserve">, </w:t>
        </w:r>
      </w:ins>
      <w:ins w:id="451" w:author="Arfa Aijazi" w:date="2023-12-07T15:43:00Z">
        <w:r w:rsidR="00061E9B">
          <w:t xml:space="preserve">there remain barriers to their </w:t>
        </w:r>
      </w:ins>
      <w:ins w:id="452" w:author="Thomas Parkinson" w:date="2023-12-15T10:21:00Z">
        <w:r w:rsidR="00876193">
          <w:t xml:space="preserve">preferential </w:t>
        </w:r>
      </w:ins>
      <w:ins w:id="453" w:author="Arfa Aijazi" w:date="2023-12-07T15:43:00Z">
        <w:r w:rsidR="00061E9B">
          <w:t>use over conventional HVAC</w:t>
        </w:r>
      </w:ins>
      <w:ins w:id="454" w:author="Arfa Aijazi" w:date="2023-12-07T15:45:00Z">
        <w:r w:rsidR="00061E9B">
          <w:t xml:space="preserve"> systems</w:t>
        </w:r>
      </w:ins>
      <w:ins w:id="455" w:author="Arfa Aijazi" w:date="2023-12-07T15:44:00Z">
        <w:del w:id="456" w:author="Thomas Parkinson" w:date="2023-12-15T09:35:00Z">
          <w:r w:rsidR="00061E9B" w:rsidDel="006971DB">
            <w:delText>,</w:delText>
          </w:r>
        </w:del>
        <w:r w:rsidR="00061E9B">
          <w:t xml:space="preserve"> </w:t>
        </w:r>
      </w:ins>
      <w:ins w:id="457" w:author="Arfa Aijazi" w:date="2023-12-07T15:43:00Z">
        <w:r w:rsidR="00061E9B">
          <w:t>when available. A study in New York</w:t>
        </w:r>
      </w:ins>
      <w:ins w:id="458" w:author="Arfa Aijazi" w:date="2023-12-07T15:44:00Z">
        <w:r w:rsidR="00061E9B">
          <w:t xml:space="preserve"> City, United States</w:t>
        </w:r>
      </w:ins>
      <w:ins w:id="459" w:author="Arfa Aijazi" w:date="2023-12-07T15:43:00Z">
        <w:r w:rsidR="00061E9B">
          <w:t>, shows that</w:t>
        </w:r>
      </w:ins>
      <w:ins w:id="460"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ins w:id="461" w:author="Arfa Aijazi" w:date="2023-12-07T19:05:00Z">
        <w:r w:rsidR="00C62952">
          <w:t xml:space="preserve">In reality, </w:t>
        </w:r>
      </w:ins>
      <w:ins w:id="462" w:author="Arfa Aijazi" w:date="2023-12-07T19:07:00Z">
        <w:r w:rsidR="00C62952">
          <w:t xml:space="preserve">a person's surface </w:t>
        </w:r>
      </w:ins>
      <w:ins w:id="463" w:author="Arfa Aijazi" w:date="2023-12-07T19:05:00Z">
        <w:r w:rsidR="00C62952">
          <w:t xml:space="preserve">contact with the mattress will likely be higher than what we modeled in this study due to a real adult </w:t>
        </w:r>
      </w:ins>
      <w:ins w:id="464" w:author="Arfa Aijazi" w:date="2023-12-07T19:06:00Z">
        <w:r w:rsidR="00C62952">
          <w:t>weighing</w:t>
        </w:r>
      </w:ins>
      <w:ins w:id="465" w:author="Arfa Aijazi" w:date="2023-12-07T19:05:00Z">
        <w:r w:rsidR="00C62952">
          <w:t xml:space="preserve"> </w:t>
        </w:r>
      </w:ins>
      <w:ins w:id="466" w:author="Arfa Aijazi" w:date="2023-12-19T13:18:00Z">
        <w:r w:rsidR="00D133D5">
          <w:t xml:space="preserve">approximately </w:t>
        </w:r>
      </w:ins>
      <w:ins w:id="467" w:author="Arfa Aijazi" w:date="2023-12-19T13:27:00Z">
        <w:r w:rsidR="005A493A">
          <w:t>2</w:t>
        </w:r>
      </w:ins>
      <w:ins w:id="468" w:author="Arfa Aijazi" w:date="2023-12-19T13:28:00Z">
        <w:r w:rsidR="005A493A">
          <w:t>.9</w:t>
        </w:r>
      </w:ins>
      <w:ins w:id="469" w:author="Arfa Aijazi" w:date="2023-12-07T19:05:00Z">
        <w:r w:rsidR="00C62952">
          <w:t>-4x more</w:t>
        </w:r>
      </w:ins>
      <w:ins w:id="470" w:author="Arfa Aijazi" w:date="2023-12-19T13:20:00Z">
        <w:r w:rsidR="00D133D5">
          <w:fldChar w:fldCharType="begin"/>
        </w:r>
      </w:ins>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ins w:id="471" w:author="Arfa Aijazi" w:date="2023-12-19T13:20:00Z">
        <w:r w:rsidR="00D133D5">
          <w:fldChar w:fldCharType="separate"/>
        </w:r>
      </w:ins>
      <w:r w:rsidR="00F26D09" w:rsidRPr="00F26D09">
        <w:rPr>
          <w:rFonts w:cs="Times New Roman"/>
          <w:vertAlign w:val="superscript"/>
        </w:rPr>
        <w:t>66</w:t>
      </w:r>
      <w:ins w:id="472" w:author="Arfa Aijazi" w:date="2023-12-19T13:20:00Z">
        <w:r w:rsidR="00D133D5">
          <w:fldChar w:fldCharType="end"/>
        </w:r>
      </w:ins>
      <w:ins w:id="473" w:author="Arfa Aijazi" w:date="2023-12-07T19:05:00Z">
        <w:r w:rsidR="00C62952">
          <w:t xml:space="preserve"> than the thermal manikin and </w:t>
        </w:r>
      </w:ins>
      <w:ins w:id="474" w:author="Arfa Aijazi" w:date="2023-12-07T19:07:00Z">
        <w:r w:rsidR="00C62952">
          <w:t xml:space="preserve">the firmness of a real mattress will decrease over time. </w:t>
        </w:r>
      </w:ins>
      <w:ins w:id="475" w:author="Arfa Aijazi" w:date="2023-12-07T19:08:00Z">
        <w:r w:rsidR="00C62952">
          <w:t>Desp</w:t>
        </w:r>
      </w:ins>
      <w:ins w:id="476" w:author="Arfa Aijazi" w:date="2023-12-07T19:09:00Z">
        <w:r w:rsidR="00C62952">
          <w:t>ite this, we’d still</w:t>
        </w:r>
      </w:ins>
      <w:ins w:id="477" w:author="Arfa Aijazi" w:date="2023-12-07T19:08:00Z">
        <w:r w:rsidR="00C62952">
          <w:t xml:space="preserve"> expect a higher contact surface area with clothing or bedding </w:t>
        </w:r>
        <w:del w:id="478" w:author="Thomas Parkinson" w:date="2023-12-15T10:21:00Z">
          <w:r w:rsidR="00C62952" w:rsidDel="00876193">
            <w:delText>versus</w:delText>
          </w:r>
        </w:del>
      </w:ins>
      <w:ins w:id="479" w:author="Thomas Parkinson" w:date="2023-12-15T10:21:00Z">
        <w:r w:rsidR="00876193">
          <w:t>compare</w:t>
        </w:r>
      </w:ins>
      <w:ins w:id="480" w:author="Thomas Parkinson" w:date="2023-12-15T10:22:00Z">
        <w:r w:rsidR="00876193">
          <w:t>d to</w:t>
        </w:r>
      </w:ins>
      <w:ins w:id="481" w:author="Arfa Aijazi" w:date="2023-12-07T19:08:00Z">
        <w:r w:rsidR="00C62952">
          <w:t xml:space="preserve"> the mattress. </w:t>
        </w:r>
      </w:ins>
    </w:p>
    <w:p w14:paraId="468FFDA6" w14:textId="477814E4" w:rsidR="005A493A" w:rsidRPr="00667D9A" w:rsidRDefault="005A493A" w:rsidP="005A493A">
      <w:pPr>
        <w:spacing w:before="240"/>
        <w:rPr>
          <w:ins w:id="482" w:author="Arfa Aijazi" w:date="2023-12-19T13:30:00Z"/>
          <w:rPrChange w:id="483" w:author="Arfa Aijazi" w:date="2023-12-19T16:58:00Z">
            <w:rPr>
              <w:ins w:id="484" w:author="Arfa Aijazi" w:date="2023-12-19T13:30:00Z"/>
              <w:color w:val="0432FF"/>
            </w:rPr>
          </w:rPrChange>
        </w:rPr>
      </w:pPr>
      <w:ins w:id="485" w:author="Arfa Aijazi" w:date="2023-12-19T13:30:00Z">
        <w:r w:rsidRPr="00667D9A">
          <w:rPr>
            <w:rPrChange w:id="486" w:author="Arfa Aijazi" w:date="2023-12-19T16:58:00Z">
              <w:rPr>
                <w:color w:val="0432FF"/>
              </w:rPr>
            </w:rPrChange>
          </w:rPr>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667D9A">
          <w:rPr>
            <w:rPrChange w:id="487" w:author="Arfa Aijazi" w:date="2023-12-19T16:58:00Z">
              <w:rPr>
                <w:color w:val="0432FF"/>
              </w:rPr>
            </w:rPrChange>
          </w:rPr>
          <w:fldChar w:fldCharType="begin"/>
        </w:r>
      </w:ins>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ins w:id="488" w:author="Arfa Aijazi" w:date="2023-12-19T13:30:00Z">
        <w:r w:rsidRPr="00667D9A">
          <w:rPr>
            <w:rPrChange w:id="489" w:author="Arfa Aijazi" w:date="2023-12-19T16:58:00Z">
              <w:rPr>
                <w:color w:val="0432FF"/>
              </w:rPr>
            </w:rPrChange>
          </w:rPr>
          <w:fldChar w:fldCharType="separate"/>
        </w:r>
      </w:ins>
      <w:r w:rsidR="00F26D09" w:rsidRPr="00F26D09">
        <w:rPr>
          <w:rFonts w:cs="Times New Roman"/>
          <w:vertAlign w:val="superscript"/>
        </w:rPr>
        <w:t>67</w:t>
      </w:r>
      <w:ins w:id="490" w:author="Arfa Aijazi" w:date="2023-12-19T13:30:00Z">
        <w:r w:rsidRPr="00667D9A">
          <w:rPr>
            <w:rPrChange w:id="491" w:author="Arfa Aijazi" w:date="2023-12-19T16:58:00Z">
              <w:rPr>
                <w:color w:val="0432FF"/>
              </w:rPr>
            </w:rPrChange>
          </w:rPr>
          <w:fldChar w:fldCharType="end"/>
        </w:r>
        <w:r w:rsidRPr="00667D9A">
          <w:rPr>
            <w:rPrChange w:id="492" w:author="Arfa Aijazi" w:date="2023-12-19T16:58:00Z">
              <w:rPr>
                <w:color w:val="0432FF"/>
              </w:rPr>
            </w:rPrChange>
          </w:rPr>
          <w:t>. These noises are generally loud and intermittent. On the other hand, soft and constant noise, such as that produced by a white noise machine may aid sleep</w:t>
        </w:r>
        <w:r w:rsidRPr="00667D9A">
          <w:rPr>
            <w:rPrChange w:id="493" w:author="Arfa Aijazi" w:date="2023-12-19T16:58:00Z">
              <w:rPr>
                <w:color w:val="0432FF"/>
              </w:rPr>
            </w:rPrChange>
          </w:rPr>
          <w:fldChar w:fldCharType="begin"/>
        </w:r>
      </w:ins>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ins w:id="494" w:author="Arfa Aijazi" w:date="2023-12-19T13:30:00Z">
        <w:r w:rsidRPr="00667D9A">
          <w:rPr>
            <w:rPrChange w:id="495" w:author="Arfa Aijazi" w:date="2023-12-19T16:58:00Z">
              <w:rPr>
                <w:color w:val="0432FF"/>
              </w:rPr>
            </w:rPrChange>
          </w:rPr>
          <w:fldChar w:fldCharType="separate"/>
        </w:r>
      </w:ins>
      <w:r w:rsidR="00F26D09" w:rsidRPr="00F26D09">
        <w:rPr>
          <w:rFonts w:cs="Times New Roman"/>
          <w:vertAlign w:val="superscript"/>
        </w:rPr>
        <w:t>68</w:t>
      </w:r>
      <w:ins w:id="496" w:author="Arfa Aijazi" w:date="2023-12-19T13:30:00Z">
        <w:r w:rsidRPr="00667D9A">
          <w:rPr>
            <w:rPrChange w:id="497" w:author="Arfa Aijazi" w:date="2023-12-19T16:58:00Z">
              <w:rPr>
                <w:color w:val="0432FF"/>
              </w:rPr>
            </w:rPrChange>
          </w:rPr>
          <w:fldChar w:fldCharType="end"/>
        </w:r>
        <w:r w:rsidRPr="00667D9A">
          <w:rPr>
            <w:rPrChange w:id="498" w:author="Arfa Aijazi" w:date="2023-12-19T16:58:00Z">
              <w:rPr>
                <w:color w:val="0432FF"/>
              </w:rPr>
            </w:rPrChange>
          </w:rPr>
          <w:t xml:space="preserve">. The noise from fans, like the ceiling and floor fans in this study, is more like the second of these two and if a DC motor is used, </w:t>
        </w:r>
      </w:ins>
      <w:ins w:id="499" w:author="Arfa Aijazi" w:date="2023-12-25T16:24:00Z">
        <w:r w:rsidR="00470A67">
          <w:t>the sound</w:t>
        </w:r>
      </w:ins>
      <w:ins w:id="500" w:author="Arfa Aijazi" w:date="2023-12-19T13:30:00Z">
        <w:r w:rsidRPr="00667D9A">
          <w:rPr>
            <w:rPrChange w:id="501" w:author="Arfa Aijazi" w:date="2023-12-19T16:58:00Z">
              <w:rPr>
                <w:color w:val="0432FF"/>
              </w:rPr>
            </w:rPrChange>
          </w:rPr>
          <w:t xml:space="preserve"> is</w:t>
        </w:r>
      </w:ins>
      <w:ins w:id="502" w:author="Arfa Aijazi" w:date="2023-12-25T16:25:00Z">
        <w:r w:rsidR="00470A67">
          <w:t xml:space="preserve"> mostly likely</w:t>
        </w:r>
      </w:ins>
      <w:ins w:id="503" w:author="Arfa Aijazi" w:date="2023-12-19T13:30:00Z">
        <w:r w:rsidRPr="00667D9A">
          <w:rPr>
            <w:rPrChange w:id="504" w:author="Arfa Aijazi" w:date="2023-12-19T16:58:00Z">
              <w:rPr>
                <w:color w:val="0432FF"/>
              </w:rPr>
            </w:rPrChange>
          </w:rPr>
          <w:t xml:space="preserve"> not perceivable, but this is an area for further research. </w:t>
        </w:r>
      </w:ins>
    </w:p>
    <w:p w14:paraId="14687F52" w14:textId="4E8B06C8" w:rsidR="004F7E72" w:rsidDel="005A493A" w:rsidRDefault="00876193" w:rsidP="004F7E72">
      <w:pPr>
        <w:rPr>
          <w:del w:id="505" w:author="Arfa Aijazi" w:date="2023-12-19T13:30:00Z"/>
        </w:rPr>
      </w:pPr>
      <w:ins w:id="506" w:author="Thomas Parkinson" w:date="2023-12-15T10:22:00Z">
        <w:del w:id="507" w:author="Arfa Aijazi" w:date="2023-12-19T13:30:00Z">
          <w:r w:rsidDel="005A493A">
            <w:delText>the thermal environment</w:delText>
          </w:r>
        </w:del>
      </w:ins>
      <w:ins w:id="508" w:author="Thomas Parkinson" w:date="2023-12-15T10:23:00Z">
        <w:del w:id="509" w:author="Arfa Aijazi" w:date="2023-12-19T13:30:00Z">
          <w:r w:rsidDel="005A493A">
            <w:delText>influence indoor environmental qualityins</w:delText>
          </w:r>
        </w:del>
      </w:ins>
      <w:del w:id="510" w:author="Arfa Aijazi" w:date="2023-12-19T13:30:00Z">
        <w:r w:rsidR="00C27ABB" w:rsidDel="005A493A">
          <w:fldChar w:fldCharType="begin"/>
        </w:r>
        <w:r w:rsidR="00D133D5" w:rsidDel="005A493A">
          <w:delInstrText xml:space="preserve"> ADDIN ZOTERO_ITEM CSL_CITATION {"citationID":"8VoVHOAQ","properties":{"formattedCitation":"\\super 62\\nosupersub{}","plainCitation":"62","noteIndex":0},"citationItems":[{"id":1734,"uris":["http://zotero.org/users/4259226/items/C8KYGJAH"],"itemData":{"id":1734,"type":"article-journal","container-title":"Noise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62</w:delText>
        </w:r>
        <w:r w:rsidR="00C27ABB" w:rsidDel="005A493A">
          <w:fldChar w:fldCharType="end"/>
        </w:r>
      </w:del>
      <w:ins w:id="511" w:author="Thomas Parkinson" w:date="2023-12-15T10:24:00Z">
        <w:del w:id="512" w:author="Arfa Aijazi" w:date="2023-12-19T13:30:00Z">
          <w:r w:rsidDel="005A493A">
            <w:delText>Disruptive</w:delText>
          </w:r>
        </w:del>
      </w:ins>
      <w:del w:id="513" w:author="Arfa Aijazi" w:date="2023-12-19T13:30:00Z">
        <w:r w:rsidR="00C27ABB" w:rsidDel="005A493A">
          <w:fldChar w:fldCharType="begin"/>
        </w:r>
        <w:r w:rsidR="00D133D5" w:rsidDel="005A493A">
          <w:delInstrText xml:space="preserve"> ADDIN ZOTERO_ITEM CSL_CITATION {"citationID":"ccDpL5Kw","properties":{"formattedCitation":"\\super 63\\nosupersub{}","plainCitation":"63","noteIndex":0},"citationItems":[{"id":1738,"uris":["http://zotero.org/users/4259226/items/P6QK36RT"],"itemData":{"id":1738,"type":"article-journal","abstract":"White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63</w:delText>
        </w:r>
        <w:r w:rsidR="00C27ABB" w:rsidDel="005A493A">
          <w:fldChar w:fldCharType="end"/>
        </w:r>
      </w:del>
      <w:ins w:id="514" w:author="Thomas Parkinson" w:date="2023-12-15T10:24:00Z">
        <w:del w:id="515" w:author="Arfa Aijazi" w:date="2023-12-19T13:30:00Z">
          <w:r w:rsidDel="005A493A">
            <w:delText>While tceiling and floor a soft continuous noise</w:delText>
          </w:r>
        </w:del>
      </w:ins>
      <w:ins w:id="516" w:author="Thomas Parkinson" w:date="2023-12-15T10:25:00Z">
        <w:del w:id="517" w:author="Arfa Aijazi" w:date="2023-12-19T13:30:00Z">
          <w:r w:rsidDel="005A493A">
            <w:delText>the impact o</w:delText>
          </w:r>
          <w:r w:rsidR="00805797" w:rsidDel="005A493A">
            <w:delText>f their noise on sleep</w:delText>
          </w:r>
          <w:r w:rsidDel="005A493A">
            <w:delText xml:space="preserve"> </w:delText>
          </w:r>
          <w:r w:rsidR="00805797" w:rsidDel="005A493A">
            <w:delText>be used to augm</w:delText>
          </w:r>
        </w:del>
      </w:ins>
      <w:ins w:id="518" w:author="Thomas Parkinson" w:date="2023-12-15T10:26:00Z">
        <w:del w:id="519" w:author="Arfa Aijazi" w:date="2023-12-19T13:30:00Z">
          <w:r w:rsidR="00805797" w:rsidDel="005A493A">
            <w:delText>ent and natural , indoor air quality,</w:delText>
          </w:r>
        </w:del>
      </w:ins>
      <w:del w:id="520" w:author="Arfa Aijazi" w:date="2023-12-19T13:30:00Z">
        <w:r w:rsidR="005C702D" w:rsidDel="005A493A">
          <w:fldChar w:fldCharType="begin"/>
        </w:r>
        <w:r w:rsidR="00D133D5" w:rsidDel="005A493A">
          <w:delInstrText xml:space="preserve"> ADDIN ZOTERO_ITEM CSL_CITATION {"citationID":"tqyMPHhn","properties":{"formattedCitation":"\\super 64\\nosupersub{}","plainCitation":"64","noteIndex":0},"citationItems":[{"id":1736,"uris":["http://zotero.org/users/4259226/items/S6N65MAY"],"itemData":{"id":1736,"type":"article-journal","container-title":"Indoor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delInstrText>
        </w:r>
        <w:r w:rsidR="005C702D" w:rsidDel="005A493A">
          <w:fldChar w:fldCharType="separate"/>
        </w:r>
        <w:r w:rsidR="00D133D5" w:rsidRPr="00D133D5" w:rsidDel="005A493A">
          <w:rPr>
            <w:rFonts w:cs="Times New Roman"/>
            <w:vertAlign w:val="superscript"/>
          </w:rPr>
          <w:delText>64</w:delText>
        </w:r>
        <w:r w:rsidR="005C702D" w:rsidDel="005A493A">
          <w:fldChar w:fldCharType="end"/>
        </w:r>
      </w:del>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0E520EED"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ins w:id="521" w:author="Arfa Aijazi" w:date="2023-12-25T16:27:00Z">
        <w:r w:rsidR="00470A67">
          <w:t>An independent HVAC system controls t</w:t>
        </w:r>
      </w:ins>
      <w:del w:id="522" w:author="Arfa Aijazi" w:date="2023-12-25T16:27:00Z">
        <w:r w:rsidR="0037269A" w:rsidDel="00470A67">
          <w:delText>T</w:delText>
        </w:r>
      </w:del>
      <w:r w:rsidR="0037269A">
        <w:t xml:space="preserve">he </w:t>
      </w:r>
      <w:r w:rsidR="00872113">
        <w:t xml:space="preserve">interior </w:t>
      </w:r>
      <w:r w:rsidR="0037269A">
        <w:t>surface temperature of the exterior walls and windows</w:t>
      </w:r>
      <w:del w:id="523" w:author="Arfa Aijazi" w:date="2023-12-25T16:27:00Z">
        <w:r w:rsidR="0037269A" w:rsidDel="00470A67">
          <w:delText xml:space="preserve"> can be controlled thanks to an </w:delText>
        </w:r>
        <w:r w:rsidR="00AE7BC6" w:rsidDel="00470A67">
          <w:delText xml:space="preserve">independent </w:delText>
        </w:r>
        <w:r w:rsidR="0037269A" w:rsidDel="00470A67">
          <w:delText xml:space="preserve">HVAC </w:delText>
        </w:r>
        <w:r w:rsidR="005C593F" w:rsidDel="00470A67">
          <w:delText>system</w:delText>
        </w:r>
      </w:del>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2E443D9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ins w:id="524" w:author="Arfa Aijazi" w:date="2023-12-19T16:58:00Z">
        <w:r w:rsidR="00667D9A" w:rsidRPr="00667D9A">
          <w:rPr>
            <w:rPrChange w:id="525" w:author="Arfa Aijazi" w:date="2023-12-19T16:59:00Z">
              <w:rPr>
                <w:highlight w:val="yellow"/>
              </w:rPr>
            </w:rPrChange>
          </w:rPr>
          <w:t xml:space="preserve"> </w:t>
        </w:r>
      </w:ins>
      <w:del w:id="526" w:author="Arfa Aijazi" w:date="2023-12-19T16:58:00Z">
        <w:r w:rsidRPr="00667D9A" w:rsidDel="00667D9A">
          <w:delText>, has a surface area of 1.48 m</w:delText>
        </w:r>
        <w:r w:rsidRPr="00667D9A" w:rsidDel="00667D9A">
          <w:rPr>
            <w:vertAlign w:val="superscript"/>
          </w:rPr>
          <w:delText>2</w:delText>
        </w:r>
        <w:r w:rsidRPr="00667D9A" w:rsidDel="00667D9A">
          <w:delText xml:space="preserve">, </w:delText>
        </w:r>
      </w:del>
      <w:r w:rsidRPr="00667D9A">
        <w:t xml:space="preserve">and weighs approximately </w:t>
      </w:r>
      <w:del w:id="527" w:author="luo maohui" w:date="2023-12-18T21:23:00Z">
        <w:r w:rsidRPr="00667D9A" w:rsidDel="0078116C">
          <w:delText xml:space="preserve">18 </w:delText>
        </w:r>
      </w:del>
      <w:ins w:id="528" w:author="luo maohui" w:date="2023-12-18T21:23:00Z">
        <w:r w:rsidR="0078116C" w:rsidRPr="00667D9A">
          <w:rPr>
            <w:rPrChange w:id="529" w:author="Arfa Aijazi" w:date="2023-12-19T16:59:00Z">
              <w:rPr>
                <w:highlight w:val="yellow"/>
              </w:rPr>
            </w:rPrChange>
          </w:rPr>
          <w:t>20</w:t>
        </w:r>
        <w:r w:rsidR="0078116C" w:rsidRPr="00667D9A">
          <w:t xml:space="preserve"> </w:t>
        </w:r>
      </w:ins>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7ADF4097" w:rsidR="0016102B" w:rsidDel="00003EB6" w:rsidRDefault="0016102B" w:rsidP="0016102B">
      <w:pPr>
        <w:pStyle w:val="Caption"/>
        <w:keepNext/>
        <w:rPr>
          <w:moveFrom w:id="530" w:author="Arfa Aijazi" w:date="2023-12-26T17:19:00Z"/>
        </w:rPr>
      </w:pPr>
      <w:moveFromRangeStart w:id="531" w:author="Arfa Aijazi" w:date="2023-12-26T17:19:00Z" w:name="move154503565"/>
      <w:moveFrom w:id="532" w:author="Arfa Aijazi" w:date="2023-12-26T17:19:00Z">
        <w:r w:rsidDel="00003EB6">
          <w:t xml:space="preserve">Table </w:t>
        </w:r>
        <w:r w:rsidR="00000000" w:rsidDel="00003EB6">
          <w:fldChar w:fldCharType="begin"/>
        </w:r>
        <w:r w:rsidR="00000000" w:rsidDel="00003EB6">
          <w:instrText xml:space="preserve"> SEQ Table \* ARABIC </w:instrText>
        </w:r>
        <w:r w:rsidR="00000000" w:rsidDel="00003EB6">
          <w:fldChar w:fldCharType="separate"/>
        </w:r>
        <w:r w:rsidR="006B43D3" w:rsidDel="00003EB6">
          <w:rPr>
            <w:noProof/>
          </w:rPr>
          <w:t>1</w:t>
        </w:r>
        <w:r w:rsidR="00000000" w:rsidDel="00003EB6">
          <w:rPr>
            <w:noProof/>
          </w:rPr>
          <w:fldChar w:fldCharType="end"/>
        </w:r>
        <w:r w:rsidDel="00003EB6">
          <w:t xml:space="preserve">: </w:t>
        </w:r>
        <w:r w:rsidDel="00003EB6">
          <w:rPr>
            <w:noProof/>
          </w:rPr>
          <w:t>Thermal manikin body segments and associated surface area and core temperature setting for comfort mode per the Advanced Berkeley Comfort model</w:t>
        </w:r>
        <w:r w:rsidDel="00003EB6">
          <w:fldChar w:fldCharType="begin"/>
        </w:r>
        <w:r w:rsidR="00F26D09" w:rsidDel="00003EB6">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Del="00003EB6">
          <w:fldChar w:fldCharType="separate"/>
        </w:r>
        <w:r w:rsidR="00F26D09" w:rsidRPr="00F26D09" w:rsidDel="00003EB6">
          <w:rPr>
            <w:rFonts w:cs="Times New Roman"/>
            <w:sz w:val="22"/>
            <w:vertAlign w:val="superscript"/>
          </w:rPr>
          <w:t>74</w:t>
        </w:r>
        <w:r w:rsidDel="00003EB6">
          <w:fldChar w:fldCharType="end"/>
        </w:r>
        <w:r w:rsidDel="00003EB6">
          <w:rPr>
            <w:noProof/>
          </w:rPr>
          <w:t>.</w:t>
        </w:r>
      </w:moveFrom>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rsidDel="00003EB6" w14:paraId="1B5F5E80" w14:textId="207F51A7" w:rsidTr="00AA7222">
        <w:tc>
          <w:tcPr>
            <w:tcW w:w="0" w:type="auto"/>
          </w:tcPr>
          <w:p w14:paraId="2A8E0118" w14:textId="61BDECF8" w:rsidR="0016102B" w:rsidDel="00003EB6" w:rsidRDefault="0016102B" w:rsidP="00AA7222">
            <w:pPr>
              <w:pStyle w:val="Tabletext"/>
              <w:rPr>
                <w:moveFrom w:id="533" w:author="Arfa Aijazi" w:date="2023-12-26T17:19:00Z"/>
              </w:rPr>
            </w:pPr>
          </w:p>
        </w:tc>
        <w:tc>
          <w:tcPr>
            <w:tcW w:w="0" w:type="auto"/>
          </w:tcPr>
          <w:p w14:paraId="24CCBCC1" w14:textId="75FF1943" w:rsidR="0016102B" w:rsidRPr="00D12370" w:rsidDel="00003EB6" w:rsidRDefault="0016102B" w:rsidP="00AA7222">
            <w:pPr>
              <w:pStyle w:val="Tabletext"/>
              <w:rPr>
                <w:moveFrom w:id="534" w:author="Arfa Aijazi" w:date="2023-12-26T17:19:00Z"/>
                <w:b/>
                <w:bCs/>
              </w:rPr>
            </w:pPr>
            <w:moveFrom w:id="535" w:author="Arfa Aijazi" w:date="2023-12-26T17:19:00Z">
              <w:r w:rsidDel="00003EB6">
                <w:rPr>
                  <w:b/>
                  <w:bCs/>
                </w:rPr>
                <w:t>Body segment</w:t>
              </w:r>
            </w:moveFrom>
          </w:p>
        </w:tc>
        <w:tc>
          <w:tcPr>
            <w:tcW w:w="0" w:type="auto"/>
          </w:tcPr>
          <w:p w14:paraId="5D71F315" w14:textId="3F2EF529" w:rsidR="0016102B" w:rsidRPr="00D12370" w:rsidDel="00003EB6" w:rsidRDefault="0016102B" w:rsidP="00AA7222">
            <w:pPr>
              <w:pStyle w:val="Tabletext"/>
              <w:rPr>
                <w:moveFrom w:id="536" w:author="Arfa Aijazi" w:date="2023-12-26T17:19:00Z"/>
                <w:b/>
                <w:bCs/>
              </w:rPr>
            </w:pPr>
            <w:moveFrom w:id="537" w:author="Arfa Aijazi" w:date="2023-12-26T17:19:00Z">
              <w:r w:rsidRPr="00D12370" w:rsidDel="00003EB6">
                <w:rPr>
                  <w:b/>
                  <w:bCs/>
                </w:rPr>
                <w:t>Surface area (m</w:t>
              </w:r>
              <w:r w:rsidRPr="00D12370" w:rsidDel="00003EB6">
                <w:rPr>
                  <w:b/>
                  <w:bCs/>
                  <w:vertAlign w:val="superscript"/>
                </w:rPr>
                <w:t>2</w:t>
              </w:r>
              <w:r w:rsidRPr="00D12370" w:rsidDel="00003EB6">
                <w:rPr>
                  <w:b/>
                  <w:bCs/>
                </w:rPr>
                <w:t>)</w:t>
              </w:r>
            </w:moveFrom>
          </w:p>
        </w:tc>
        <w:tc>
          <w:tcPr>
            <w:tcW w:w="0" w:type="auto"/>
          </w:tcPr>
          <w:p w14:paraId="77874497" w14:textId="559DC444" w:rsidR="0016102B" w:rsidRPr="00D12370" w:rsidDel="00003EB6" w:rsidRDefault="0016102B" w:rsidP="00AA7222">
            <w:pPr>
              <w:pStyle w:val="Tabletext"/>
              <w:rPr>
                <w:moveFrom w:id="538" w:author="Arfa Aijazi" w:date="2023-12-26T17:19:00Z"/>
                <w:b/>
                <w:bCs/>
              </w:rPr>
            </w:pPr>
            <w:moveFrom w:id="539" w:author="Arfa Aijazi" w:date="2023-12-26T17:19:00Z">
              <w:r w:rsidDel="00003EB6">
                <w:rPr>
                  <w:b/>
                  <w:bCs/>
                </w:rPr>
                <w:t>Core temperature (°C)</w:t>
              </w:r>
            </w:moveFrom>
          </w:p>
        </w:tc>
      </w:tr>
      <w:tr w:rsidR="0016102B" w:rsidDel="00003EB6" w14:paraId="7F3C7D78" w14:textId="5C8C13C6" w:rsidTr="00AA7222">
        <w:tc>
          <w:tcPr>
            <w:tcW w:w="0" w:type="auto"/>
          </w:tcPr>
          <w:p w14:paraId="34B921E7" w14:textId="03C1C122" w:rsidR="0016102B" w:rsidDel="00003EB6" w:rsidRDefault="0016102B" w:rsidP="00AA7222">
            <w:pPr>
              <w:pStyle w:val="Tabletext"/>
              <w:rPr>
                <w:moveFrom w:id="540" w:author="Arfa Aijazi" w:date="2023-12-26T17:19:00Z"/>
              </w:rPr>
            </w:pPr>
            <w:moveFrom w:id="541" w:author="Arfa Aijazi" w:date="2023-12-26T17:19:00Z">
              <w:r w:rsidDel="00003EB6">
                <w:t>1</w:t>
              </w:r>
            </w:moveFrom>
          </w:p>
        </w:tc>
        <w:tc>
          <w:tcPr>
            <w:tcW w:w="0" w:type="auto"/>
          </w:tcPr>
          <w:p w14:paraId="3D5666BF" w14:textId="1376D246" w:rsidR="0016102B" w:rsidDel="00003EB6" w:rsidRDefault="0016102B" w:rsidP="00AA7222">
            <w:pPr>
              <w:pStyle w:val="Tabletext"/>
              <w:rPr>
                <w:moveFrom w:id="542" w:author="Arfa Aijazi" w:date="2023-12-26T17:19:00Z"/>
              </w:rPr>
            </w:pPr>
            <w:moveFrom w:id="543" w:author="Arfa Aijazi" w:date="2023-12-26T17:19:00Z">
              <w:r w:rsidDel="00003EB6">
                <w:t>Left foot</w:t>
              </w:r>
            </w:moveFrom>
          </w:p>
        </w:tc>
        <w:tc>
          <w:tcPr>
            <w:tcW w:w="0" w:type="auto"/>
            <w:vAlign w:val="center"/>
          </w:tcPr>
          <w:p w14:paraId="36B08055" w14:textId="16F37B36" w:rsidR="0016102B" w:rsidDel="00003EB6" w:rsidRDefault="0016102B" w:rsidP="00AA7222">
            <w:pPr>
              <w:pStyle w:val="Tabletext"/>
              <w:rPr>
                <w:moveFrom w:id="544" w:author="Arfa Aijazi" w:date="2023-12-26T17:19:00Z"/>
              </w:rPr>
            </w:pPr>
            <w:moveFrom w:id="545" w:author="Arfa Aijazi" w:date="2023-12-26T17:19:00Z">
              <w:r w:rsidDel="00003EB6">
                <w:rPr>
                  <w:rFonts w:cs="Calibri"/>
                  <w:color w:val="000000"/>
                </w:rPr>
                <w:t>0.05</w:t>
              </w:r>
            </w:moveFrom>
          </w:p>
        </w:tc>
        <w:tc>
          <w:tcPr>
            <w:tcW w:w="0" w:type="auto"/>
          </w:tcPr>
          <w:p w14:paraId="2C3819A4" w14:textId="12B2484B" w:rsidR="0016102B" w:rsidDel="00003EB6" w:rsidRDefault="0016102B" w:rsidP="00AA7222">
            <w:pPr>
              <w:pStyle w:val="Tabletext"/>
              <w:rPr>
                <w:moveFrom w:id="546" w:author="Arfa Aijazi" w:date="2023-12-26T17:19:00Z"/>
                <w:rFonts w:cs="Calibri"/>
                <w:color w:val="000000"/>
              </w:rPr>
            </w:pPr>
            <w:moveFrom w:id="547" w:author="Arfa Aijazi" w:date="2023-12-26T17:19:00Z">
              <w:r w:rsidDel="00003EB6">
                <w:rPr>
                  <w:rFonts w:cs="Calibri"/>
                  <w:color w:val="000000"/>
                </w:rPr>
                <w:t>35.1</w:t>
              </w:r>
            </w:moveFrom>
          </w:p>
        </w:tc>
      </w:tr>
      <w:tr w:rsidR="0016102B" w:rsidDel="00003EB6" w14:paraId="3D84063D" w14:textId="1A3C87A2" w:rsidTr="00AA7222">
        <w:tc>
          <w:tcPr>
            <w:tcW w:w="0" w:type="auto"/>
          </w:tcPr>
          <w:p w14:paraId="4EA65D14" w14:textId="0EF43E59" w:rsidR="0016102B" w:rsidDel="00003EB6" w:rsidRDefault="0016102B" w:rsidP="00AA7222">
            <w:pPr>
              <w:pStyle w:val="Tabletext"/>
              <w:rPr>
                <w:moveFrom w:id="548" w:author="Arfa Aijazi" w:date="2023-12-26T17:19:00Z"/>
              </w:rPr>
            </w:pPr>
            <w:moveFrom w:id="549" w:author="Arfa Aijazi" w:date="2023-12-26T17:19:00Z">
              <w:r w:rsidDel="00003EB6">
                <w:t>2</w:t>
              </w:r>
            </w:moveFrom>
          </w:p>
        </w:tc>
        <w:tc>
          <w:tcPr>
            <w:tcW w:w="0" w:type="auto"/>
          </w:tcPr>
          <w:p w14:paraId="5F4DA51A" w14:textId="22CF6662" w:rsidR="0016102B" w:rsidDel="00003EB6" w:rsidRDefault="0016102B" w:rsidP="00AA7222">
            <w:pPr>
              <w:pStyle w:val="Tabletext"/>
              <w:rPr>
                <w:moveFrom w:id="550" w:author="Arfa Aijazi" w:date="2023-12-26T17:19:00Z"/>
              </w:rPr>
            </w:pPr>
            <w:moveFrom w:id="551" w:author="Arfa Aijazi" w:date="2023-12-26T17:19:00Z">
              <w:r w:rsidDel="00003EB6">
                <w:t>Right foot</w:t>
              </w:r>
            </w:moveFrom>
          </w:p>
        </w:tc>
        <w:tc>
          <w:tcPr>
            <w:tcW w:w="0" w:type="auto"/>
            <w:vAlign w:val="center"/>
          </w:tcPr>
          <w:p w14:paraId="40C3B24F" w14:textId="125B381F" w:rsidR="0016102B" w:rsidDel="00003EB6" w:rsidRDefault="0016102B" w:rsidP="00AA7222">
            <w:pPr>
              <w:pStyle w:val="Tabletext"/>
              <w:rPr>
                <w:moveFrom w:id="552" w:author="Arfa Aijazi" w:date="2023-12-26T17:19:00Z"/>
              </w:rPr>
            </w:pPr>
            <w:moveFrom w:id="553" w:author="Arfa Aijazi" w:date="2023-12-26T17:19:00Z">
              <w:r w:rsidDel="00003EB6">
                <w:rPr>
                  <w:rFonts w:cs="Calibri"/>
                  <w:color w:val="000000"/>
                </w:rPr>
                <w:t>0.04</w:t>
              </w:r>
            </w:moveFrom>
          </w:p>
        </w:tc>
        <w:tc>
          <w:tcPr>
            <w:tcW w:w="0" w:type="auto"/>
          </w:tcPr>
          <w:p w14:paraId="2E9C4EB3" w14:textId="0E602A1E" w:rsidR="0016102B" w:rsidDel="00003EB6" w:rsidRDefault="0016102B" w:rsidP="00AA7222">
            <w:pPr>
              <w:pStyle w:val="Tabletext"/>
              <w:rPr>
                <w:moveFrom w:id="554" w:author="Arfa Aijazi" w:date="2023-12-26T17:19:00Z"/>
                <w:rFonts w:cs="Calibri"/>
                <w:color w:val="000000"/>
              </w:rPr>
            </w:pPr>
            <w:moveFrom w:id="555" w:author="Arfa Aijazi" w:date="2023-12-26T17:19:00Z">
              <w:r w:rsidDel="00003EB6">
                <w:rPr>
                  <w:rFonts w:cs="Calibri"/>
                  <w:color w:val="000000"/>
                </w:rPr>
                <w:t>35.1</w:t>
              </w:r>
            </w:moveFrom>
          </w:p>
        </w:tc>
      </w:tr>
      <w:tr w:rsidR="0016102B" w:rsidDel="00003EB6" w14:paraId="4D8E4730" w14:textId="52EAB0A3" w:rsidTr="00AA7222">
        <w:tc>
          <w:tcPr>
            <w:tcW w:w="0" w:type="auto"/>
          </w:tcPr>
          <w:p w14:paraId="0CF02A81" w14:textId="79871A25" w:rsidR="0016102B" w:rsidDel="00003EB6" w:rsidRDefault="0016102B" w:rsidP="00AA7222">
            <w:pPr>
              <w:pStyle w:val="Tabletext"/>
              <w:rPr>
                <w:moveFrom w:id="556" w:author="Arfa Aijazi" w:date="2023-12-26T17:19:00Z"/>
              </w:rPr>
            </w:pPr>
            <w:moveFrom w:id="557" w:author="Arfa Aijazi" w:date="2023-12-26T17:19:00Z">
              <w:r w:rsidDel="00003EB6">
                <w:t>3</w:t>
              </w:r>
            </w:moveFrom>
          </w:p>
        </w:tc>
        <w:tc>
          <w:tcPr>
            <w:tcW w:w="0" w:type="auto"/>
          </w:tcPr>
          <w:p w14:paraId="749B5041" w14:textId="41FA26FB" w:rsidR="0016102B" w:rsidDel="00003EB6" w:rsidRDefault="0016102B" w:rsidP="00AA7222">
            <w:pPr>
              <w:pStyle w:val="Tabletext"/>
              <w:rPr>
                <w:moveFrom w:id="558" w:author="Arfa Aijazi" w:date="2023-12-26T17:19:00Z"/>
              </w:rPr>
            </w:pPr>
            <w:moveFrom w:id="559" w:author="Arfa Aijazi" w:date="2023-12-26T17:19:00Z">
              <w:r w:rsidDel="00003EB6">
                <w:t>Left lower leg</w:t>
              </w:r>
            </w:moveFrom>
          </w:p>
        </w:tc>
        <w:tc>
          <w:tcPr>
            <w:tcW w:w="0" w:type="auto"/>
            <w:vAlign w:val="center"/>
          </w:tcPr>
          <w:p w14:paraId="0562D311" w14:textId="4E43B735" w:rsidR="0016102B" w:rsidDel="00003EB6" w:rsidRDefault="0016102B" w:rsidP="00AA7222">
            <w:pPr>
              <w:pStyle w:val="Tabletext"/>
              <w:rPr>
                <w:moveFrom w:id="560" w:author="Arfa Aijazi" w:date="2023-12-26T17:19:00Z"/>
              </w:rPr>
            </w:pPr>
            <w:moveFrom w:id="561" w:author="Arfa Aijazi" w:date="2023-12-26T17:19:00Z">
              <w:r w:rsidDel="00003EB6">
                <w:rPr>
                  <w:rFonts w:cs="Calibri"/>
                  <w:color w:val="000000"/>
                </w:rPr>
                <w:t>0.09</w:t>
              </w:r>
            </w:moveFrom>
          </w:p>
        </w:tc>
        <w:tc>
          <w:tcPr>
            <w:tcW w:w="0" w:type="auto"/>
          </w:tcPr>
          <w:p w14:paraId="3B47D39F" w14:textId="01847E37" w:rsidR="0016102B" w:rsidDel="00003EB6" w:rsidRDefault="0016102B" w:rsidP="00AA7222">
            <w:pPr>
              <w:pStyle w:val="Tabletext"/>
              <w:rPr>
                <w:moveFrom w:id="562" w:author="Arfa Aijazi" w:date="2023-12-26T17:19:00Z"/>
                <w:rFonts w:cs="Calibri"/>
                <w:color w:val="000000"/>
              </w:rPr>
            </w:pPr>
            <w:moveFrom w:id="563" w:author="Arfa Aijazi" w:date="2023-12-26T17:19:00Z">
              <w:r w:rsidDel="00003EB6">
                <w:rPr>
                  <w:rFonts w:cs="Calibri"/>
                  <w:color w:val="000000"/>
                </w:rPr>
                <w:t>35.6</w:t>
              </w:r>
            </w:moveFrom>
          </w:p>
        </w:tc>
      </w:tr>
      <w:tr w:rsidR="0016102B" w:rsidDel="00003EB6" w14:paraId="2B6C9753" w14:textId="2BAB0AC7" w:rsidTr="00AA7222">
        <w:tc>
          <w:tcPr>
            <w:tcW w:w="0" w:type="auto"/>
          </w:tcPr>
          <w:p w14:paraId="664DE0C4" w14:textId="2FD36027" w:rsidR="0016102B" w:rsidDel="00003EB6" w:rsidRDefault="0016102B" w:rsidP="00AA7222">
            <w:pPr>
              <w:pStyle w:val="Tabletext"/>
              <w:rPr>
                <w:moveFrom w:id="564" w:author="Arfa Aijazi" w:date="2023-12-26T17:19:00Z"/>
              </w:rPr>
            </w:pPr>
            <w:moveFrom w:id="565" w:author="Arfa Aijazi" w:date="2023-12-26T17:19:00Z">
              <w:r w:rsidDel="00003EB6">
                <w:t>4</w:t>
              </w:r>
            </w:moveFrom>
          </w:p>
        </w:tc>
        <w:tc>
          <w:tcPr>
            <w:tcW w:w="0" w:type="auto"/>
          </w:tcPr>
          <w:p w14:paraId="54B4A15C" w14:textId="6FCCE2E8" w:rsidR="0016102B" w:rsidDel="00003EB6" w:rsidRDefault="0016102B" w:rsidP="00AA7222">
            <w:pPr>
              <w:pStyle w:val="Tabletext"/>
              <w:rPr>
                <w:moveFrom w:id="566" w:author="Arfa Aijazi" w:date="2023-12-26T17:19:00Z"/>
              </w:rPr>
            </w:pPr>
            <w:moveFrom w:id="567" w:author="Arfa Aijazi" w:date="2023-12-26T17:19:00Z">
              <w:r w:rsidDel="00003EB6">
                <w:t>Right lower leg</w:t>
              </w:r>
            </w:moveFrom>
          </w:p>
        </w:tc>
        <w:tc>
          <w:tcPr>
            <w:tcW w:w="0" w:type="auto"/>
            <w:vAlign w:val="center"/>
          </w:tcPr>
          <w:p w14:paraId="309F1E50" w14:textId="3B576C13" w:rsidR="0016102B" w:rsidDel="00003EB6" w:rsidRDefault="0016102B" w:rsidP="00AA7222">
            <w:pPr>
              <w:pStyle w:val="Tabletext"/>
              <w:rPr>
                <w:moveFrom w:id="568" w:author="Arfa Aijazi" w:date="2023-12-26T17:19:00Z"/>
              </w:rPr>
            </w:pPr>
            <w:moveFrom w:id="569" w:author="Arfa Aijazi" w:date="2023-12-26T17:19:00Z">
              <w:r w:rsidDel="00003EB6">
                <w:rPr>
                  <w:rFonts w:cs="Calibri"/>
                  <w:color w:val="000000"/>
                </w:rPr>
                <w:t>0.09</w:t>
              </w:r>
            </w:moveFrom>
          </w:p>
        </w:tc>
        <w:tc>
          <w:tcPr>
            <w:tcW w:w="0" w:type="auto"/>
          </w:tcPr>
          <w:p w14:paraId="635ABF5F" w14:textId="77810508" w:rsidR="0016102B" w:rsidDel="00003EB6" w:rsidRDefault="0016102B" w:rsidP="00AA7222">
            <w:pPr>
              <w:pStyle w:val="Tabletext"/>
              <w:rPr>
                <w:moveFrom w:id="570" w:author="Arfa Aijazi" w:date="2023-12-26T17:19:00Z"/>
                <w:rFonts w:cs="Calibri"/>
                <w:color w:val="000000"/>
              </w:rPr>
            </w:pPr>
            <w:moveFrom w:id="571" w:author="Arfa Aijazi" w:date="2023-12-26T17:19:00Z">
              <w:r w:rsidDel="00003EB6">
                <w:rPr>
                  <w:rFonts w:cs="Calibri"/>
                  <w:color w:val="000000"/>
                </w:rPr>
                <w:t>35.6</w:t>
              </w:r>
            </w:moveFrom>
          </w:p>
        </w:tc>
      </w:tr>
      <w:tr w:rsidR="0016102B" w:rsidDel="00003EB6" w14:paraId="1D2159CB" w14:textId="00AE0CAA" w:rsidTr="00AA7222">
        <w:tc>
          <w:tcPr>
            <w:tcW w:w="0" w:type="auto"/>
          </w:tcPr>
          <w:p w14:paraId="7FF60FA2" w14:textId="54824320" w:rsidR="0016102B" w:rsidDel="00003EB6" w:rsidRDefault="0016102B" w:rsidP="00AA7222">
            <w:pPr>
              <w:pStyle w:val="Tabletext"/>
              <w:rPr>
                <w:moveFrom w:id="572" w:author="Arfa Aijazi" w:date="2023-12-26T17:19:00Z"/>
              </w:rPr>
            </w:pPr>
            <w:moveFrom w:id="573" w:author="Arfa Aijazi" w:date="2023-12-26T17:19:00Z">
              <w:r w:rsidDel="00003EB6">
                <w:t>5</w:t>
              </w:r>
            </w:moveFrom>
          </w:p>
        </w:tc>
        <w:tc>
          <w:tcPr>
            <w:tcW w:w="0" w:type="auto"/>
          </w:tcPr>
          <w:p w14:paraId="1DC2BACE" w14:textId="1504CD67" w:rsidR="0016102B" w:rsidDel="00003EB6" w:rsidRDefault="0016102B" w:rsidP="00AA7222">
            <w:pPr>
              <w:pStyle w:val="Tabletext"/>
              <w:rPr>
                <w:moveFrom w:id="574" w:author="Arfa Aijazi" w:date="2023-12-26T17:19:00Z"/>
              </w:rPr>
            </w:pPr>
            <w:moveFrom w:id="575" w:author="Arfa Aijazi" w:date="2023-12-26T17:19:00Z">
              <w:r w:rsidDel="00003EB6">
                <w:t>Left thigh</w:t>
              </w:r>
            </w:moveFrom>
          </w:p>
        </w:tc>
        <w:tc>
          <w:tcPr>
            <w:tcW w:w="0" w:type="auto"/>
            <w:vAlign w:val="center"/>
          </w:tcPr>
          <w:p w14:paraId="52853B8A" w14:textId="1F9FFCBB" w:rsidR="0016102B" w:rsidDel="00003EB6" w:rsidRDefault="0016102B" w:rsidP="00AA7222">
            <w:pPr>
              <w:pStyle w:val="Tabletext"/>
              <w:rPr>
                <w:moveFrom w:id="576" w:author="Arfa Aijazi" w:date="2023-12-26T17:19:00Z"/>
              </w:rPr>
            </w:pPr>
            <w:moveFrom w:id="577" w:author="Arfa Aijazi" w:date="2023-12-26T17:19:00Z">
              <w:r w:rsidDel="00003EB6">
                <w:rPr>
                  <w:rFonts w:cs="Calibri"/>
                  <w:color w:val="000000"/>
                </w:rPr>
                <w:t>0.16</w:t>
              </w:r>
            </w:moveFrom>
          </w:p>
        </w:tc>
        <w:tc>
          <w:tcPr>
            <w:tcW w:w="0" w:type="auto"/>
          </w:tcPr>
          <w:p w14:paraId="5C49FAA4" w14:textId="7A17DE0A" w:rsidR="0016102B" w:rsidDel="00003EB6" w:rsidRDefault="0016102B" w:rsidP="00AA7222">
            <w:pPr>
              <w:pStyle w:val="Tabletext"/>
              <w:rPr>
                <w:moveFrom w:id="578" w:author="Arfa Aijazi" w:date="2023-12-26T17:19:00Z"/>
                <w:rFonts w:cs="Calibri"/>
                <w:color w:val="000000"/>
              </w:rPr>
            </w:pPr>
            <w:moveFrom w:id="579" w:author="Arfa Aijazi" w:date="2023-12-26T17:19:00Z">
              <w:r w:rsidDel="00003EB6">
                <w:rPr>
                  <w:rFonts w:cs="Calibri"/>
                  <w:color w:val="000000"/>
                </w:rPr>
                <w:t>35.8</w:t>
              </w:r>
            </w:moveFrom>
          </w:p>
        </w:tc>
      </w:tr>
      <w:tr w:rsidR="0016102B" w:rsidDel="00003EB6" w14:paraId="120C3E22" w14:textId="6872079F" w:rsidTr="00AA7222">
        <w:tc>
          <w:tcPr>
            <w:tcW w:w="0" w:type="auto"/>
          </w:tcPr>
          <w:p w14:paraId="237E9006" w14:textId="1CC12482" w:rsidR="0016102B" w:rsidDel="00003EB6" w:rsidRDefault="0016102B" w:rsidP="00AA7222">
            <w:pPr>
              <w:pStyle w:val="Tabletext"/>
              <w:rPr>
                <w:moveFrom w:id="580" w:author="Arfa Aijazi" w:date="2023-12-26T17:19:00Z"/>
              </w:rPr>
            </w:pPr>
            <w:moveFrom w:id="581" w:author="Arfa Aijazi" w:date="2023-12-26T17:19:00Z">
              <w:r w:rsidDel="00003EB6">
                <w:t>6</w:t>
              </w:r>
            </w:moveFrom>
          </w:p>
        </w:tc>
        <w:tc>
          <w:tcPr>
            <w:tcW w:w="0" w:type="auto"/>
          </w:tcPr>
          <w:p w14:paraId="4967F066" w14:textId="47652CC7" w:rsidR="0016102B" w:rsidDel="00003EB6" w:rsidRDefault="0016102B" w:rsidP="00AA7222">
            <w:pPr>
              <w:pStyle w:val="Tabletext"/>
              <w:rPr>
                <w:moveFrom w:id="582" w:author="Arfa Aijazi" w:date="2023-12-26T17:19:00Z"/>
              </w:rPr>
            </w:pPr>
            <w:moveFrom w:id="583" w:author="Arfa Aijazi" w:date="2023-12-26T17:19:00Z">
              <w:r w:rsidDel="00003EB6">
                <w:t>Right thigh</w:t>
              </w:r>
            </w:moveFrom>
          </w:p>
        </w:tc>
        <w:tc>
          <w:tcPr>
            <w:tcW w:w="0" w:type="auto"/>
            <w:vAlign w:val="center"/>
          </w:tcPr>
          <w:p w14:paraId="337E5811" w14:textId="632E3036" w:rsidR="0016102B" w:rsidDel="00003EB6" w:rsidRDefault="0016102B" w:rsidP="00AA7222">
            <w:pPr>
              <w:pStyle w:val="Tabletext"/>
              <w:rPr>
                <w:moveFrom w:id="584" w:author="Arfa Aijazi" w:date="2023-12-26T17:19:00Z"/>
              </w:rPr>
            </w:pPr>
            <w:moveFrom w:id="585" w:author="Arfa Aijazi" w:date="2023-12-26T17:19:00Z">
              <w:r w:rsidDel="00003EB6">
                <w:rPr>
                  <w:rFonts w:cs="Calibri"/>
                  <w:color w:val="000000"/>
                </w:rPr>
                <w:t>0.17</w:t>
              </w:r>
            </w:moveFrom>
          </w:p>
        </w:tc>
        <w:tc>
          <w:tcPr>
            <w:tcW w:w="0" w:type="auto"/>
          </w:tcPr>
          <w:p w14:paraId="110543F1" w14:textId="58FC771A" w:rsidR="0016102B" w:rsidDel="00003EB6" w:rsidRDefault="0016102B" w:rsidP="00AA7222">
            <w:pPr>
              <w:pStyle w:val="Tabletext"/>
              <w:rPr>
                <w:moveFrom w:id="586" w:author="Arfa Aijazi" w:date="2023-12-26T17:19:00Z"/>
                <w:rFonts w:cs="Calibri"/>
                <w:color w:val="000000"/>
              </w:rPr>
            </w:pPr>
            <w:moveFrom w:id="587" w:author="Arfa Aijazi" w:date="2023-12-26T17:19:00Z">
              <w:r w:rsidDel="00003EB6">
                <w:rPr>
                  <w:rFonts w:cs="Calibri"/>
                  <w:color w:val="000000"/>
                </w:rPr>
                <w:t>35.8</w:t>
              </w:r>
            </w:moveFrom>
          </w:p>
        </w:tc>
      </w:tr>
      <w:tr w:rsidR="0016102B" w:rsidDel="00003EB6" w14:paraId="699B40E2" w14:textId="7D2CCF18" w:rsidTr="00AA7222">
        <w:tc>
          <w:tcPr>
            <w:tcW w:w="0" w:type="auto"/>
          </w:tcPr>
          <w:p w14:paraId="7AB8600F" w14:textId="538695BA" w:rsidR="0016102B" w:rsidDel="00003EB6" w:rsidRDefault="0016102B" w:rsidP="00AA7222">
            <w:pPr>
              <w:pStyle w:val="Tabletext"/>
              <w:rPr>
                <w:moveFrom w:id="588" w:author="Arfa Aijazi" w:date="2023-12-26T17:19:00Z"/>
              </w:rPr>
            </w:pPr>
            <w:moveFrom w:id="589" w:author="Arfa Aijazi" w:date="2023-12-26T17:19:00Z">
              <w:r w:rsidDel="00003EB6">
                <w:t>7</w:t>
              </w:r>
            </w:moveFrom>
          </w:p>
        </w:tc>
        <w:tc>
          <w:tcPr>
            <w:tcW w:w="0" w:type="auto"/>
          </w:tcPr>
          <w:p w14:paraId="0E4A2B1E" w14:textId="228DA2D9" w:rsidR="0016102B" w:rsidDel="00003EB6" w:rsidRDefault="0016102B" w:rsidP="00AA7222">
            <w:pPr>
              <w:pStyle w:val="Tabletext"/>
              <w:rPr>
                <w:moveFrom w:id="590" w:author="Arfa Aijazi" w:date="2023-12-26T17:19:00Z"/>
              </w:rPr>
            </w:pPr>
            <w:moveFrom w:id="591" w:author="Arfa Aijazi" w:date="2023-12-26T17:19:00Z">
              <w:r w:rsidDel="00003EB6">
                <w:t>Pelvis</w:t>
              </w:r>
            </w:moveFrom>
          </w:p>
        </w:tc>
        <w:tc>
          <w:tcPr>
            <w:tcW w:w="0" w:type="auto"/>
            <w:vAlign w:val="center"/>
          </w:tcPr>
          <w:p w14:paraId="4E64E78D" w14:textId="45F6B512" w:rsidR="0016102B" w:rsidDel="00003EB6" w:rsidRDefault="0016102B" w:rsidP="00AA7222">
            <w:pPr>
              <w:pStyle w:val="Tabletext"/>
              <w:rPr>
                <w:moveFrom w:id="592" w:author="Arfa Aijazi" w:date="2023-12-26T17:19:00Z"/>
              </w:rPr>
            </w:pPr>
            <w:moveFrom w:id="593" w:author="Arfa Aijazi" w:date="2023-12-26T17:19:00Z">
              <w:r w:rsidDel="00003EB6">
                <w:rPr>
                  <w:rFonts w:cs="Calibri"/>
                  <w:color w:val="000000"/>
                </w:rPr>
                <w:t>0.17</w:t>
              </w:r>
            </w:moveFrom>
          </w:p>
        </w:tc>
        <w:tc>
          <w:tcPr>
            <w:tcW w:w="0" w:type="auto"/>
          </w:tcPr>
          <w:p w14:paraId="1013FB45" w14:textId="5C45CF41" w:rsidR="0016102B" w:rsidDel="00003EB6" w:rsidRDefault="0016102B" w:rsidP="00AA7222">
            <w:pPr>
              <w:pStyle w:val="Tabletext"/>
              <w:rPr>
                <w:moveFrom w:id="594" w:author="Arfa Aijazi" w:date="2023-12-26T17:19:00Z"/>
                <w:rFonts w:cs="Calibri"/>
                <w:color w:val="000000"/>
              </w:rPr>
            </w:pPr>
            <w:moveFrom w:id="595" w:author="Arfa Aijazi" w:date="2023-12-26T17:19:00Z">
              <w:r w:rsidDel="00003EB6">
                <w:rPr>
                  <w:rFonts w:cs="Calibri"/>
                  <w:color w:val="000000"/>
                </w:rPr>
                <w:t>36.3</w:t>
              </w:r>
            </w:moveFrom>
          </w:p>
        </w:tc>
      </w:tr>
      <w:tr w:rsidR="0016102B" w:rsidDel="00003EB6" w14:paraId="3EF1EB85" w14:textId="726994DD" w:rsidTr="00AA7222">
        <w:tc>
          <w:tcPr>
            <w:tcW w:w="0" w:type="auto"/>
          </w:tcPr>
          <w:p w14:paraId="04150E7F" w14:textId="3510CB2D" w:rsidR="0016102B" w:rsidDel="00003EB6" w:rsidRDefault="0016102B" w:rsidP="00AA7222">
            <w:pPr>
              <w:pStyle w:val="Tabletext"/>
              <w:rPr>
                <w:moveFrom w:id="596" w:author="Arfa Aijazi" w:date="2023-12-26T17:19:00Z"/>
              </w:rPr>
            </w:pPr>
            <w:moveFrom w:id="597" w:author="Arfa Aijazi" w:date="2023-12-26T17:19:00Z">
              <w:r w:rsidDel="00003EB6">
                <w:t>8</w:t>
              </w:r>
            </w:moveFrom>
          </w:p>
        </w:tc>
        <w:tc>
          <w:tcPr>
            <w:tcW w:w="0" w:type="auto"/>
          </w:tcPr>
          <w:p w14:paraId="36D9E34C" w14:textId="5ACE6C47" w:rsidR="0016102B" w:rsidDel="00003EB6" w:rsidRDefault="0016102B" w:rsidP="00AA7222">
            <w:pPr>
              <w:pStyle w:val="Tabletext"/>
              <w:rPr>
                <w:moveFrom w:id="598" w:author="Arfa Aijazi" w:date="2023-12-26T17:19:00Z"/>
              </w:rPr>
            </w:pPr>
            <w:moveFrom w:id="599" w:author="Arfa Aijazi" w:date="2023-12-26T17:19:00Z">
              <w:r w:rsidDel="00003EB6">
                <w:t>Head</w:t>
              </w:r>
            </w:moveFrom>
          </w:p>
        </w:tc>
        <w:tc>
          <w:tcPr>
            <w:tcW w:w="0" w:type="auto"/>
            <w:vAlign w:val="center"/>
          </w:tcPr>
          <w:p w14:paraId="5FF1A72F" w14:textId="36FB9727" w:rsidR="0016102B" w:rsidDel="00003EB6" w:rsidRDefault="0016102B" w:rsidP="00AA7222">
            <w:pPr>
              <w:pStyle w:val="Tabletext"/>
              <w:rPr>
                <w:moveFrom w:id="600" w:author="Arfa Aijazi" w:date="2023-12-26T17:19:00Z"/>
              </w:rPr>
            </w:pPr>
            <w:moveFrom w:id="601" w:author="Arfa Aijazi" w:date="2023-12-26T17:19:00Z">
              <w:r w:rsidDel="00003EB6">
                <w:rPr>
                  <w:rFonts w:cs="Calibri"/>
                  <w:color w:val="000000"/>
                </w:rPr>
                <w:t>0.11</w:t>
              </w:r>
            </w:moveFrom>
          </w:p>
        </w:tc>
        <w:tc>
          <w:tcPr>
            <w:tcW w:w="0" w:type="auto"/>
          </w:tcPr>
          <w:p w14:paraId="54A7A857" w14:textId="46DB9ED8" w:rsidR="0016102B" w:rsidDel="00003EB6" w:rsidRDefault="0016102B" w:rsidP="00AA7222">
            <w:pPr>
              <w:pStyle w:val="Tabletext"/>
              <w:rPr>
                <w:moveFrom w:id="602" w:author="Arfa Aijazi" w:date="2023-12-26T17:19:00Z"/>
                <w:rFonts w:cs="Calibri"/>
                <w:color w:val="000000"/>
              </w:rPr>
            </w:pPr>
            <w:moveFrom w:id="603" w:author="Arfa Aijazi" w:date="2023-12-26T17:19:00Z">
              <w:r w:rsidDel="00003EB6">
                <w:rPr>
                  <w:rFonts w:cs="Calibri"/>
                  <w:color w:val="000000"/>
                </w:rPr>
                <w:t>36.9</w:t>
              </w:r>
            </w:moveFrom>
          </w:p>
        </w:tc>
      </w:tr>
      <w:tr w:rsidR="0016102B" w:rsidDel="00003EB6" w14:paraId="0E1CE874" w14:textId="3B25E559" w:rsidTr="00AA7222">
        <w:tc>
          <w:tcPr>
            <w:tcW w:w="0" w:type="auto"/>
          </w:tcPr>
          <w:p w14:paraId="61E525F4" w14:textId="05EB0DAE" w:rsidR="0016102B" w:rsidDel="00003EB6" w:rsidRDefault="0016102B" w:rsidP="00AA7222">
            <w:pPr>
              <w:pStyle w:val="Tabletext"/>
              <w:rPr>
                <w:moveFrom w:id="604" w:author="Arfa Aijazi" w:date="2023-12-26T17:19:00Z"/>
              </w:rPr>
            </w:pPr>
            <w:moveFrom w:id="605" w:author="Arfa Aijazi" w:date="2023-12-26T17:19:00Z">
              <w:r w:rsidDel="00003EB6">
                <w:t>9</w:t>
              </w:r>
            </w:moveFrom>
          </w:p>
        </w:tc>
        <w:tc>
          <w:tcPr>
            <w:tcW w:w="0" w:type="auto"/>
          </w:tcPr>
          <w:p w14:paraId="2EEDFD46" w14:textId="1D7655B4" w:rsidR="0016102B" w:rsidDel="00003EB6" w:rsidRDefault="0016102B" w:rsidP="00AA7222">
            <w:pPr>
              <w:pStyle w:val="Tabletext"/>
              <w:rPr>
                <w:moveFrom w:id="606" w:author="Arfa Aijazi" w:date="2023-12-26T17:19:00Z"/>
              </w:rPr>
            </w:pPr>
            <w:moveFrom w:id="607" w:author="Arfa Aijazi" w:date="2023-12-26T17:19:00Z">
              <w:r w:rsidDel="00003EB6">
                <w:t>Left hand</w:t>
              </w:r>
            </w:moveFrom>
          </w:p>
        </w:tc>
        <w:tc>
          <w:tcPr>
            <w:tcW w:w="0" w:type="auto"/>
            <w:vAlign w:val="center"/>
          </w:tcPr>
          <w:p w14:paraId="7B1A3507" w14:textId="47981A80" w:rsidR="0016102B" w:rsidDel="00003EB6" w:rsidRDefault="0016102B" w:rsidP="00AA7222">
            <w:pPr>
              <w:pStyle w:val="Tabletext"/>
              <w:rPr>
                <w:moveFrom w:id="608" w:author="Arfa Aijazi" w:date="2023-12-26T17:19:00Z"/>
              </w:rPr>
            </w:pPr>
            <w:moveFrom w:id="609" w:author="Arfa Aijazi" w:date="2023-12-26T17:19:00Z">
              <w:r w:rsidDel="00003EB6">
                <w:rPr>
                  <w:rFonts w:cs="Calibri"/>
                  <w:color w:val="000000"/>
                </w:rPr>
                <w:t>0.04</w:t>
              </w:r>
            </w:moveFrom>
          </w:p>
        </w:tc>
        <w:tc>
          <w:tcPr>
            <w:tcW w:w="0" w:type="auto"/>
          </w:tcPr>
          <w:p w14:paraId="37713C23" w14:textId="1CC7E195" w:rsidR="0016102B" w:rsidDel="00003EB6" w:rsidRDefault="0016102B" w:rsidP="00AA7222">
            <w:pPr>
              <w:pStyle w:val="Tabletext"/>
              <w:rPr>
                <w:moveFrom w:id="610" w:author="Arfa Aijazi" w:date="2023-12-26T17:19:00Z"/>
                <w:rFonts w:cs="Calibri"/>
                <w:color w:val="000000"/>
              </w:rPr>
            </w:pPr>
            <w:moveFrom w:id="611" w:author="Arfa Aijazi" w:date="2023-12-26T17:19:00Z">
              <w:r w:rsidDel="00003EB6">
                <w:rPr>
                  <w:rFonts w:cs="Calibri"/>
                  <w:color w:val="000000"/>
                </w:rPr>
                <w:t>35.4</w:t>
              </w:r>
            </w:moveFrom>
          </w:p>
        </w:tc>
      </w:tr>
      <w:tr w:rsidR="0016102B" w:rsidDel="00003EB6" w14:paraId="413D6B9A" w14:textId="1C68681E" w:rsidTr="00AA7222">
        <w:tc>
          <w:tcPr>
            <w:tcW w:w="0" w:type="auto"/>
          </w:tcPr>
          <w:p w14:paraId="060E6689" w14:textId="1D7A1BCC" w:rsidR="0016102B" w:rsidDel="00003EB6" w:rsidRDefault="0016102B" w:rsidP="00AA7222">
            <w:pPr>
              <w:pStyle w:val="Tabletext"/>
              <w:rPr>
                <w:moveFrom w:id="612" w:author="Arfa Aijazi" w:date="2023-12-26T17:19:00Z"/>
              </w:rPr>
            </w:pPr>
            <w:moveFrom w:id="613" w:author="Arfa Aijazi" w:date="2023-12-26T17:19:00Z">
              <w:r w:rsidDel="00003EB6">
                <w:t>10</w:t>
              </w:r>
            </w:moveFrom>
          </w:p>
        </w:tc>
        <w:tc>
          <w:tcPr>
            <w:tcW w:w="0" w:type="auto"/>
          </w:tcPr>
          <w:p w14:paraId="718058AE" w14:textId="55B3D27E" w:rsidR="0016102B" w:rsidDel="00003EB6" w:rsidRDefault="0016102B" w:rsidP="00AA7222">
            <w:pPr>
              <w:pStyle w:val="Tabletext"/>
              <w:rPr>
                <w:moveFrom w:id="614" w:author="Arfa Aijazi" w:date="2023-12-26T17:19:00Z"/>
              </w:rPr>
            </w:pPr>
            <w:moveFrom w:id="615" w:author="Arfa Aijazi" w:date="2023-12-26T17:19:00Z">
              <w:r w:rsidDel="00003EB6">
                <w:t>Right hand</w:t>
              </w:r>
            </w:moveFrom>
          </w:p>
        </w:tc>
        <w:tc>
          <w:tcPr>
            <w:tcW w:w="0" w:type="auto"/>
            <w:vAlign w:val="center"/>
          </w:tcPr>
          <w:p w14:paraId="63D6ECEA" w14:textId="65342EE1" w:rsidR="0016102B" w:rsidDel="00003EB6" w:rsidRDefault="0016102B" w:rsidP="00AA7222">
            <w:pPr>
              <w:pStyle w:val="Tabletext"/>
              <w:rPr>
                <w:moveFrom w:id="616" w:author="Arfa Aijazi" w:date="2023-12-26T17:19:00Z"/>
              </w:rPr>
            </w:pPr>
            <w:moveFrom w:id="617" w:author="Arfa Aijazi" w:date="2023-12-26T17:19:00Z">
              <w:r w:rsidDel="00003EB6">
                <w:rPr>
                  <w:rFonts w:cs="Calibri"/>
                  <w:color w:val="000000"/>
                </w:rPr>
                <w:t>0.04</w:t>
              </w:r>
            </w:moveFrom>
          </w:p>
        </w:tc>
        <w:tc>
          <w:tcPr>
            <w:tcW w:w="0" w:type="auto"/>
          </w:tcPr>
          <w:p w14:paraId="474BC7D1" w14:textId="3425778F" w:rsidR="0016102B" w:rsidDel="00003EB6" w:rsidRDefault="0016102B" w:rsidP="00AA7222">
            <w:pPr>
              <w:pStyle w:val="Tabletext"/>
              <w:rPr>
                <w:moveFrom w:id="618" w:author="Arfa Aijazi" w:date="2023-12-26T17:19:00Z"/>
                <w:rFonts w:cs="Calibri"/>
                <w:color w:val="000000"/>
              </w:rPr>
            </w:pPr>
            <w:moveFrom w:id="619" w:author="Arfa Aijazi" w:date="2023-12-26T17:19:00Z">
              <w:r w:rsidDel="00003EB6">
                <w:rPr>
                  <w:rFonts w:cs="Calibri"/>
                  <w:color w:val="000000"/>
                </w:rPr>
                <w:t>35.4</w:t>
              </w:r>
            </w:moveFrom>
          </w:p>
        </w:tc>
      </w:tr>
      <w:tr w:rsidR="0016102B" w:rsidDel="00003EB6" w14:paraId="402DE766" w14:textId="30CECB20" w:rsidTr="00AA7222">
        <w:tc>
          <w:tcPr>
            <w:tcW w:w="0" w:type="auto"/>
          </w:tcPr>
          <w:p w14:paraId="6C55C224" w14:textId="793D1E65" w:rsidR="0016102B" w:rsidDel="00003EB6" w:rsidRDefault="0016102B" w:rsidP="00AA7222">
            <w:pPr>
              <w:pStyle w:val="Tabletext"/>
              <w:rPr>
                <w:moveFrom w:id="620" w:author="Arfa Aijazi" w:date="2023-12-26T17:19:00Z"/>
              </w:rPr>
            </w:pPr>
            <w:moveFrom w:id="621" w:author="Arfa Aijazi" w:date="2023-12-26T17:19:00Z">
              <w:r w:rsidDel="00003EB6">
                <w:t>11</w:t>
              </w:r>
            </w:moveFrom>
          </w:p>
        </w:tc>
        <w:tc>
          <w:tcPr>
            <w:tcW w:w="0" w:type="auto"/>
          </w:tcPr>
          <w:p w14:paraId="3105DF0F" w14:textId="54DDBC32" w:rsidR="0016102B" w:rsidDel="00003EB6" w:rsidRDefault="0016102B" w:rsidP="00AA7222">
            <w:pPr>
              <w:pStyle w:val="Tabletext"/>
              <w:rPr>
                <w:moveFrom w:id="622" w:author="Arfa Aijazi" w:date="2023-12-26T17:19:00Z"/>
              </w:rPr>
            </w:pPr>
            <w:moveFrom w:id="623" w:author="Arfa Aijazi" w:date="2023-12-26T17:19:00Z">
              <w:r w:rsidDel="00003EB6">
                <w:t>Left forearm</w:t>
              </w:r>
            </w:moveFrom>
          </w:p>
        </w:tc>
        <w:tc>
          <w:tcPr>
            <w:tcW w:w="0" w:type="auto"/>
            <w:vAlign w:val="center"/>
          </w:tcPr>
          <w:p w14:paraId="494AFF37" w14:textId="0FF57115" w:rsidR="0016102B" w:rsidDel="00003EB6" w:rsidRDefault="0016102B" w:rsidP="00AA7222">
            <w:pPr>
              <w:pStyle w:val="Tabletext"/>
              <w:rPr>
                <w:moveFrom w:id="624" w:author="Arfa Aijazi" w:date="2023-12-26T17:19:00Z"/>
              </w:rPr>
            </w:pPr>
            <w:moveFrom w:id="625" w:author="Arfa Aijazi" w:date="2023-12-26T17:19:00Z">
              <w:r w:rsidDel="00003EB6">
                <w:rPr>
                  <w:rFonts w:cs="Calibri"/>
                  <w:color w:val="000000"/>
                </w:rPr>
                <w:t>0.05</w:t>
              </w:r>
            </w:moveFrom>
          </w:p>
        </w:tc>
        <w:tc>
          <w:tcPr>
            <w:tcW w:w="0" w:type="auto"/>
          </w:tcPr>
          <w:p w14:paraId="5D2DC6BB" w14:textId="5630FFB6" w:rsidR="0016102B" w:rsidDel="00003EB6" w:rsidRDefault="0016102B" w:rsidP="00AA7222">
            <w:pPr>
              <w:pStyle w:val="Tabletext"/>
              <w:rPr>
                <w:moveFrom w:id="626" w:author="Arfa Aijazi" w:date="2023-12-26T17:19:00Z"/>
                <w:rFonts w:cs="Calibri"/>
                <w:color w:val="000000"/>
              </w:rPr>
            </w:pPr>
            <w:moveFrom w:id="627" w:author="Arfa Aijazi" w:date="2023-12-26T17:19:00Z">
              <w:r w:rsidDel="00003EB6">
                <w:rPr>
                  <w:rFonts w:cs="Calibri"/>
                  <w:color w:val="000000"/>
                </w:rPr>
                <w:t>35.5</w:t>
              </w:r>
            </w:moveFrom>
          </w:p>
        </w:tc>
      </w:tr>
      <w:tr w:rsidR="0016102B" w:rsidDel="00003EB6" w14:paraId="46123F50" w14:textId="675EBAEB" w:rsidTr="00AA7222">
        <w:tc>
          <w:tcPr>
            <w:tcW w:w="0" w:type="auto"/>
          </w:tcPr>
          <w:p w14:paraId="3C130A5F" w14:textId="7FE09651" w:rsidR="0016102B" w:rsidDel="00003EB6" w:rsidRDefault="0016102B" w:rsidP="00AA7222">
            <w:pPr>
              <w:pStyle w:val="Tabletext"/>
              <w:rPr>
                <w:moveFrom w:id="628" w:author="Arfa Aijazi" w:date="2023-12-26T17:19:00Z"/>
              </w:rPr>
            </w:pPr>
            <w:moveFrom w:id="629" w:author="Arfa Aijazi" w:date="2023-12-26T17:19:00Z">
              <w:r w:rsidDel="00003EB6">
                <w:t>12</w:t>
              </w:r>
            </w:moveFrom>
          </w:p>
        </w:tc>
        <w:tc>
          <w:tcPr>
            <w:tcW w:w="0" w:type="auto"/>
          </w:tcPr>
          <w:p w14:paraId="4181C1F1" w14:textId="4D2DBF03" w:rsidR="0016102B" w:rsidDel="00003EB6" w:rsidRDefault="0016102B" w:rsidP="00AA7222">
            <w:pPr>
              <w:pStyle w:val="Tabletext"/>
              <w:rPr>
                <w:moveFrom w:id="630" w:author="Arfa Aijazi" w:date="2023-12-26T17:19:00Z"/>
              </w:rPr>
            </w:pPr>
            <w:moveFrom w:id="631" w:author="Arfa Aijazi" w:date="2023-12-26T17:19:00Z">
              <w:r w:rsidDel="00003EB6">
                <w:t>Right forearm</w:t>
              </w:r>
            </w:moveFrom>
          </w:p>
        </w:tc>
        <w:tc>
          <w:tcPr>
            <w:tcW w:w="0" w:type="auto"/>
            <w:vAlign w:val="center"/>
          </w:tcPr>
          <w:p w14:paraId="29FA15D1" w14:textId="49D05CE6" w:rsidR="0016102B" w:rsidDel="00003EB6" w:rsidRDefault="0016102B" w:rsidP="00AA7222">
            <w:pPr>
              <w:pStyle w:val="Tabletext"/>
              <w:rPr>
                <w:moveFrom w:id="632" w:author="Arfa Aijazi" w:date="2023-12-26T17:19:00Z"/>
              </w:rPr>
            </w:pPr>
            <w:moveFrom w:id="633" w:author="Arfa Aijazi" w:date="2023-12-26T17:19:00Z">
              <w:r w:rsidDel="00003EB6">
                <w:rPr>
                  <w:rFonts w:cs="Calibri"/>
                  <w:color w:val="000000"/>
                </w:rPr>
                <w:t>0.05</w:t>
              </w:r>
            </w:moveFrom>
          </w:p>
        </w:tc>
        <w:tc>
          <w:tcPr>
            <w:tcW w:w="0" w:type="auto"/>
          </w:tcPr>
          <w:p w14:paraId="7A23AF8A" w14:textId="6CF0A7B5" w:rsidR="0016102B" w:rsidDel="00003EB6" w:rsidRDefault="0016102B" w:rsidP="00AA7222">
            <w:pPr>
              <w:pStyle w:val="Tabletext"/>
              <w:rPr>
                <w:moveFrom w:id="634" w:author="Arfa Aijazi" w:date="2023-12-26T17:19:00Z"/>
                <w:rFonts w:cs="Calibri"/>
                <w:color w:val="000000"/>
              </w:rPr>
            </w:pPr>
            <w:moveFrom w:id="635" w:author="Arfa Aijazi" w:date="2023-12-26T17:19:00Z">
              <w:r w:rsidDel="00003EB6">
                <w:rPr>
                  <w:rFonts w:cs="Calibri"/>
                  <w:color w:val="000000"/>
                </w:rPr>
                <w:t>35.5</w:t>
              </w:r>
            </w:moveFrom>
          </w:p>
        </w:tc>
      </w:tr>
      <w:tr w:rsidR="0016102B" w:rsidDel="00003EB6" w14:paraId="3FE88B26" w14:textId="7EB224A5" w:rsidTr="00AA7222">
        <w:tc>
          <w:tcPr>
            <w:tcW w:w="0" w:type="auto"/>
          </w:tcPr>
          <w:p w14:paraId="4513B568" w14:textId="020A2383" w:rsidR="0016102B" w:rsidDel="00003EB6" w:rsidRDefault="0016102B" w:rsidP="00AA7222">
            <w:pPr>
              <w:pStyle w:val="Tabletext"/>
              <w:rPr>
                <w:moveFrom w:id="636" w:author="Arfa Aijazi" w:date="2023-12-26T17:19:00Z"/>
              </w:rPr>
            </w:pPr>
            <w:moveFrom w:id="637" w:author="Arfa Aijazi" w:date="2023-12-26T17:19:00Z">
              <w:r w:rsidDel="00003EB6">
                <w:t>13</w:t>
              </w:r>
            </w:moveFrom>
          </w:p>
        </w:tc>
        <w:tc>
          <w:tcPr>
            <w:tcW w:w="0" w:type="auto"/>
          </w:tcPr>
          <w:p w14:paraId="20232C5A" w14:textId="7258DAF4" w:rsidR="0016102B" w:rsidDel="00003EB6" w:rsidRDefault="0016102B" w:rsidP="00AA7222">
            <w:pPr>
              <w:pStyle w:val="Tabletext"/>
              <w:rPr>
                <w:moveFrom w:id="638" w:author="Arfa Aijazi" w:date="2023-12-26T17:19:00Z"/>
              </w:rPr>
            </w:pPr>
            <w:moveFrom w:id="639" w:author="Arfa Aijazi" w:date="2023-12-26T17:19:00Z">
              <w:r w:rsidDel="00003EB6">
                <w:t>Left upper arm</w:t>
              </w:r>
            </w:moveFrom>
          </w:p>
        </w:tc>
        <w:tc>
          <w:tcPr>
            <w:tcW w:w="0" w:type="auto"/>
            <w:vAlign w:val="center"/>
          </w:tcPr>
          <w:p w14:paraId="00693CCF" w14:textId="5EC50452" w:rsidR="0016102B" w:rsidDel="00003EB6" w:rsidRDefault="0016102B" w:rsidP="00AA7222">
            <w:pPr>
              <w:pStyle w:val="Tabletext"/>
              <w:rPr>
                <w:moveFrom w:id="640" w:author="Arfa Aijazi" w:date="2023-12-26T17:19:00Z"/>
              </w:rPr>
            </w:pPr>
            <w:moveFrom w:id="641" w:author="Arfa Aijazi" w:date="2023-12-26T17:19:00Z">
              <w:r w:rsidDel="00003EB6">
                <w:rPr>
                  <w:rFonts w:cs="Calibri"/>
                  <w:color w:val="000000"/>
                </w:rPr>
                <w:t>0.07</w:t>
              </w:r>
            </w:moveFrom>
          </w:p>
        </w:tc>
        <w:tc>
          <w:tcPr>
            <w:tcW w:w="0" w:type="auto"/>
          </w:tcPr>
          <w:p w14:paraId="604E88F2" w14:textId="07FFE2F2" w:rsidR="0016102B" w:rsidDel="00003EB6" w:rsidRDefault="0016102B" w:rsidP="00AA7222">
            <w:pPr>
              <w:pStyle w:val="Tabletext"/>
              <w:rPr>
                <w:moveFrom w:id="642" w:author="Arfa Aijazi" w:date="2023-12-26T17:19:00Z"/>
                <w:rFonts w:cs="Calibri"/>
                <w:color w:val="000000"/>
              </w:rPr>
            </w:pPr>
            <w:moveFrom w:id="643" w:author="Arfa Aijazi" w:date="2023-12-26T17:19:00Z">
              <w:r w:rsidDel="00003EB6">
                <w:rPr>
                  <w:rFonts w:cs="Calibri"/>
                  <w:color w:val="000000"/>
                </w:rPr>
                <w:t>35.8</w:t>
              </w:r>
            </w:moveFrom>
          </w:p>
        </w:tc>
      </w:tr>
      <w:tr w:rsidR="0016102B" w:rsidDel="00003EB6" w14:paraId="096BDCCC" w14:textId="1E68259C" w:rsidTr="00AA7222">
        <w:tc>
          <w:tcPr>
            <w:tcW w:w="0" w:type="auto"/>
          </w:tcPr>
          <w:p w14:paraId="572F13DC" w14:textId="68C7565D" w:rsidR="0016102B" w:rsidDel="00003EB6" w:rsidRDefault="0016102B" w:rsidP="00AA7222">
            <w:pPr>
              <w:pStyle w:val="Tabletext"/>
              <w:rPr>
                <w:moveFrom w:id="644" w:author="Arfa Aijazi" w:date="2023-12-26T17:19:00Z"/>
              </w:rPr>
            </w:pPr>
            <w:moveFrom w:id="645" w:author="Arfa Aijazi" w:date="2023-12-26T17:19:00Z">
              <w:r w:rsidDel="00003EB6">
                <w:t>14</w:t>
              </w:r>
            </w:moveFrom>
          </w:p>
        </w:tc>
        <w:tc>
          <w:tcPr>
            <w:tcW w:w="0" w:type="auto"/>
          </w:tcPr>
          <w:p w14:paraId="4419BDB5" w14:textId="08F25D11" w:rsidR="0016102B" w:rsidDel="00003EB6" w:rsidRDefault="0016102B" w:rsidP="00AA7222">
            <w:pPr>
              <w:pStyle w:val="Tabletext"/>
              <w:rPr>
                <w:moveFrom w:id="646" w:author="Arfa Aijazi" w:date="2023-12-26T17:19:00Z"/>
              </w:rPr>
            </w:pPr>
            <w:moveFrom w:id="647" w:author="Arfa Aijazi" w:date="2023-12-26T17:19:00Z">
              <w:r w:rsidDel="00003EB6">
                <w:t>Right upper arm</w:t>
              </w:r>
            </w:moveFrom>
          </w:p>
        </w:tc>
        <w:tc>
          <w:tcPr>
            <w:tcW w:w="0" w:type="auto"/>
            <w:vAlign w:val="center"/>
          </w:tcPr>
          <w:p w14:paraId="2A8F99FA" w14:textId="08C1BA14" w:rsidR="0016102B" w:rsidDel="00003EB6" w:rsidRDefault="0016102B" w:rsidP="00AA7222">
            <w:pPr>
              <w:pStyle w:val="Tabletext"/>
              <w:rPr>
                <w:moveFrom w:id="648" w:author="Arfa Aijazi" w:date="2023-12-26T17:19:00Z"/>
              </w:rPr>
            </w:pPr>
            <w:moveFrom w:id="649" w:author="Arfa Aijazi" w:date="2023-12-26T17:19:00Z">
              <w:r w:rsidDel="00003EB6">
                <w:rPr>
                  <w:rFonts w:cs="Calibri"/>
                  <w:color w:val="000000"/>
                </w:rPr>
                <w:t>0.08</w:t>
              </w:r>
            </w:moveFrom>
          </w:p>
        </w:tc>
        <w:tc>
          <w:tcPr>
            <w:tcW w:w="0" w:type="auto"/>
          </w:tcPr>
          <w:p w14:paraId="6212E1C3" w14:textId="72CF8682" w:rsidR="0016102B" w:rsidDel="00003EB6" w:rsidRDefault="0016102B" w:rsidP="00AA7222">
            <w:pPr>
              <w:pStyle w:val="Tabletext"/>
              <w:rPr>
                <w:moveFrom w:id="650" w:author="Arfa Aijazi" w:date="2023-12-26T17:19:00Z"/>
                <w:rFonts w:cs="Calibri"/>
                <w:color w:val="000000"/>
              </w:rPr>
            </w:pPr>
            <w:moveFrom w:id="651" w:author="Arfa Aijazi" w:date="2023-12-26T17:19:00Z">
              <w:r w:rsidDel="00003EB6">
                <w:rPr>
                  <w:rFonts w:cs="Calibri"/>
                  <w:color w:val="000000"/>
                </w:rPr>
                <w:t>35.8</w:t>
              </w:r>
            </w:moveFrom>
          </w:p>
        </w:tc>
      </w:tr>
      <w:tr w:rsidR="0016102B" w:rsidDel="00003EB6" w14:paraId="16DABDB8" w14:textId="13070304" w:rsidTr="00AA7222">
        <w:tc>
          <w:tcPr>
            <w:tcW w:w="0" w:type="auto"/>
          </w:tcPr>
          <w:p w14:paraId="0A022141" w14:textId="333E31D1" w:rsidR="0016102B" w:rsidDel="00003EB6" w:rsidRDefault="0016102B" w:rsidP="00AA7222">
            <w:pPr>
              <w:pStyle w:val="Tabletext"/>
              <w:rPr>
                <w:moveFrom w:id="652" w:author="Arfa Aijazi" w:date="2023-12-26T17:19:00Z"/>
              </w:rPr>
            </w:pPr>
            <w:moveFrom w:id="653" w:author="Arfa Aijazi" w:date="2023-12-26T17:19:00Z">
              <w:r w:rsidDel="00003EB6">
                <w:t>15</w:t>
              </w:r>
            </w:moveFrom>
          </w:p>
        </w:tc>
        <w:tc>
          <w:tcPr>
            <w:tcW w:w="0" w:type="auto"/>
          </w:tcPr>
          <w:p w14:paraId="0EC2755C" w14:textId="3EBE7BAF" w:rsidR="0016102B" w:rsidDel="00003EB6" w:rsidRDefault="0016102B" w:rsidP="00AA7222">
            <w:pPr>
              <w:pStyle w:val="Tabletext"/>
              <w:rPr>
                <w:moveFrom w:id="654" w:author="Arfa Aijazi" w:date="2023-12-26T17:19:00Z"/>
              </w:rPr>
            </w:pPr>
            <w:moveFrom w:id="655" w:author="Arfa Aijazi" w:date="2023-12-26T17:19:00Z">
              <w:r w:rsidDel="00003EB6">
                <w:t>Chest</w:t>
              </w:r>
            </w:moveFrom>
          </w:p>
        </w:tc>
        <w:tc>
          <w:tcPr>
            <w:tcW w:w="0" w:type="auto"/>
            <w:vAlign w:val="center"/>
          </w:tcPr>
          <w:p w14:paraId="551D0D7B" w14:textId="6EAC2C1C" w:rsidR="0016102B" w:rsidDel="00003EB6" w:rsidRDefault="0016102B" w:rsidP="00AA7222">
            <w:pPr>
              <w:pStyle w:val="Tabletext"/>
              <w:rPr>
                <w:moveFrom w:id="656" w:author="Arfa Aijazi" w:date="2023-12-26T17:19:00Z"/>
              </w:rPr>
            </w:pPr>
            <w:moveFrom w:id="657" w:author="Arfa Aijazi" w:date="2023-12-26T17:19:00Z">
              <w:r w:rsidDel="00003EB6">
                <w:rPr>
                  <w:rFonts w:cs="Calibri"/>
                  <w:color w:val="000000"/>
                </w:rPr>
                <w:t>0.14</w:t>
              </w:r>
            </w:moveFrom>
          </w:p>
        </w:tc>
        <w:tc>
          <w:tcPr>
            <w:tcW w:w="0" w:type="auto"/>
          </w:tcPr>
          <w:p w14:paraId="569B1753" w14:textId="4F3DDAFD" w:rsidR="0016102B" w:rsidDel="00003EB6" w:rsidRDefault="0016102B" w:rsidP="00AA7222">
            <w:pPr>
              <w:pStyle w:val="Tabletext"/>
              <w:rPr>
                <w:moveFrom w:id="658" w:author="Arfa Aijazi" w:date="2023-12-26T17:19:00Z"/>
                <w:rFonts w:cs="Calibri"/>
                <w:color w:val="000000"/>
              </w:rPr>
            </w:pPr>
            <w:moveFrom w:id="659" w:author="Arfa Aijazi" w:date="2023-12-26T17:19:00Z">
              <w:r w:rsidDel="00003EB6">
                <w:rPr>
                  <w:rFonts w:cs="Calibri"/>
                  <w:color w:val="000000"/>
                </w:rPr>
                <w:t>36.5</w:t>
              </w:r>
            </w:moveFrom>
          </w:p>
        </w:tc>
      </w:tr>
      <w:tr w:rsidR="0016102B" w:rsidDel="00003EB6" w14:paraId="0D677B48" w14:textId="04A99373" w:rsidTr="00AA7222">
        <w:tc>
          <w:tcPr>
            <w:tcW w:w="0" w:type="auto"/>
          </w:tcPr>
          <w:p w14:paraId="60AD0B44" w14:textId="42A97745" w:rsidR="0016102B" w:rsidDel="00003EB6" w:rsidRDefault="0016102B" w:rsidP="00AA7222">
            <w:pPr>
              <w:pStyle w:val="Tabletext"/>
              <w:rPr>
                <w:moveFrom w:id="660" w:author="Arfa Aijazi" w:date="2023-12-26T17:19:00Z"/>
              </w:rPr>
            </w:pPr>
            <w:moveFrom w:id="661" w:author="Arfa Aijazi" w:date="2023-12-26T17:19:00Z">
              <w:r w:rsidDel="00003EB6">
                <w:t>16</w:t>
              </w:r>
            </w:moveFrom>
          </w:p>
        </w:tc>
        <w:tc>
          <w:tcPr>
            <w:tcW w:w="0" w:type="auto"/>
          </w:tcPr>
          <w:p w14:paraId="69961E38" w14:textId="231818C3" w:rsidR="0016102B" w:rsidDel="00003EB6" w:rsidRDefault="0016102B" w:rsidP="00AA7222">
            <w:pPr>
              <w:pStyle w:val="Tabletext"/>
              <w:rPr>
                <w:moveFrom w:id="662" w:author="Arfa Aijazi" w:date="2023-12-26T17:19:00Z"/>
              </w:rPr>
            </w:pPr>
            <w:moveFrom w:id="663" w:author="Arfa Aijazi" w:date="2023-12-26T17:19:00Z">
              <w:r w:rsidDel="00003EB6">
                <w:t>Back</w:t>
              </w:r>
            </w:moveFrom>
          </w:p>
        </w:tc>
        <w:tc>
          <w:tcPr>
            <w:tcW w:w="0" w:type="auto"/>
            <w:vAlign w:val="center"/>
          </w:tcPr>
          <w:p w14:paraId="3F124779" w14:textId="7545E355" w:rsidR="0016102B" w:rsidDel="00003EB6" w:rsidRDefault="0016102B" w:rsidP="00AA7222">
            <w:pPr>
              <w:pStyle w:val="Tabletext"/>
              <w:rPr>
                <w:moveFrom w:id="664" w:author="Arfa Aijazi" w:date="2023-12-26T17:19:00Z"/>
              </w:rPr>
            </w:pPr>
            <w:moveFrom w:id="665" w:author="Arfa Aijazi" w:date="2023-12-26T17:19:00Z">
              <w:r w:rsidDel="00003EB6">
                <w:rPr>
                  <w:rFonts w:cs="Calibri"/>
                  <w:color w:val="000000"/>
                </w:rPr>
                <w:t>0.13</w:t>
              </w:r>
            </w:moveFrom>
          </w:p>
        </w:tc>
        <w:tc>
          <w:tcPr>
            <w:tcW w:w="0" w:type="auto"/>
          </w:tcPr>
          <w:p w14:paraId="3B4CD3D6" w14:textId="4CC03477" w:rsidR="0016102B" w:rsidDel="00003EB6" w:rsidRDefault="0016102B" w:rsidP="00AA7222">
            <w:pPr>
              <w:pStyle w:val="Tabletext"/>
              <w:rPr>
                <w:moveFrom w:id="666" w:author="Arfa Aijazi" w:date="2023-12-26T17:19:00Z"/>
                <w:rFonts w:cs="Calibri"/>
                <w:color w:val="000000"/>
              </w:rPr>
            </w:pPr>
            <w:moveFrom w:id="667" w:author="Arfa Aijazi" w:date="2023-12-26T17:19:00Z">
              <w:r w:rsidDel="00003EB6">
                <w:rPr>
                  <w:rFonts w:cs="Calibri"/>
                  <w:color w:val="000000"/>
                </w:rPr>
                <w:t>36.5</w:t>
              </w:r>
            </w:moveFrom>
          </w:p>
        </w:tc>
      </w:tr>
      <w:tr w:rsidR="0016102B" w:rsidDel="00003EB6" w14:paraId="57EECD0B" w14:textId="407AC71A" w:rsidTr="00AA7222">
        <w:tc>
          <w:tcPr>
            <w:tcW w:w="0" w:type="auto"/>
          </w:tcPr>
          <w:p w14:paraId="55F13805" w14:textId="788A4A90" w:rsidR="0016102B" w:rsidDel="00003EB6" w:rsidRDefault="0016102B" w:rsidP="00AA7222">
            <w:pPr>
              <w:pStyle w:val="Tabletext"/>
              <w:rPr>
                <w:moveFrom w:id="668" w:author="Arfa Aijazi" w:date="2023-12-26T17:19:00Z"/>
              </w:rPr>
            </w:pPr>
          </w:p>
        </w:tc>
        <w:tc>
          <w:tcPr>
            <w:tcW w:w="0" w:type="auto"/>
          </w:tcPr>
          <w:p w14:paraId="21FF00DE" w14:textId="08B6BBF8" w:rsidR="0016102B" w:rsidDel="00003EB6" w:rsidRDefault="0016102B" w:rsidP="00AA7222">
            <w:pPr>
              <w:pStyle w:val="Tabletext"/>
              <w:rPr>
                <w:moveFrom w:id="669" w:author="Arfa Aijazi" w:date="2023-12-26T17:19:00Z"/>
              </w:rPr>
            </w:pPr>
            <w:moveFrom w:id="670" w:author="Arfa Aijazi" w:date="2023-12-26T17:19:00Z">
              <w:r w:rsidDel="00003EB6">
                <w:t>Total</w:t>
              </w:r>
            </w:moveFrom>
          </w:p>
        </w:tc>
        <w:tc>
          <w:tcPr>
            <w:tcW w:w="0" w:type="auto"/>
            <w:vAlign w:val="center"/>
          </w:tcPr>
          <w:p w14:paraId="4ED11173" w14:textId="28988313" w:rsidR="0016102B" w:rsidDel="00003EB6" w:rsidRDefault="0016102B" w:rsidP="00AA7222">
            <w:pPr>
              <w:pStyle w:val="Tabletext"/>
              <w:rPr>
                <w:moveFrom w:id="671" w:author="Arfa Aijazi" w:date="2023-12-26T17:19:00Z"/>
              </w:rPr>
            </w:pPr>
            <w:moveFrom w:id="672" w:author="Arfa Aijazi" w:date="2023-12-26T17:19:00Z">
              <w:r w:rsidDel="00003EB6">
                <w:rPr>
                  <w:rFonts w:cs="Calibri"/>
                  <w:color w:val="000000"/>
                </w:rPr>
                <w:t>1.48</w:t>
              </w:r>
            </w:moveFrom>
          </w:p>
        </w:tc>
        <w:tc>
          <w:tcPr>
            <w:tcW w:w="0" w:type="auto"/>
          </w:tcPr>
          <w:p w14:paraId="45974996" w14:textId="75D67CB3" w:rsidR="0016102B" w:rsidDel="00003EB6" w:rsidRDefault="0016102B" w:rsidP="00AA7222">
            <w:pPr>
              <w:pStyle w:val="Tabletext"/>
              <w:rPr>
                <w:moveFrom w:id="673" w:author="Arfa Aijazi" w:date="2023-12-26T17:19:00Z"/>
                <w:rFonts w:cs="Calibri"/>
                <w:color w:val="000000"/>
              </w:rPr>
            </w:pPr>
            <w:moveFrom w:id="674" w:author="Arfa Aijazi" w:date="2023-12-26T17:19:00Z">
              <w:r w:rsidDel="00003EB6">
                <w:rPr>
                  <w:rFonts w:cs="Calibri"/>
                  <w:color w:val="000000"/>
                </w:rPr>
                <w:t>36.7</w:t>
              </w:r>
            </w:moveFrom>
          </w:p>
        </w:tc>
      </w:tr>
    </w:tbl>
    <w:moveFromRangeEnd w:id="531"/>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rPr>
          <w:ins w:id="675" w:author="Arfa Aijazi" w:date="2023-12-26T17:19:00Z"/>
        </w:rPr>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ins w:id="676" w:author="Arfa Aijazi" w:date="2023-12-25T16:29:00Z">
        <w:r w:rsidR="00470A67">
          <w:t xml:space="preserve"> probe</w:t>
        </w:r>
      </w:ins>
      <w:r>
        <w:t xml:space="preserve"> 0.2 m away from the thermal manikin and elevated it</w:t>
      </w:r>
      <w:ins w:id="677" w:author="Arfa Aijazi" w:date="2023-12-25T16:29:00Z">
        <w:r w:rsidR="00470A67">
          <w:t xml:space="preserve"> with wood blocks</w:t>
        </w:r>
      </w:ins>
      <w:r>
        <w:t xml:space="preserve"> to be vertically centered to the tangent </w:t>
      </w:r>
      <w:r w:rsidR="00006CC9">
        <w:t xml:space="preserve">body </w:t>
      </w:r>
      <w:r w:rsidR="00006CC9">
        <w:lastRenderedPageBreak/>
        <w:t>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rPr>
          <w:moveTo w:id="678" w:author="Arfa Aijazi" w:date="2023-12-26T17:19:00Z"/>
        </w:rPr>
      </w:pPr>
      <w:bookmarkStart w:id="679" w:name="_Ref138199049"/>
      <w:moveToRangeStart w:id="680" w:author="Arfa Aijazi" w:date="2023-12-26T17:19:00Z" w:name="move154503565"/>
      <w:moveTo w:id="681" w:author="Arfa Aijazi" w:date="2023-12-26T17:19:00Z">
        <w:r>
          <w:t xml:space="preserve">Table </w:t>
        </w:r>
        <w:r>
          <w:fldChar w:fldCharType="begin"/>
        </w:r>
        <w:r>
          <w:instrText xml:space="preserve"> SEQ Table \* ARABIC </w:instrText>
        </w:r>
        <w:r>
          <w:fldChar w:fldCharType="separate"/>
        </w:r>
        <w:r>
          <w:rPr>
            <w:noProof/>
          </w:rPr>
          <w:t>1</w:t>
        </w:r>
        <w:r>
          <w:rPr>
            <w:noProof/>
          </w:rPr>
          <w:fldChar w:fldCharType="end"/>
        </w:r>
        <w:bookmarkEnd w:id="679"/>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moveTo>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8C467B">
        <w:tc>
          <w:tcPr>
            <w:tcW w:w="0" w:type="auto"/>
          </w:tcPr>
          <w:p w14:paraId="79C0D2C9" w14:textId="77777777" w:rsidR="00003EB6" w:rsidRDefault="00003EB6" w:rsidP="008C467B">
            <w:pPr>
              <w:pStyle w:val="Tabletext"/>
              <w:rPr>
                <w:moveTo w:id="682" w:author="Arfa Aijazi" w:date="2023-12-26T17:19:00Z"/>
              </w:rPr>
            </w:pPr>
          </w:p>
        </w:tc>
        <w:tc>
          <w:tcPr>
            <w:tcW w:w="0" w:type="auto"/>
          </w:tcPr>
          <w:p w14:paraId="75635750" w14:textId="77777777" w:rsidR="00003EB6" w:rsidRPr="00D12370" w:rsidRDefault="00003EB6" w:rsidP="008C467B">
            <w:pPr>
              <w:pStyle w:val="Tabletext"/>
              <w:rPr>
                <w:moveTo w:id="683" w:author="Arfa Aijazi" w:date="2023-12-26T17:19:00Z"/>
                <w:b/>
                <w:bCs/>
              </w:rPr>
            </w:pPr>
            <w:moveTo w:id="684" w:author="Arfa Aijazi" w:date="2023-12-26T17:19:00Z">
              <w:r>
                <w:rPr>
                  <w:b/>
                  <w:bCs/>
                </w:rPr>
                <w:t>Body segment</w:t>
              </w:r>
            </w:moveTo>
          </w:p>
        </w:tc>
        <w:tc>
          <w:tcPr>
            <w:tcW w:w="0" w:type="auto"/>
          </w:tcPr>
          <w:p w14:paraId="7F198049" w14:textId="77777777" w:rsidR="00003EB6" w:rsidRPr="00D12370" w:rsidRDefault="00003EB6" w:rsidP="008C467B">
            <w:pPr>
              <w:pStyle w:val="Tabletext"/>
              <w:rPr>
                <w:moveTo w:id="685" w:author="Arfa Aijazi" w:date="2023-12-26T17:19:00Z"/>
                <w:b/>
                <w:bCs/>
              </w:rPr>
            </w:pPr>
            <w:moveTo w:id="686" w:author="Arfa Aijazi" w:date="2023-12-26T17:19:00Z">
              <w:r w:rsidRPr="00D12370">
                <w:rPr>
                  <w:b/>
                  <w:bCs/>
                </w:rPr>
                <w:t>Surface area (m</w:t>
              </w:r>
              <w:r w:rsidRPr="00D12370">
                <w:rPr>
                  <w:b/>
                  <w:bCs/>
                  <w:vertAlign w:val="superscript"/>
                </w:rPr>
                <w:t>2</w:t>
              </w:r>
              <w:r w:rsidRPr="00D12370">
                <w:rPr>
                  <w:b/>
                  <w:bCs/>
                </w:rPr>
                <w:t>)</w:t>
              </w:r>
            </w:moveTo>
          </w:p>
        </w:tc>
        <w:tc>
          <w:tcPr>
            <w:tcW w:w="0" w:type="auto"/>
          </w:tcPr>
          <w:p w14:paraId="105B63D6" w14:textId="77777777" w:rsidR="00003EB6" w:rsidRPr="00D12370" w:rsidRDefault="00003EB6" w:rsidP="008C467B">
            <w:pPr>
              <w:pStyle w:val="Tabletext"/>
              <w:rPr>
                <w:moveTo w:id="687" w:author="Arfa Aijazi" w:date="2023-12-26T17:19:00Z"/>
                <w:b/>
                <w:bCs/>
              </w:rPr>
            </w:pPr>
            <w:moveTo w:id="688" w:author="Arfa Aijazi" w:date="2023-12-26T17:19:00Z">
              <w:r>
                <w:rPr>
                  <w:b/>
                  <w:bCs/>
                </w:rPr>
                <w:t>Core temperature (°C)</w:t>
              </w:r>
            </w:moveTo>
          </w:p>
        </w:tc>
      </w:tr>
      <w:tr w:rsidR="00003EB6" w14:paraId="22E982A7" w14:textId="77777777" w:rsidTr="008C467B">
        <w:tc>
          <w:tcPr>
            <w:tcW w:w="0" w:type="auto"/>
          </w:tcPr>
          <w:p w14:paraId="4F935DCE" w14:textId="77777777" w:rsidR="00003EB6" w:rsidRDefault="00003EB6" w:rsidP="008C467B">
            <w:pPr>
              <w:pStyle w:val="Tabletext"/>
              <w:rPr>
                <w:moveTo w:id="689" w:author="Arfa Aijazi" w:date="2023-12-26T17:19:00Z"/>
              </w:rPr>
            </w:pPr>
            <w:moveTo w:id="690" w:author="Arfa Aijazi" w:date="2023-12-26T17:19:00Z">
              <w:r>
                <w:t>1</w:t>
              </w:r>
            </w:moveTo>
          </w:p>
        </w:tc>
        <w:tc>
          <w:tcPr>
            <w:tcW w:w="0" w:type="auto"/>
          </w:tcPr>
          <w:p w14:paraId="63827E3A" w14:textId="77777777" w:rsidR="00003EB6" w:rsidRDefault="00003EB6" w:rsidP="008C467B">
            <w:pPr>
              <w:pStyle w:val="Tabletext"/>
              <w:rPr>
                <w:moveTo w:id="691" w:author="Arfa Aijazi" w:date="2023-12-26T17:19:00Z"/>
              </w:rPr>
            </w:pPr>
            <w:moveTo w:id="692" w:author="Arfa Aijazi" w:date="2023-12-26T17:19:00Z">
              <w:r>
                <w:t>Left foot</w:t>
              </w:r>
            </w:moveTo>
          </w:p>
        </w:tc>
        <w:tc>
          <w:tcPr>
            <w:tcW w:w="0" w:type="auto"/>
            <w:vAlign w:val="center"/>
          </w:tcPr>
          <w:p w14:paraId="20316179" w14:textId="77777777" w:rsidR="00003EB6" w:rsidRDefault="00003EB6" w:rsidP="008C467B">
            <w:pPr>
              <w:pStyle w:val="Tabletext"/>
              <w:rPr>
                <w:moveTo w:id="693" w:author="Arfa Aijazi" w:date="2023-12-26T17:19:00Z"/>
              </w:rPr>
            </w:pPr>
            <w:moveTo w:id="694" w:author="Arfa Aijazi" w:date="2023-12-26T17:19:00Z">
              <w:r>
                <w:rPr>
                  <w:rFonts w:cs="Calibri"/>
                  <w:color w:val="000000"/>
                </w:rPr>
                <w:t>0.05</w:t>
              </w:r>
            </w:moveTo>
          </w:p>
        </w:tc>
        <w:tc>
          <w:tcPr>
            <w:tcW w:w="0" w:type="auto"/>
          </w:tcPr>
          <w:p w14:paraId="21750FBD" w14:textId="77777777" w:rsidR="00003EB6" w:rsidRDefault="00003EB6" w:rsidP="008C467B">
            <w:pPr>
              <w:pStyle w:val="Tabletext"/>
              <w:rPr>
                <w:moveTo w:id="695" w:author="Arfa Aijazi" w:date="2023-12-26T17:19:00Z"/>
                <w:rFonts w:cs="Calibri"/>
                <w:color w:val="000000"/>
              </w:rPr>
            </w:pPr>
            <w:moveTo w:id="696" w:author="Arfa Aijazi" w:date="2023-12-26T17:19:00Z">
              <w:r>
                <w:rPr>
                  <w:rFonts w:cs="Calibri"/>
                  <w:color w:val="000000"/>
                </w:rPr>
                <w:t>35.1</w:t>
              </w:r>
            </w:moveTo>
          </w:p>
        </w:tc>
      </w:tr>
      <w:tr w:rsidR="00003EB6" w14:paraId="47FBFF86" w14:textId="77777777" w:rsidTr="008C467B">
        <w:tc>
          <w:tcPr>
            <w:tcW w:w="0" w:type="auto"/>
          </w:tcPr>
          <w:p w14:paraId="734614F6" w14:textId="77777777" w:rsidR="00003EB6" w:rsidRDefault="00003EB6" w:rsidP="008C467B">
            <w:pPr>
              <w:pStyle w:val="Tabletext"/>
              <w:rPr>
                <w:moveTo w:id="697" w:author="Arfa Aijazi" w:date="2023-12-26T17:19:00Z"/>
              </w:rPr>
            </w:pPr>
            <w:moveTo w:id="698" w:author="Arfa Aijazi" w:date="2023-12-26T17:19:00Z">
              <w:r>
                <w:t>2</w:t>
              </w:r>
            </w:moveTo>
          </w:p>
        </w:tc>
        <w:tc>
          <w:tcPr>
            <w:tcW w:w="0" w:type="auto"/>
          </w:tcPr>
          <w:p w14:paraId="629F0877" w14:textId="77777777" w:rsidR="00003EB6" w:rsidRDefault="00003EB6" w:rsidP="008C467B">
            <w:pPr>
              <w:pStyle w:val="Tabletext"/>
              <w:rPr>
                <w:moveTo w:id="699" w:author="Arfa Aijazi" w:date="2023-12-26T17:19:00Z"/>
              </w:rPr>
            </w:pPr>
            <w:moveTo w:id="700" w:author="Arfa Aijazi" w:date="2023-12-26T17:19:00Z">
              <w:r>
                <w:t>Right foot</w:t>
              </w:r>
            </w:moveTo>
          </w:p>
        </w:tc>
        <w:tc>
          <w:tcPr>
            <w:tcW w:w="0" w:type="auto"/>
            <w:vAlign w:val="center"/>
          </w:tcPr>
          <w:p w14:paraId="0A14BB0A" w14:textId="77777777" w:rsidR="00003EB6" w:rsidRDefault="00003EB6" w:rsidP="008C467B">
            <w:pPr>
              <w:pStyle w:val="Tabletext"/>
              <w:rPr>
                <w:moveTo w:id="701" w:author="Arfa Aijazi" w:date="2023-12-26T17:19:00Z"/>
              </w:rPr>
            </w:pPr>
            <w:moveTo w:id="702" w:author="Arfa Aijazi" w:date="2023-12-26T17:19:00Z">
              <w:r>
                <w:rPr>
                  <w:rFonts w:cs="Calibri"/>
                  <w:color w:val="000000"/>
                </w:rPr>
                <w:t>0.04</w:t>
              </w:r>
            </w:moveTo>
          </w:p>
        </w:tc>
        <w:tc>
          <w:tcPr>
            <w:tcW w:w="0" w:type="auto"/>
          </w:tcPr>
          <w:p w14:paraId="58582122" w14:textId="77777777" w:rsidR="00003EB6" w:rsidRDefault="00003EB6" w:rsidP="008C467B">
            <w:pPr>
              <w:pStyle w:val="Tabletext"/>
              <w:rPr>
                <w:moveTo w:id="703" w:author="Arfa Aijazi" w:date="2023-12-26T17:19:00Z"/>
                <w:rFonts w:cs="Calibri"/>
                <w:color w:val="000000"/>
              </w:rPr>
            </w:pPr>
            <w:moveTo w:id="704" w:author="Arfa Aijazi" w:date="2023-12-26T17:19:00Z">
              <w:r>
                <w:rPr>
                  <w:rFonts w:cs="Calibri"/>
                  <w:color w:val="000000"/>
                </w:rPr>
                <w:t>35.1</w:t>
              </w:r>
            </w:moveTo>
          </w:p>
        </w:tc>
      </w:tr>
      <w:tr w:rsidR="00003EB6" w14:paraId="30A35AF9" w14:textId="77777777" w:rsidTr="008C467B">
        <w:tc>
          <w:tcPr>
            <w:tcW w:w="0" w:type="auto"/>
          </w:tcPr>
          <w:p w14:paraId="2986A048" w14:textId="77777777" w:rsidR="00003EB6" w:rsidRDefault="00003EB6" w:rsidP="008C467B">
            <w:pPr>
              <w:pStyle w:val="Tabletext"/>
              <w:rPr>
                <w:moveTo w:id="705" w:author="Arfa Aijazi" w:date="2023-12-26T17:19:00Z"/>
              </w:rPr>
            </w:pPr>
            <w:moveTo w:id="706" w:author="Arfa Aijazi" w:date="2023-12-26T17:19:00Z">
              <w:r>
                <w:t>3</w:t>
              </w:r>
            </w:moveTo>
          </w:p>
        </w:tc>
        <w:tc>
          <w:tcPr>
            <w:tcW w:w="0" w:type="auto"/>
          </w:tcPr>
          <w:p w14:paraId="2CBFB383" w14:textId="77777777" w:rsidR="00003EB6" w:rsidRDefault="00003EB6" w:rsidP="008C467B">
            <w:pPr>
              <w:pStyle w:val="Tabletext"/>
              <w:rPr>
                <w:moveTo w:id="707" w:author="Arfa Aijazi" w:date="2023-12-26T17:19:00Z"/>
              </w:rPr>
            </w:pPr>
            <w:moveTo w:id="708" w:author="Arfa Aijazi" w:date="2023-12-26T17:19:00Z">
              <w:r>
                <w:t>Left lower leg</w:t>
              </w:r>
            </w:moveTo>
          </w:p>
        </w:tc>
        <w:tc>
          <w:tcPr>
            <w:tcW w:w="0" w:type="auto"/>
            <w:vAlign w:val="center"/>
          </w:tcPr>
          <w:p w14:paraId="51567BC2" w14:textId="77777777" w:rsidR="00003EB6" w:rsidRDefault="00003EB6" w:rsidP="008C467B">
            <w:pPr>
              <w:pStyle w:val="Tabletext"/>
              <w:rPr>
                <w:moveTo w:id="709" w:author="Arfa Aijazi" w:date="2023-12-26T17:19:00Z"/>
              </w:rPr>
            </w:pPr>
            <w:moveTo w:id="710" w:author="Arfa Aijazi" w:date="2023-12-26T17:19:00Z">
              <w:r>
                <w:rPr>
                  <w:rFonts w:cs="Calibri"/>
                  <w:color w:val="000000"/>
                </w:rPr>
                <w:t>0.09</w:t>
              </w:r>
            </w:moveTo>
          </w:p>
        </w:tc>
        <w:tc>
          <w:tcPr>
            <w:tcW w:w="0" w:type="auto"/>
          </w:tcPr>
          <w:p w14:paraId="7DD6B324" w14:textId="77777777" w:rsidR="00003EB6" w:rsidRDefault="00003EB6" w:rsidP="008C467B">
            <w:pPr>
              <w:pStyle w:val="Tabletext"/>
              <w:rPr>
                <w:moveTo w:id="711" w:author="Arfa Aijazi" w:date="2023-12-26T17:19:00Z"/>
                <w:rFonts w:cs="Calibri"/>
                <w:color w:val="000000"/>
              </w:rPr>
            </w:pPr>
            <w:moveTo w:id="712" w:author="Arfa Aijazi" w:date="2023-12-26T17:19:00Z">
              <w:r>
                <w:rPr>
                  <w:rFonts w:cs="Calibri"/>
                  <w:color w:val="000000"/>
                </w:rPr>
                <w:t>35.6</w:t>
              </w:r>
            </w:moveTo>
          </w:p>
        </w:tc>
      </w:tr>
      <w:tr w:rsidR="00003EB6" w14:paraId="74D5B445" w14:textId="77777777" w:rsidTr="008C467B">
        <w:tc>
          <w:tcPr>
            <w:tcW w:w="0" w:type="auto"/>
          </w:tcPr>
          <w:p w14:paraId="05E5D5B5" w14:textId="77777777" w:rsidR="00003EB6" w:rsidRDefault="00003EB6" w:rsidP="008C467B">
            <w:pPr>
              <w:pStyle w:val="Tabletext"/>
              <w:rPr>
                <w:moveTo w:id="713" w:author="Arfa Aijazi" w:date="2023-12-26T17:19:00Z"/>
              </w:rPr>
            </w:pPr>
            <w:moveTo w:id="714" w:author="Arfa Aijazi" w:date="2023-12-26T17:19:00Z">
              <w:r>
                <w:t>4</w:t>
              </w:r>
            </w:moveTo>
          </w:p>
        </w:tc>
        <w:tc>
          <w:tcPr>
            <w:tcW w:w="0" w:type="auto"/>
          </w:tcPr>
          <w:p w14:paraId="5D442CA9" w14:textId="77777777" w:rsidR="00003EB6" w:rsidRDefault="00003EB6" w:rsidP="008C467B">
            <w:pPr>
              <w:pStyle w:val="Tabletext"/>
              <w:rPr>
                <w:moveTo w:id="715" w:author="Arfa Aijazi" w:date="2023-12-26T17:19:00Z"/>
              </w:rPr>
            </w:pPr>
            <w:moveTo w:id="716" w:author="Arfa Aijazi" w:date="2023-12-26T17:19:00Z">
              <w:r>
                <w:t>Right lower leg</w:t>
              </w:r>
            </w:moveTo>
          </w:p>
        </w:tc>
        <w:tc>
          <w:tcPr>
            <w:tcW w:w="0" w:type="auto"/>
            <w:vAlign w:val="center"/>
          </w:tcPr>
          <w:p w14:paraId="1B723A2B" w14:textId="77777777" w:rsidR="00003EB6" w:rsidRDefault="00003EB6" w:rsidP="008C467B">
            <w:pPr>
              <w:pStyle w:val="Tabletext"/>
              <w:rPr>
                <w:moveTo w:id="717" w:author="Arfa Aijazi" w:date="2023-12-26T17:19:00Z"/>
              </w:rPr>
            </w:pPr>
            <w:moveTo w:id="718" w:author="Arfa Aijazi" w:date="2023-12-26T17:19:00Z">
              <w:r>
                <w:rPr>
                  <w:rFonts w:cs="Calibri"/>
                  <w:color w:val="000000"/>
                </w:rPr>
                <w:t>0.09</w:t>
              </w:r>
            </w:moveTo>
          </w:p>
        </w:tc>
        <w:tc>
          <w:tcPr>
            <w:tcW w:w="0" w:type="auto"/>
          </w:tcPr>
          <w:p w14:paraId="082E573F" w14:textId="77777777" w:rsidR="00003EB6" w:rsidRDefault="00003EB6" w:rsidP="008C467B">
            <w:pPr>
              <w:pStyle w:val="Tabletext"/>
              <w:rPr>
                <w:moveTo w:id="719" w:author="Arfa Aijazi" w:date="2023-12-26T17:19:00Z"/>
                <w:rFonts w:cs="Calibri"/>
                <w:color w:val="000000"/>
              </w:rPr>
            </w:pPr>
            <w:moveTo w:id="720" w:author="Arfa Aijazi" w:date="2023-12-26T17:19:00Z">
              <w:r>
                <w:rPr>
                  <w:rFonts w:cs="Calibri"/>
                  <w:color w:val="000000"/>
                </w:rPr>
                <w:t>35.6</w:t>
              </w:r>
            </w:moveTo>
          </w:p>
        </w:tc>
      </w:tr>
      <w:tr w:rsidR="00003EB6" w14:paraId="52DDBBF3" w14:textId="77777777" w:rsidTr="008C467B">
        <w:tc>
          <w:tcPr>
            <w:tcW w:w="0" w:type="auto"/>
          </w:tcPr>
          <w:p w14:paraId="4571B799" w14:textId="77777777" w:rsidR="00003EB6" w:rsidRDefault="00003EB6" w:rsidP="008C467B">
            <w:pPr>
              <w:pStyle w:val="Tabletext"/>
              <w:rPr>
                <w:moveTo w:id="721" w:author="Arfa Aijazi" w:date="2023-12-26T17:19:00Z"/>
              </w:rPr>
            </w:pPr>
            <w:moveTo w:id="722" w:author="Arfa Aijazi" w:date="2023-12-26T17:19:00Z">
              <w:r>
                <w:t>5</w:t>
              </w:r>
            </w:moveTo>
          </w:p>
        </w:tc>
        <w:tc>
          <w:tcPr>
            <w:tcW w:w="0" w:type="auto"/>
          </w:tcPr>
          <w:p w14:paraId="369D3E13" w14:textId="77777777" w:rsidR="00003EB6" w:rsidRDefault="00003EB6" w:rsidP="008C467B">
            <w:pPr>
              <w:pStyle w:val="Tabletext"/>
              <w:rPr>
                <w:moveTo w:id="723" w:author="Arfa Aijazi" w:date="2023-12-26T17:19:00Z"/>
              </w:rPr>
            </w:pPr>
            <w:moveTo w:id="724" w:author="Arfa Aijazi" w:date="2023-12-26T17:19:00Z">
              <w:r>
                <w:t>Left thigh</w:t>
              </w:r>
            </w:moveTo>
          </w:p>
        </w:tc>
        <w:tc>
          <w:tcPr>
            <w:tcW w:w="0" w:type="auto"/>
            <w:vAlign w:val="center"/>
          </w:tcPr>
          <w:p w14:paraId="49634268" w14:textId="77777777" w:rsidR="00003EB6" w:rsidRDefault="00003EB6" w:rsidP="008C467B">
            <w:pPr>
              <w:pStyle w:val="Tabletext"/>
              <w:rPr>
                <w:moveTo w:id="725" w:author="Arfa Aijazi" w:date="2023-12-26T17:19:00Z"/>
              </w:rPr>
            </w:pPr>
            <w:moveTo w:id="726" w:author="Arfa Aijazi" w:date="2023-12-26T17:19:00Z">
              <w:r>
                <w:rPr>
                  <w:rFonts w:cs="Calibri"/>
                  <w:color w:val="000000"/>
                </w:rPr>
                <w:t>0.16</w:t>
              </w:r>
            </w:moveTo>
          </w:p>
        </w:tc>
        <w:tc>
          <w:tcPr>
            <w:tcW w:w="0" w:type="auto"/>
          </w:tcPr>
          <w:p w14:paraId="7FF77202" w14:textId="77777777" w:rsidR="00003EB6" w:rsidRDefault="00003EB6" w:rsidP="008C467B">
            <w:pPr>
              <w:pStyle w:val="Tabletext"/>
              <w:rPr>
                <w:moveTo w:id="727" w:author="Arfa Aijazi" w:date="2023-12-26T17:19:00Z"/>
                <w:rFonts w:cs="Calibri"/>
                <w:color w:val="000000"/>
              </w:rPr>
            </w:pPr>
            <w:moveTo w:id="728" w:author="Arfa Aijazi" w:date="2023-12-26T17:19:00Z">
              <w:r>
                <w:rPr>
                  <w:rFonts w:cs="Calibri"/>
                  <w:color w:val="000000"/>
                </w:rPr>
                <w:t>35.8</w:t>
              </w:r>
            </w:moveTo>
          </w:p>
        </w:tc>
      </w:tr>
      <w:tr w:rsidR="00003EB6" w14:paraId="1D7C9A13" w14:textId="77777777" w:rsidTr="008C467B">
        <w:tc>
          <w:tcPr>
            <w:tcW w:w="0" w:type="auto"/>
          </w:tcPr>
          <w:p w14:paraId="1F803178" w14:textId="77777777" w:rsidR="00003EB6" w:rsidRDefault="00003EB6" w:rsidP="008C467B">
            <w:pPr>
              <w:pStyle w:val="Tabletext"/>
              <w:rPr>
                <w:moveTo w:id="729" w:author="Arfa Aijazi" w:date="2023-12-26T17:19:00Z"/>
              </w:rPr>
            </w:pPr>
            <w:moveTo w:id="730" w:author="Arfa Aijazi" w:date="2023-12-26T17:19:00Z">
              <w:r>
                <w:t>6</w:t>
              </w:r>
            </w:moveTo>
          </w:p>
        </w:tc>
        <w:tc>
          <w:tcPr>
            <w:tcW w:w="0" w:type="auto"/>
          </w:tcPr>
          <w:p w14:paraId="13F69A6B" w14:textId="77777777" w:rsidR="00003EB6" w:rsidRDefault="00003EB6" w:rsidP="008C467B">
            <w:pPr>
              <w:pStyle w:val="Tabletext"/>
              <w:rPr>
                <w:moveTo w:id="731" w:author="Arfa Aijazi" w:date="2023-12-26T17:19:00Z"/>
              </w:rPr>
            </w:pPr>
            <w:moveTo w:id="732" w:author="Arfa Aijazi" w:date="2023-12-26T17:19:00Z">
              <w:r>
                <w:t>Right thigh</w:t>
              </w:r>
            </w:moveTo>
          </w:p>
        </w:tc>
        <w:tc>
          <w:tcPr>
            <w:tcW w:w="0" w:type="auto"/>
            <w:vAlign w:val="center"/>
          </w:tcPr>
          <w:p w14:paraId="768EBBD5" w14:textId="77777777" w:rsidR="00003EB6" w:rsidRDefault="00003EB6" w:rsidP="008C467B">
            <w:pPr>
              <w:pStyle w:val="Tabletext"/>
              <w:rPr>
                <w:moveTo w:id="733" w:author="Arfa Aijazi" w:date="2023-12-26T17:19:00Z"/>
              </w:rPr>
            </w:pPr>
            <w:moveTo w:id="734" w:author="Arfa Aijazi" w:date="2023-12-26T17:19:00Z">
              <w:r>
                <w:rPr>
                  <w:rFonts w:cs="Calibri"/>
                  <w:color w:val="000000"/>
                </w:rPr>
                <w:t>0.17</w:t>
              </w:r>
            </w:moveTo>
          </w:p>
        </w:tc>
        <w:tc>
          <w:tcPr>
            <w:tcW w:w="0" w:type="auto"/>
          </w:tcPr>
          <w:p w14:paraId="5CC8C6B9" w14:textId="77777777" w:rsidR="00003EB6" w:rsidRDefault="00003EB6" w:rsidP="008C467B">
            <w:pPr>
              <w:pStyle w:val="Tabletext"/>
              <w:rPr>
                <w:moveTo w:id="735" w:author="Arfa Aijazi" w:date="2023-12-26T17:19:00Z"/>
                <w:rFonts w:cs="Calibri"/>
                <w:color w:val="000000"/>
              </w:rPr>
            </w:pPr>
            <w:moveTo w:id="736" w:author="Arfa Aijazi" w:date="2023-12-26T17:19:00Z">
              <w:r>
                <w:rPr>
                  <w:rFonts w:cs="Calibri"/>
                  <w:color w:val="000000"/>
                </w:rPr>
                <w:t>35.8</w:t>
              </w:r>
            </w:moveTo>
          </w:p>
        </w:tc>
      </w:tr>
      <w:tr w:rsidR="00003EB6" w14:paraId="4FF787DD" w14:textId="77777777" w:rsidTr="008C467B">
        <w:tc>
          <w:tcPr>
            <w:tcW w:w="0" w:type="auto"/>
          </w:tcPr>
          <w:p w14:paraId="502F8FD6" w14:textId="77777777" w:rsidR="00003EB6" w:rsidRDefault="00003EB6" w:rsidP="008C467B">
            <w:pPr>
              <w:pStyle w:val="Tabletext"/>
              <w:rPr>
                <w:moveTo w:id="737" w:author="Arfa Aijazi" w:date="2023-12-26T17:19:00Z"/>
              </w:rPr>
            </w:pPr>
            <w:moveTo w:id="738" w:author="Arfa Aijazi" w:date="2023-12-26T17:19:00Z">
              <w:r>
                <w:t>7</w:t>
              </w:r>
            </w:moveTo>
          </w:p>
        </w:tc>
        <w:tc>
          <w:tcPr>
            <w:tcW w:w="0" w:type="auto"/>
          </w:tcPr>
          <w:p w14:paraId="4BADE2C7" w14:textId="77777777" w:rsidR="00003EB6" w:rsidRDefault="00003EB6" w:rsidP="008C467B">
            <w:pPr>
              <w:pStyle w:val="Tabletext"/>
              <w:rPr>
                <w:moveTo w:id="739" w:author="Arfa Aijazi" w:date="2023-12-26T17:19:00Z"/>
              </w:rPr>
            </w:pPr>
            <w:moveTo w:id="740" w:author="Arfa Aijazi" w:date="2023-12-26T17:19:00Z">
              <w:r>
                <w:t>Pelvis</w:t>
              </w:r>
            </w:moveTo>
          </w:p>
        </w:tc>
        <w:tc>
          <w:tcPr>
            <w:tcW w:w="0" w:type="auto"/>
            <w:vAlign w:val="center"/>
          </w:tcPr>
          <w:p w14:paraId="68E1C48E" w14:textId="77777777" w:rsidR="00003EB6" w:rsidRDefault="00003EB6" w:rsidP="008C467B">
            <w:pPr>
              <w:pStyle w:val="Tabletext"/>
              <w:rPr>
                <w:moveTo w:id="741" w:author="Arfa Aijazi" w:date="2023-12-26T17:19:00Z"/>
              </w:rPr>
            </w:pPr>
            <w:moveTo w:id="742" w:author="Arfa Aijazi" w:date="2023-12-26T17:19:00Z">
              <w:r>
                <w:rPr>
                  <w:rFonts w:cs="Calibri"/>
                  <w:color w:val="000000"/>
                </w:rPr>
                <w:t>0.17</w:t>
              </w:r>
            </w:moveTo>
          </w:p>
        </w:tc>
        <w:tc>
          <w:tcPr>
            <w:tcW w:w="0" w:type="auto"/>
          </w:tcPr>
          <w:p w14:paraId="383E7ABD" w14:textId="77777777" w:rsidR="00003EB6" w:rsidRDefault="00003EB6" w:rsidP="008C467B">
            <w:pPr>
              <w:pStyle w:val="Tabletext"/>
              <w:rPr>
                <w:moveTo w:id="743" w:author="Arfa Aijazi" w:date="2023-12-26T17:19:00Z"/>
                <w:rFonts w:cs="Calibri"/>
                <w:color w:val="000000"/>
              </w:rPr>
            </w:pPr>
            <w:moveTo w:id="744" w:author="Arfa Aijazi" w:date="2023-12-26T17:19:00Z">
              <w:r>
                <w:rPr>
                  <w:rFonts w:cs="Calibri"/>
                  <w:color w:val="000000"/>
                </w:rPr>
                <w:t>36.3</w:t>
              </w:r>
            </w:moveTo>
          </w:p>
        </w:tc>
      </w:tr>
      <w:tr w:rsidR="00003EB6" w14:paraId="7B50BCCE" w14:textId="77777777" w:rsidTr="008C467B">
        <w:tc>
          <w:tcPr>
            <w:tcW w:w="0" w:type="auto"/>
          </w:tcPr>
          <w:p w14:paraId="66241601" w14:textId="77777777" w:rsidR="00003EB6" w:rsidRDefault="00003EB6" w:rsidP="008C467B">
            <w:pPr>
              <w:pStyle w:val="Tabletext"/>
              <w:rPr>
                <w:moveTo w:id="745" w:author="Arfa Aijazi" w:date="2023-12-26T17:19:00Z"/>
              </w:rPr>
            </w:pPr>
            <w:moveTo w:id="746" w:author="Arfa Aijazi" w:date="2023-12-26T17:19:00Z">
              <w:r>
                <w:t>8</w:t>
              </w:r>
            </w:moveTo>
          </w:p>
        </w:tc>
        <w:tc>
          <w:tcPr>
            <w:tcW w:w="0" w:type="auto"/>
          </w:tcPr>
          <w:p w14:paraId="116D13B6" w14:textId="77777777" w:rsidR="00003EB6" w:rsidRDefault="00003EB6" w:rsidP="008C467B">
            <w:pPr>
              <w:pStyle w:val="Tabletext"/>
              <w:rPr>
                <w:moveTo w:id="747" w:author="Arfa Aijazi" w:date="2023-12-26T17:19:00Z"/>
              </w:rPr>
            </w:pPr>
            <w:moveTo w:id="748" w:author="Arfa Aijazi" w:date="2023-12-26T17:19:00Z">
              <w:r>
                <w:t>Head</w:t>
              </w:r>
            </w:moveTo>
          </w:p>
        </w:tc>
        <w:tc>
          <w:tcPr>
            <w:tcW w:w="0" w:type="auto"/>
            <w:vAlign w:val="center"/>
          </w:tcPr>
          <w:p w14:paraId="2099DD73" w14:textId="77777777" w:rsidR="00003EB6" w:rsidRDefault="00003EB6" w:rsidP="008C467B">
            <w:pPr>
              <w:pStyle w:val="Tabletext"/>
              <w:rPr>
                <w:moveTo w:id="749" w:author="Arfa Aijazi" w:date="2023-12-26T17:19:00Z"/>
              </w:rPr>
            </w:pPr>
            <w:moveTo w:id="750" w:author="Arfa Aijazi" w:date="2023-12-26T17:19:00Z">
              <w:r>
                <w:rPr>
                  <w:rFonts w:cs="Calibri"/>
                  <w:color w:val="000000"/>
                </w:rPr>
                <w:t>0.11</w:t>
              </w:r>
            </w:moveTo>
          </w:p>
        </w:tc>
        <w:tc>
          <w:tcPr>
            <w:tcW w:w="0" w:type="auto"/>
          </w:tcPr>
          <w:p w14:paraId="49D13E52" w14:textId="77777777" w:rsidR="00003EB6" w:rsidRDefault="00003EB6" w:rsidP="008C467B">
            <w:pPr>
              <w:pStyle w:val="Tabletext"/>
              <w:rPr>
                <w:moveTo w:id="751" w:author="Arfa Aijazi" w:date="2023-12-26T17:19:00Z"/>
                <w:rFonts w:cs="Calibri"/>
                <w:color w:val="000000"/>
              </w:rPr>
            </w:pPr>
            <w:moveTo w:id="752" w:author="Arfa Aijazi" w:date="2023-12-26T17:19:00Z">
              <w:r>
                <w:rPr>
                  <w:rFonts w:cs="Calibri"/>
                  <w:color w:val="000000"/>
                </w:rPr>
                <w:t>36.9</w:t>
              </w:r>
            </w:moveTo>
          </w:p>
        </w:tc>
      </w:tr>
      <w:tr w:rsidR="00003EB6" w14:paraId="564C232E" w14:textId="77777777" w:rsidTr="008C467B">
        <w:tc>
          <w:tcPr>
            <w:tcW w:w="0" w:type="auto"/>
          </w:tcPr>
          <w:p w14:paraId="6368360D" w14:textId="77777777" w:rsidR="00003EB6" w:rsidRDefault="00003EB6" w:rsidP="008C467B">
            <w:pPr>
              <w:pStyle w:val="Tabletext"/>
              <w:rPr>
                <w:moveTo w:id="753" w:author="Arfa Aijazi" w:date="2023-12-26T17:19:00Z"/>
              </w:rPr>
            </w:pPr>
            <w:moveTo w:id="754" w:author="Arfa Aijazi" w:date="2023-12-26T17:19:00Z">
              <w:r>
                <w:t>9</w:t>
              </w:r>
            </w:moveTo>
          </w:p>
        </w:tc>
        <w:tc>
          <w:tcPr>
            <w:tcW w:w="0" w:type="auto"/>
          </w:tcPr>
          <w:p w14:paraId="2FEE7D4C" w14:textId="77777777" w:rsidR="00003EB6" w:rsidRDefault="00003EB6" w:rsidP="008C467B">
            <w:pPr>
              <w:pStyle w:val="Tabletext"/>
              <w:rPr>
                <w:moveTo w:id="755" w:author="Arfa Aijazi" w:date="2023-12-26T17:19:00Z"/>
              </w:rPr>
            </w:pPr>
            <w:moveTo w:id="756" w:author="Arfa Aijazi" w:date="2023-12-26T17:19:00Z">
              <w:r>
                <w:t>Left hand</w:t>
              </w:r>
            </w:moveTo>
          </w:p>
        </w:tc>
        <w:tc>
          <w:tcPr>
            <w:tcW w:w="0" w:type="auto"/>
            <w:vAlign w:val="center"/>
          </w:tcPr>
          <w:p w14:paraId="6B4987A7" w14:textId="77777777" w:rsidR="00003EB6" w:rsidRDefault="00003EB6" w:rsidP="008C467B">
            <w:pPr>
              <w:pStyle w:val="Tabletext"/>
              <w:rPr>
                <w:moveTo w:id="757" w:author="Arfa Aijazi" w:date="2023-12-26T17:19:00Z"/>
              </w:rPr>
            </w:pPr>
            <w:moveTo w:id="758" w:author="Arfa Aijazi" w:date="2023-12-26T17:19:00Z">
              <w:r>
                <w:rPr>
                  <w:rFonts w:cs="Calibri"/>
                  <w:color w:val="000000"/>
                </w:rPr>
                <w:t>0.04</w:t>
              </w:r>
            </w:moveTo>
          </w:p>
        </w:tc>
        <w:tc>
          <w:tcPr>
            <w:tcW w:w="0" w:type="auto"/>
          </w:tcPr>
          <w:p w14:paraId="7EE5F099" w14:textId="77777777" w:rsidR="00003EB6" w:rsidRDefault="00003EB6" w:rsidP="008C467B">
            <w:pPr>
              <w:pStyle w:val="Tabletext"/>
              <w:rPr>
                <w:moveTo w:id="759" w:author="Arfa Aijazi" w:date="2023-12-26T17:19:00Z"/>
                <w:rFonts w:cs="Calibri"/>
                <w:color w:val="000000"/>
              </w:rPr>
            </w:pPr>
            <w:moveTo w:id="760" w:author="Arfa Aijazi" w:date="2023-12-26T17:19:00Z">
              <w:r>
                <w:rPr>
                  <w:rFonts w:cs="Calibri"/>
                  <w:color w:val="000000"/>
                </w:rPr>
                <w:t>35.4</w:t>
              </w:r>
            </w:moveTo>
          </w:p>
        </w:tc>
      </w:tr>
      <w:tr w:rsidR="00003EB6" w14:paraId="52B7AC97" w14:textId="77777777" w:rsidTr="008C467B">
        <w:tc>
          <w:tcPr>
            <w:tcW w:w="0" w:type="auto"/>
          </w:tcPr>
          <w:p w14:paraId="41EE7074" w14:textId="77777777" w:rsidR="00003EB6" w:rsidRDefault="00003EB6" w:rsidP="008C467B">
            <w:pPr>
              <w:pStyle w:val="Tabletext"/>
              <w:rPr>
                <w:moveTo w:id="761" w:author="Arfa Aijazi" w:date="2023-12-26T17:19:00Z"/>
              </w:rPr>
            </w:pPr>
            <w:moveTo w:id="762" w:author="Arfa Aijazi" w:date="2023-12-26T17:19:00Z">
              <w:r>
                <w:t>10</w:t>
              </w:r>
            </w:moveTo>
          </w:p>
        </w:tc>
        <w:tc>
          <w:tcPr>
            <w:tcW w:w="0" w:type="auto"/>
          </w:tcPr>
          <w:p w14:paraId="735CFCB0" w14:textId="77777777" w:rsidR="00003EB6" w:rsidRDefault="00003EB6" w:rsidP="008C467B">
            <w:pPr>
              <w:pStyle w:val="Tabletext"/>
              <w:rPr>
                <w:moveTo w:id="763" w:author="Arfa Aijazi" w:date="2023-12-26T17:19:00Z"/>
              </w:rPr>
            </w:pPr>
            <w:moveTo w:id="764" w:author="Arfa Aijazi" w:date="2023-12-26T17:19:00Z">
              <w:r>
                <w:t>Right hand</w:t>
              </w:r>
            </w:moveTo>
          </w:p>
        </w:tc>
        <w:tc>
          <w:tcPr>
            <w:tcW w:w="0" w:type="auto"/>
            <w:vAlign w:val="center"/>
          </w:tcPr>
          <w:p w14:paraId="5156D104" w14:textId="77777777" w:rsidR="00003EB6" w:rsidRDefault="00003EB6" w:rsidP="008C467B">
            <w:pPr>
              <w:pStyle w:val="Tabletext"/>
              <w:rPr>
                <w:moveTo w:id="765" w:author="Arfa Aijazi" w:date="2023-12-26T17:19:00Z"/>
              </w:rPr>
            </w:pPr>
            <w:moveTo w:id="766" w:author="Arfa Aijazi" w:date="2023-12-26T17:19:00Z">
              <w:r>
                <w:rPr>
                  <w:rFonts w:cs="Calibri"/>
                  <w:color w:val="000000"/>
                </w:rPr>
                <w:t>0.04</w:t>
              </w:r>
            </w:moveTo>
          </w:p>
        </w:tc>
        <w:tc>
          <w:tcPr>
            <w:tcW w:w="0" w:type="auto"/>
          </w:tcPr>
          <w:p w14:paraId="0A9D61A5" w14:textId="77777777" w:rsidR="00003EB6" w:rsidRDefault="00003EB6" w:rsidP="008C467B">
            <w:pPr>
              <w:pStyle w:val="Tabletext"/>
              <w:rPr>
                <w:moveTo w:id="767" w:author="Arfa Aijazi" w:date="2023-12-26T17:19:00Z"/>
                <w:rFonts w:cs="Calibri"/>
                <w:color w:val="000000"/>
              </w:rPr>
            </w:pPr>
            <w:moveTo w:id="768" w:author="Arfa Aijazi" w:date="2023-12-26T17:19:00Z">
              <w:r>
                <w:rPr>
                  <w:rFonts w:cs="Calibri"/>
                  <w:color w:val="000000"/>
                </w:rPr>
                <w:t>35.4</w:t>
              </w:r>
            </w:moveTo>
          </w:p>
        </w:tc>
      </w:tr>
      <w:tr w:rsidR="00003EB6" w14:paraId="05DAE25B" w14:textId="77777777" w:rsidTr="008C467B">
        <w:tc>
          <w:tcPr>
            <w:tcW w:w="0" w:type="auto"/>
          </w:tcPr>
          <w:p w14:paraId="6B64F8CA" w14:textId="77777777" w:rsidR="00003EB6" w:rsidRDefault="00003EB6" w:rsidP="008C467B">
            <w:pPr>
              <w:pStyle w:val="Tabletext"/>
              <w:rPr>
                <w:moveTo w:id="769" w:author="Arfa Aijazi" w:date="2023-12-26T17:19:00Z"/>
              </w:rPr>
            </w:pPr>
            <w:moveTo w:id="770" w:author="Arfa Aijazi" w:date="2023-12-26T17:19:00Z">
              <w:r>
                <w:t>11</w:t>
              </w:r>
            </w:moveTo>
          </w:p>
        </w:tc>
        <w:tc>
          <w:tcPr>
            <w:tcW w:w="0" w:type="auto"/>
          </w:tcPr>
          <w:p w14:paraId="1BA958B8" w14:textId="77777777" w:rsidR="00003EB6" w:rsidRDefault="00003EB6" w:rsidP="008C467B">
            <w:pPr>
              <w:pStyle w:val="Tabletext"/>
              <w:rPr>
                <w:moveTo w:id="771" w:author="Arfa Aijazi" w:date="2023-12-26T17:19:00Z"/>
              </w:rPr>
            </w:pPr>
            <w:moveTo w:id="772" w:author="Arfa Aijazi" w:date="2023-12-26T17:19:00Z">
              <w:r>
                <w:t>Left forearm</w:t>
              </w:r>
            </w:moveTo>
          </w:p>
        </w:tc>
        <w:tc>
          <w:tcPr>
            <w:tcW w:w="0" w:type="auto"/>
            <w:vAlign w:val="center"/>
          </w:tcPr>
          <w:p w14:paraId="4ABD3D92" w14:textId="77777777" w:rsidR="00003EB6" w:rsidRDefault="00003EB6" w:rsidP="008C467B">
            <w:pPr>
              <w:pStyle w:val="Tabletext"/>
              <w:rPr>
                <w:moveTo w:id="773" w:author="Arfa Aijazi" w:date="2023-12-26T17:19:00Z"/>
              </w:rPr>
            </w:pPr>
            <w:moveTo w:id="774" w:author="Arfa Aijazi" w:date="2023-12-26T17:19:00Z">
              <w:r>
                <w:rPr>
                  <w:rFonts w:cs="Calibri"/>
                  <w:color w:val="000000"/>
                </w:rPr>
                <w:t>0.05</w:t>
              </w:r>
            </w:moveTo>
          </w:p>
        </w:tc>
        <w:tc>
          <w:tcPr>
            <w:tcW w:w="0" w:type="auto"/>
          </w:tcPr>
          <w:p w14:paraId="58EFE2C1" w14:textId="77777777" w:rsidR="00003EB6" w:rsidRDefault="00003EB6" w:rsidP="008C467B">
            <w:pPr>
              <w:pStyle w:val="Tabletext"/>
              <w:rPr>
                <w:moveTo w:id="775" w:author="Arfa Aijazi" w:date="2023-12-26T17:19:00Z"/>
                <w:rFonts w:cs="Calibri"/>
                <w:color w:val="000000"/>
              </w:rPr>
            </w:pPr>
            <w:moveTo w:id="776" w:author="Arfa Aijazi" w:date="2023-12-26T17:19:00Z">
              <w:r>
                <w:rPr>
                  <w:rFonts w:cs="Calibri"/>
                  <w:color w:val="000000"/>
                </w:rPr>
                <w:t>35.5</w:t>
              </w:r>
            </w:moveTo>
          </w:p>
        </w:tc>
      </w:tr>
      <w:tr w:rsidR="00003EB6" w14:paraId="3E14D6E7" w14:textId="77777777" w:rsidTr="008C467B">
        <w:tc>
          <w:tcPr>
            <w:tcW w:w="0" w:type="auto"/>
          </w:tcPr>
          <w:p w14:paraId="392A612D" w14:textId="77777777" w:rsidR="00003EB6" w:rsidRDefault="00003EB6" w:rsidP="008C467B">
            <w:pPr>
              <w:pStyle w:val="Tabletext"/>
              <w:rPr>
                <w:moveTo w:id="777" w:author="Arfa Aijazi" w:date="2023-12-26T17:19:00Z"/>
              </w:rPr>
            </w:pPr>
            <w:moveTo w:id="778" w:author="Arfa Aijazi" w:date="2023-12-26T17:19:00Z">
              <w:r>
                <w:t>12</w:t>
              </w:r>
            </w:moveTo>
          </w:p>
        </w:tc>
        <w:tc>
          <w:tcPr>
            <w:tcW w:w="0" w:type="auto"/>
          </w:tcPr>
          <w:p w14:paraId="29DEC3F4" w14:textId="77777777" w:rsidR="00003EB6" w:rsidRDefault="00003EB6" w:rsidP="008C467B">
            <w:pPr>
              <w:pStyle w:val="Tabletext"/>
              <w:rPr>
                <w:moveTo w:id="779" w:author="Arfa Aijazi" w:date="2023-12-26T17:19:00Z"/>
              </w:rPr>
            </w:pPr>
            <w:moveTo w:id="780" w:author="Arfa Aijazi" w:date="2023-12-26T17:19:00Z">
              <w:r>
                <w:t>Right forearm</w:t>
              </w:r>
            </w:moveTo>
          </w:p>
        </w:tc>
        <w:tc>
          <w:tcPr>
            <w:tcW w:w="0" w:type="auto"/>
            <w:vAlign w:val="center"/>
          </w:tcPr>
          <w:p w14:paraId="621041DA" w14:textId="77777777" w:rsidR="00003EB6" w:rsidRDefault="00003EB6" w:rsidP="008C467B">
            <w:pPr>
              <w:pStyle w:val="Tabletext"/>
              <w:rPr>
                <w:moveTo w:id="781" w:author="Arfa Aijazi" w:date="2023-12-26T17:19:00Z"/>
              </w:rPr>
            </w:pPr>
            <w:moveTo w:id="782" w:author="Arfa Aijazi" w:date="2023-12-26T17:19:00Z">
              <w:r>
                <w:rPr>
                  <w:rFonts w:cs="Calibri"/>
                  <w:color w:val="000000"/>
                </w:rPr>
                <w:t>0.05</w:t>
              </w:r>
            </w:moveTo>
          </w:p>
        </w:tc>
        <w:tc>
          <w:tcPr>
            <w:tcW w:w="0" w:type="auto"/>
          </w:tcPr>
          <w:p w14:paraId="24BB3CB6" w14:textId="77777777" w:rsidR="00003EB6" w:rsidRDefault="00003EB6" w:rsidP="008C467B">
            <w:pPr>
              <w:pStyle w:val="Tabletext"/>
              <w:rPr>
                <w:moveTo w:id="783" w:author="Arfa Aijazi" w:date="2023-12-26T17:19:00Z"/>
                <w:rFonts w:cs="Calibri"/>
                <w:color w:val="000000"/>
              </w:rPr>
            </w:pPr>
            <w:moveTo w:id="784" w:author="Arfa Aijazi" w:date="2023-12-26T17:19:00Z">
              <w:r>
                <w:rPr>
                  <w:rFonts w:cs="Calibri"/>
                  <w:color w:val="000000"/>
                </w:rPr>
                <w:t>35.5</w:t>
              </w:r>
            </w:moveTo>
          </w:p>
        </w:tc>
      </w:tr>
      <w:tr w:rsidR="00003EB6" w14:paraId="5148E21C" w14:textId="77777777" w:rsidTr="008C467B">
        <w:tc>
          <w:tcPr>
            <w:tcW w:w="0" w:type="auto"/>
          </w:tcPr>
          <w:p w14:paraId="40852C04" w14:textId="77777777" w:rsidR="00003EB6" w:rsidRDefault="00003EB6" w:rsidP="008C467B">
            <w:pPr>
              <w:pStyle w:val="Tabletext"/>
              <w:rPr>
                <w:moveTo w:id="785" w:author="Arfa Aijazi" w:date="2023-12-26T17:19:00Z"/>
              </w:rPr>
            </w:pPr>
            <w:moveTo w:id="786" w:author="Arfa Aijazi" w:date="2023-12-26T17:19:00Z">
              <w:r>
                <w:t>13</w:t>
              </w:r>
            </w:moveTo>
          </w:p>
        </w:tc>
        <w:tc>
          <w:tcPr>
            <w:tcW w:w="0" w:type="auto"/>
          </w:tcPr>
          <w:p w14:paraId="4FF675F6" w14:textId="77777777" w:rsidR="00003EB6" w:rsidRDefault="00003EB6" w:rsidP="008C467B">
            <w:pPr>
              <w:pStyle w:val="Tabletext"/>
              <w:rPr>
                <w:moveTo w:id="787" w:author="Arfa Aijazi" w:date="2023-12-26T17:19:00Z"/>
              </w:rPr>
            </w:pPr>
            <w:moveTo w:id="788" w:author="Arfa Aijazi" w:date="2023-12-26T17:19:00Z">
              <w:r>
                <w:t>Left upper arm</w:t>
              </w:r>
            </w:moveTo>
          </w:p>
        </w:tc>
        <w:tc>
          <w:tcPr>
            <w:tcW w:w="0" w:type="auto"/>
            <w:vAlign w:val="center"/>
          </w:tcPr>
          <w:p w14:paraId="3D183669" w14:textId="77777777" w:rsidR="00003EB6" w:rsidRDefault="00003EB6" w:rsidP="008C467B">
            <w:pPr>
              <w:pStyle w:val="Tabletext"/>
              <w:rPr>
                <w:moveTo w:id="789" w:author="Arfa Aijazi" w:date="2023-12-26T17:19:00Z"/>
              </w:rPr>
            </w:pPr>
            <w:moveTo w:id="790" w:author="Arfa Aijazi" w:date="2023-12-26T17:19:00Z">
              <w:r>
                <w:rPr>
                  <w:rFonts w:cs="Calibri"/>
                  <w:color w:val="000000"/>
                </w:rPr>
                <w:t>0.07</w:t>
              </w:r>
            </w:moveTo>
          </w:p>
        </w:tc>
        <w:tc>
          <w:tcPr>
            <w:tcW w:w="0" w:type="auto"/>
          </w:tcPr>
          <w:p w14:paraId="64EC1E07" w14:textId="77777777" w:rsidR="00003EB6" w:rsidRDefault="00003EB6" w:rsidP="008C467B">
            <w:pPr>
              <w:pStyle w:val="Tabletext"/>
              <w:rPr>
                <w:moveTo w:id="791" w:author="Arfa Aijazi" w:date="2023-12-26T17:19:00Z"/>
                <w:rFonts w:cs="Calibri"/>
                <w:color w:val="000000"/>
              </w:rPr>
            </w:pPr>
            <w:moveTo w:id="792" w:author="Arfa Aijazi" w:date="2023-12-26T17:19:00Z">
              <w:r>
                <w:rPr>
                  <w:rFonts w:cs="Calibri"/>
                  <w:color w:val="000000"/>
                </w:rPr>
                <w:t>35.8</w:t>
              </w:r>
            </w:moveTo>
          </w:p>
        </w:tc>
      </w:tr>
      <w:tr w:rsidR="00003EB6" w14:paraId="5293587D" w14:textId="77777777" w:rsidTr="008C467B">
        <w:tc>
          <w:tcPr>
            <w:tcW w:w="0" w:type="auto"/>
          </w:tcPr>
          <w:p w14:paraId="741737C4" w14:textId="77777777" w:rsidR="00003EB6" w:rsidRDefault="00003EB6" w:rsidP="008C467B">
            <w:pPr>
              <w:pStyle w:val="Tabletext"/>
              <w:rPr>
                <w:moveTo w:id="793" w:author="Arfa Aijazi" w:date="2023-12-26T17:19:00Z"/>
              </w:rPr>
            </w:pPr>
            <w:moveTo w:id="794" w:author="Arfa Aijazi" w:date="2023-12-26T17:19:00Z">
              <w:r>
                <w:t>14</w:t>
              </w:r>
            </w:moveTo>
          </w:p>
        </w:tc>
        <w:tc>
          <w:tcPr>
            <w:tcW w:w="0" w:type="auto"/>
          </w:tcPr>
          <w:p w14:paraId="39C3541D" w14:textId="77777777" w:rsidR="00003EB6" w:rsidRDefault="00003EB6" w:rsidP="008C467B">
            <w:pPr>
              <w:pStyle w:val="Tabletext"/>
              <w:rPr>
                <w:moveTo w:id="795" w:author="Arfa Aijazi" w:date="2023-12-26T17:19:00Z"/>
              </w:rPr>
            </w:pPr>
            <w:moveTo w:id="796" w:author="Arfa Aijazi" w:date="2023-12-26T17:19:00Z">
              <w:r>
                <w:t>Right upper arm</w:t>
              </w:r>
            </w:moveTo>
          </w:p>
        </w:tc>
        <w:tc>
          <w:tcPr>
            <w:tcW w:w="0" w:type="auto"/>
            <w:vAlign w:val="center"/>
          </w:tcPr>
          <w:p w14:paraId="157EA465" w14:textId="77777777" w:rsidR="00003EB6" w:rsidRDefault="00003EB6" w:rsidP="008C467B">
            <w:pPr>
              <w:pStyle w:val="Tabletext"/>
              <w:rPr>
                <w:moveTo w:id="797" w:author="Arfa Aijazi" w:date="2023-12-26T17:19:00Z"/>
              </w:rPr>
            </w:pPr>
            <w:moveTo w:id="798" w:author="Arfa Aijazi" w:date="2023-12-26T17:19:00Z">
              <w:r>
                <w:rPr>
                  <w:rFonts w:cs="Calibri"/>
                  <w:color w:val="000000"/>
                </w:rPr>
                <w:t>0.08</w:t>
              </w:r>
            </w:moveTo>
          </w:p>
        </w:tc>
        <w:tc>
          <w:tcPr>
            <w:tcW w:w="0" w:type="auto"/>
          </w:tcPr>
          <w:p w14:paraId="36757196" w14:textId="77777777" w:rsidR="00003EB6" w:rsidRDefault="00003EB6" w:rsidP="008C467B">
            <w:pPr>
              <w:pStyle w:val="Tabletext"/>
              <w:rPr>
                <w:moveTo w:id="799" w:author="Arfa Aijazi" w:date="2023-12-26T17:19:00Z"/>
                <w:rFonts w:cs="Calibri"/>
                <w:color w:val="000000"/>
              </w:rPr>
            </w:pPr>
            <w:moveTo w:id="800" w:author="Arfa Aijazi" w:date="2023-12-26T17:19:00Z">
              <w:r>
                <w:rPr>
                  <w:rFonts w:cs="Calibri"/>
                  <w:color w:val="000000"/>
                </w:rPr>
                <w:t>35.8</w:t>
              </w:r>
            </w:moveTo>
          </w:p>
        </w:tc>
      </w:tr>
      <w:tr w:rsidR="00003EB6" w14:paraId="5733EF7F" w14:textId="77777777" w:rsidTr="008C467B">
        <w:tc>
          <w:tcPr>
            <w:tcW w:w="0" w:type="auto"/>
          </w:tcPr>
          <w:p w14:paraId="79B69ACF" w14:textId="77777777" w:rsidR="00003EB6" w:rsidRDefault="00003EB6" w:rsidP="008C467B">
            <w:pPr>
              <w:pStyle w:val="Tabletext"/>
              <w:rPr>
                <w:moveTo w:id="801" w:author="Arfa Aijazi" w:date="2023-12-26T17:19:00Z"/>
              </w:rPr>
            </w:pPr>
            <w:moveTo w:id="802" w:author="Arfa Aijazi" w:date="2023-12-26T17:19:00Z">
              <w:r>
                <w:t>15</w:t>
              </w:r>
            </w:moveTo>
          </w:p>
        </w:tc>
        <w:tc>
          <w:tcPr>
            <w:tcW w:w="0" w:type="auto"/>
          </w:tcPr>
          <w:p w14:paraId="6D5DEA83" w14:textId="77777777" w:rsidR="00003EB6" w:rsidRDefault="00003EB6" w:rsidP="008C467B">
            <w:pPr>
              <w:pStyle w:val="Tabletext"/>
              <w:rPr>
                <w:moveTo w:id="803" w:author="Arfa Aijazi" w:date="2023-12-26T17:19:00Z"/>
              </w:rPr>
            </w:pPr>
            <w:moveTo w:id="804" w:author="Arfa Aijazi" w:date="2023-12-26T17:19:00Z">
              <w:r>
                <w:t>Chest</w:t>
              </w:r>
            </w:moveTo>
          </w:p>
        </w:tc>
        <w:tc>
          <w:tcPr>
            <w:tcW w:w="0" w:type="auto"/>
            <w:vAlign w:val="center"/>
          </w:tcPr>
          <w:p w14:paraId="46FA9269" w14:textId="77777777" w:rsidR="00003EB6" w:rsidRDefault="00003EB6" w:rsidP="008C467B">
            <w:pPr>
              <w:pStyle w:val="Tabletext"/>
              <w:rPr>
                <w:moveTo w:id="805" w:author="Arfa Aijazi" w:date="2023-12-26T17:19:00Z"/>
              </w:rPr>
            </w:pPr>
            <w:moveTo w:id="806" w:author="Arfa Aijazi" w:date="2023-12-26T17:19:00Z">
              <w:r>
                <w:rPr>
                  <w:rFonts w:cs="Calibri"/>
                  <w:color w:val="000000"/>
                </w:rPr>
                <w:t>0.14</w:t>
              </w:r>
            </w:moveTo>
          </w:p>
        </w:tc>
        <w:tc>
          <w:tcPr>
            <w:tcW w:w="0" w:type="auto"/>
          </w:tcPr>
          <w:p w14:paraId="15CF9280" w14:textId="77777777" w:rsidR="00003EB6" w:rsidRDefault="00003EB6" w:rsidP="008C467B">
            <w:pPr>
              <w:pStyle w:val="Tabletext"/>
              <w:rPr>
                <w:moveTo w:id="807" w:author="Arfa Aijazi" w:date="2023-12-26T17:19:00Z"/>
                <w:rFonts w:cs="Calibri"/>
                <w:color w:val="000000"/>
              </w:rPr>
            </w:pPr>
            <w:moveTo w:id="808" w:author="Arfa Aijazi" w:date="2023-12-26T17:19:00Z">
              <w:r>
                <w:rPr>
                  <w:rFonts w:cs="Calibri"/>
                  <w:color w:val="000000"/>
                </w:rPr>
                <w:t>36.5</w:t>
              </w:r>
            </w:moveTo>
          </w:p>
        </w:tc>
      </w:tr>
      <w:tr w:rsidR="00003EB6" w14:paraId="626B4C0D" w14:textId="77777777" w:rsidTr="008C467B">
        <w:tc>
          <w:tcPr>
            <w:tcW w:w="0" w:type="auto"/>
          </w:tcPr>
          <w:p w14:paraId="7E77C169" w14:textId="77777777" w:rsidR="00003EB6" w:rsidRDefault="00003EB6" w:rsidP="008C467B">
            <w:pPr>
              <w:pStyle w:val="Tabletext"/>
              <w:rPr>
                <w:moveTo w:id="809" w:author="Arfa Aijazi" w:date="2023-12-26T17:19:00Z"/>
              </w:rPr>
            </w:pPr>
            <w:moveTo w:id="810" w:author="Arfa Aijazi" w:date="2023-12-26T17:19:00Z">
              <w:r>
                <w:t>16</w:t>
              </w:r>
            </w:moveTo>
          </w:p>
        </w:tc>
        <w:tc>
          <w:tcPr>
            <w:tcW w:w="0" w:type="auto"/>
          </w:tcPr>
          <w:p w14:paraId="5343D706" w14:textId="77777777" w:rsidR="00003EB6" w:rsidRDefault="00003EB6" w:rsidP="008C467B">
            <w:pPr>
              <w:pStyle w:val="Tabletext"/>
              <w:rPr>
                <w:moveTo w:id="811" w:author="Arfa Aijazi" w:date="2023-12-26T17:19:00Z"/>
              </w:rPr>
            </w:pPr>
            <w:moveTo w:id="812" w:author="Arfa Aijazi" w:date="2023-12-26T17:19:00Z">
              <w:r>
                <w:t>Back</w:t>
              </w:r>
            </w:moveTo>
          </w:p>
        </w:tc>
        <w:tc>
          <w:tcPr>
            <w:tcW w:w="0" w:type="auto"/>
            <w:vAlign w:val="center"/>
          </w:tcPr>
          <w:p w14:paraId="6C9CE103" w14:textId="77777777" w:rsidR="00003EB6" w:rsidRDefault="00003EB6" w:rsidP="008C467B">
            <w:pPr>
              <w:pStyle w:val="Tabletext"/>
              <w:rPr>
                <w:moveTo w:id="813" w:author="Arfa Aijazi" w:date="2023-12-26T17:19:00Z"/>
              </w:rPr>
            </w:pPr>
            <w:moveTo w:id="814" w:author="Arfa Aijazi" w:date="2023-12-26T17:19:00Z">
              <w:r>
                <w:rPr>
                  <w:rFonts w:cs="Calibri"/>
                  <w:color w:val="000000"/>
                </w:rPr>
                <w:t>0.13</w:t>
              </w:r>
            </w:moveTo>
          </w:p>
        </w:tc>
        <w:tc>
          <w:tcPr>
            <w:tcW w:w="0" w:type="auto"/>
          </w:tcPr>
          <w:p w14:paraId="59711624" w14:textId="77777777" w:rsidR="00003EB6" w:rsidRDefault="00003EB6" w:rsidP="008C467B">
            <w:pPr>
              <w:pStyle w:val="Tabletext"/>
              <w:rPr>
                <w:moveTo w:id="815" w:author="Arfa Aijazi" w:date="2023-12-26T17:19:00Z"/>
                <w:rFonts w:cs="Calibri"/>
                <w:color w:val="000000"/>
              </w:rPr>
            </w:pPr>
            <w:moveTo w:id="816" w:author="Arfa Aijazi" w:date="2023-12-26T17:19:00Z">
              <w:r>
                <w:rPr>
                  <w:rFonts w:cs="Calibri"/>
                  <w:color w:val="000000"/>
                </w:rPr>
                <w:t>36.5</w:t>
              </w:r>
            </w:moveTo>
          </w:p>
        </w:tc>
      </w:tr>
      <w:tr w:rsidR="00003EB6" w14:paraId="6ECAB9A9" w14:textId="77777777" w:rsidTr="008C467B">
        <w:tc>
          <w:tcPr>
            <w:tcW w:w="0" w:type="auto"/>
          </w:tcPr>
          <w:p w14:paraId="49517AEB" w14:textId="77777777" w:rsidR="00003EB6" w:rsidRDefault="00003EB6" w:rsidP="008C467B">
            <w:pPr>
              <w:pStyle w:val="Tabletext"/>
              <w:rPr>
                <w:moveTo w:id="817" w:author="Arfa Aijazi" w:date="2023-12-26T17:19:00Z"/>
              </w:rPr>
            </w:pPr>
          </w:p>
        </w:tc>
        <w:tc>
          <w:tcPr>
            <w:tcW w:w="0" w:type="auto"/>
          </w:tcPr>
          <w:p w14:paraId="55E56E4C" w14:textId="77777777" w:rsidR="00003EB6" w:rsidRDefault="00003EB6" w:rsidP="008C467B">
            <w:pPr>
              <w:pStyle w:val="Tabletext"/>
              <w:rPr>
                <w:moveTo w:id="818" w:author="Arfa Aijazi" w:date="2023-12-26T17:19:00Z"/>
              </w:rPr>
            </w:pPr>
            <w:moveTo w:id="819" w:author="Arfa Aijazi" w:date="2023-12-26T17:19:00Z">
              <w:r>
                <w:t>Total</w:t>
              </w:r>
            </w:moveTo>
          </w:p>
        </w:tc>
        <w:tc>
          <w:tcPr>
            <w:tcW w:w="0" w:type="auto"/>
            <w:vAlign w:val="center"/>
          </w:tcPr>
          <w:p w14:paraId="5DC54D26" w14:textId="77777777" w:rsidR="00003EB6" w:rsidRDefault="00003EB6" w:rsidP="008C467B">
            <w:pPr>
              <w:pStyle w:val="Tabletext"/>
              <w:rPr>
                <w:moveTo w:id="820" w:author="Arfa Aijazi" w:date="2023-12-26T17:19:00Z"/>
              </w:rPr>
            </w:pPr>
            <w:moveTo w:id="821" w:author="Arfa Aijazi" w:date="2023-12-26T17:19:00Z">
              <w:r>
                <w:rPr>
                  <w:rFonts w:cs="Calibri"/>
                  <w:color w:val="000000"/>
                </w:rPr>
                <w:t>1.48</w:t>
              </w:r>
            </w:moveTo>
          </w:p>
        </w:tc>
        <w:tc>
          <w:tcPr>
            <w:tcW w:w="0" w:type="auto"/>
          </w:tcPr>
          <w:p w14:paraId="752D8816" w14:textId="77777777" w:rsidR="00003EB6" w:rsidRDefault="00003EB6" w:rsidP="008C467B">
            <w:pPr>
              <w:pStyle w:val="Tabletext"/>
              <w:rPr>
                <w:moveTo w:id="822" w:author="Arfa Aijazi" w:date="2023-12-26T17:19:00Z"/>
                <w:rFonts w:cs="Calibri"/>
                <w:color w:val="000000"/>
              </w:rPr>
            </w:pPr>
            <w:moveTo w:id="823" w:author="Arfa Aijazi" w:date="2023-12-26T17:19:00Z">
              <w:r>
                <w:rPr>
                  <w:rFonts w:cs="Calibri"/>
                  <w:color w:val="000000"/>
                </w:rPr>
                <w:t>36.7</w:t>
              </w:r>
            </w:moveTo>
          </w:p>
        </w:tc>
      </w:tr>
    </w:tbl>
    <w:moveToRangeEnd w:id="680"/>
    <w:p w14:paraId="68685772" w14:textId="742203E4" w:rsidR="00042D78" w:rsidRDefault="00042D78" w:rsidP="00BF1F00">
      <w:pPr>
        <w:spacing w:before="160"/>
      </w:pPr>
      <w:ins w:id="824" w:author="Arfa Aijazi" w:date="2023-12-19T12:17:00Z">
        <w:r>
          <w:t xml:space="preserve">For low-energy interventions, we measured the power consumption using a </w:t>
        </w:r>
      </w:ins>
      <w:ins w:id="825" w:author="Arfa Aijazi" w:date="2023-12-19T12:22:00Z">
        <w:r>
          <w:t xml:space="preserve">P3 </w:t>
        </w:r>
      </w:ins>
      <w:ins w:id="826" w:author="Arfa Aijazi" w:date="2023-12-19T12:21:00Z">
        <w:r>
          <w:t xml:space="preserve">Kill-A-Watt </w:t>
        </w:r>
      </w:ins>
      <w:ins w:id="827" w:author="Arfa Aijazi" w:date="2023-12-19T12:22:00Z">
        <w:r>
          <w:t>Plug</w:t>
        </w:r>
      </w:ins>
      <w:ins w:id="828" w:author="Arfa Aijazi" w:date="2023-12-25T16:30:00Z">
        <w:r w:rsidR="00470A67">
          <w:t>-</w:t>
        </w:r>
      </w:ins>
      <w:ins w:id="829" w:author="Arfa Aijazi" w:date="2023-12-19T12:22:00Z">
        <w:r>
          <w:t>In Voltage Tester and Meter</w:t>
        </w:r>
      </w:ins>
      <w:ins w:id="830" w:author="Arfa Aijazi" w:date="2023-12-19T12:34:00Z">
        <w:r w:rsidR="00875CB0">
          <w:t xml:space="preserve"> </w:t>
        </w:r>
        <w:r w:rsidR="00875CB0" w:rsidRPr="00E21585">
          <w:t xml:space="preserve">(model </w:t>
        </w:r>
      </w:ins>
      <w:ins w:id="831" w:author="Arfa Aijazi" w:date="2023-12-24T01:37:00Z">
        <w:r w:rsidR="00E21585" w:rsidRPr="00E21585">
          <w:rPr>
            <w:rPrChange w:id="832" w:author="Arfa Aijazi" w:date="2023-12-24T01:37:00Z">
              <w:rPr>
                <w:highlight w:val="yellow"/>
              </w:rPr>
            </w:rPrChange>
          </w:rPr>
          <w:t>P4400</w:t>
        </w:r>
      </w:ins>
      <w:ins w:id="833" w:author="Arfa Aijazi" w:date="2023-12-19T12:34:00Z">
        <w:r w:rsidR="00875CB0" w:rsidRPr="00E21585">
          <w:t>)</w:t>
        </w:r>
      </w:ins>
      <w:ins w:id="834" w:author="Arfa Aijazi" w:date="2023-12-19T12:22:00Z">
        <w:r w:rsidRPr="00E21585">
          <w:t>.</w:t>
        </w:r>
        <w:r>
          <w:t xml:space="preserve"> This device measures the energy consumption in watts</w:t>
        </w:r>
      </w:ins>
      <w:ins w:id="835" w:author="Arfa Aijazi" w:date="2023-12-19T12:23:00Z">
        <w:r>
          <w:t xml:space="preserve"> with +/- 0.2% accuracy. </w:t>
        </w:r>
      </w:ins>
      <w:ins w:id="836" w:author="Arfa Aijazi" w:date="2023-12-19T12:24:00Z">
        <w:r>
          <w:t>For contact heating devices</w:t>
        </w:r>
      </w:ins>
      <w:ins w:id="837" w:author="Arfa Aijazi" w:date="2023-12-19T12:28:00Z">
        <w:r w:rsidR="00875CB0">
          <w:t xml:space="preserve">, namely the </w:t>
        </w:r>
      </w:ins>
      <w:ins w:id="838" w:author="Arfa Aijazi" w:date="2023-12-19T12:24:00Z">
        <w:r>
          <w:t>electric</w:t>
        </w:r>
      </w:ins>
      <w:ins w:id="839" w:author="Arfa Aijazi" w:date="2023-12-19T12:28:00Z">
        <w:r w:rsidR="00875CB0">
          <w:t xml:space="preserve"> and hydro-powered</w:t>
        </w:r>
      </w:ins>
      <w:ins w:id="840" w:author="Arfa Aijazi" w:date="2023-12-19T12:24:00Z">
        <w:r>
          <w:t xml:space="preserve"> mattress pad</w:t>
        </w:r>
      </w:ins>
      <w:ins w:id="841" w:author="Arfa Aijazi" w:date="2023-12-19T12:28:00Z">
        <w:r w:rsidR="00875CB0">
          <w:t xml:space="preserve"> and </w:t>
        </w:r>
      </w:ins>
      <w:ins w:id="842" w:author="Arfa Aijazi" w:date="2023-12-19T12:33:00Z">
        <w:r w:rsidR="00875CB0">
          <w:t xml:space="preserve">the </w:t>
        </w:r>
      </w:ins>
      <w:ins w:id="843" w:author="Arfa Aijazi" w:date="2023-12-19T12:24:00Z">
        <w:r>
          <w:t>h</w:t>
        </w:r>
      </w:ins>
      <w:ins w:id="844" w:author="Arfa Aijazi" w:date="2023-12-19T12:25:00Z">
        <w:r>
          <w:t xml:space="preserve">eated blanket, we measured the power </w:t>
        </w:r>
      </w:ins>
      <w:ins w:id="845" w:author="Arfa Aijazi" w:date="2023-12-19T12:33:00Z">
        <w:r w:rsidR="00875CB0">
          <w:t xml:space="preserve">rating </w:t>
        </w:r>
      </w:ins>
      <w:ins w:id="846" w:author="Arfa Aijazi" w:date="2023-12-19T12:25:00Z">
        <w:r>
          <w:t>with the device in situ</w:t>
        </w:r>
      </w:ins>
      <w:ins w:id="847" w:author="Arfa Aijazi" w:date="2023-12-19T12:29:00Z">
        <w:r w:rsidR="00875CB0">
          <w:t xml:space="preserve"> with the manikin in baseline condition. For devices that underwent power c</w:t>
        </w:r>
      </w:ins>
      <w:ins w:id="848" w:author="Arfa Aijazi" w:date="2023-12-19T12:30:00Z">
        <w:r w:rsidR="00875CB0">
          <w:t xml:space="preserve">ycles, meaning the power </w:t>
        </w:r>
      </w:ins>
      <w:ins w:id="849" w:author="Arfa Aijazi" w:date="2023-12-26T17:14:00Z">
        <w:r w:rsidR="001752D2">
          <w:t xml:space="preserve">output </w:t>
        </w:r>
      </w:ins>
      <w:ins w:id="850" w:author="Arfa Aijazi" w:date="2023-12-19T12:30:00Z">
        <w:r w:rsidR="00875CB0">
          <w:t xml:space="preserve">was not constant, we </w:t>
        </w:r>
      </w:ins>
      <w:ins w:id="851" w:author="Arfa Aijazi" w:date="2023-12-24T01:41:00Z">
        <w:r w:rsidR="00E21585">
          <w:t>measured the</w:t>
        </w:r>
      </w:ins>
      <w:ins w:id="852" w:author="Arfa Aijazi" w:date="2023-12-24T01:43:00Z">
        <w:r w:rsidR="00E21585">
          <w:t xml:space="preserve"> average</w:t>
        </w:r>
      </w:ins>
      <w:ins w:id="853" w:author="Arfa Aijazi" w:date="2023-12-24T01:41:00Z">
        <w:r w:rsidR="00E21585">
          <w:t xml:space="preserve"> power</w:t>
        </w:r>
      </w:ins>
      <w:ins w:id="854" w:author="Arfa Aijazi" w:date="2023-12-24T01:43:00Z">
        <w:r w:rsidR="00E21585">
          <w:t xml:space="preserve"> </w:t>
        </w:r>
      </w:ins>
      <w:ins w:id="855" w:author="Arfa Aijazi" w:date="2023-12-24T01:44:00Z">
        <w:r w:rsidR="00E21585">
          <w:t xml:space="preserve">of completed cycles within </w:t>
        </w:r>
      </w:ins>
      <w:ins w:id="856" w:author="Arfa Aijazi" w:date="2023-12-24T01:43:00Z">
        <w:r w:rsidR="00E21585">
          <w:t>ten</w:t>
        </w:r>
      </w:ins>
      <w:ins w:id="857" w:author="Arfa Aijazi" w:date="2023-12-24T01:42:00Z">
        <w:r w:rsidR="00E21585">
          <w:t xml:space="preserve"> minutes, </w:t>
        </w:r>
      </w:ins>
      <w:ins w:id="858" w:author="Arfa Aijazi" w:date="2023-12-24T01:43:00Z">
        <w:r w:rsidR="00E21585">
          <w:t xml:space="preserve">which corresponds to the </w:t>
        </w:r>
      </w:ins>
      <w:proofErr w:type="gramStart"/>
      <w:ins w:id="859" w:author="Arfa Aijazi" w:date="2023-12-26T17:13:00Z">
        <w:r w:rsidR="001752D2">
          <w:t>time period</w:t>
        </w:r>
        <w:proofErr w:type="gramEnd"/>
        <w:r w:rsidR="001752D2">
          <w:t xml:space="preserve"> of</w:t>
        </w:r>
      </w:ins>
      <w:ins w:id="860" w:author="Arfa Aijazi" w:date="2023-12-26T17:14:00Z">
        <w:r w:rsidR="001752D2">
          <w:t xml:space="preserve"> the</w:t>
        </w:r>
      </w:ins>
      <w:ins w:id="861" w:author="Arfa Aijazi" w:date="2023-12-24T01:43:00Z">
        <w:r w:rsidR="00E21585">
          <w:t xml:space="preserve"> thermal manikin measurement</w:t>
        </w:r>
      </w:ins>
      <w:ins w:id="862" w:author="Arfa Aijazi" w:date="2023-12-26T17:14:00Z">
        <w:r w:rsidR="001752D2">
          <w:t>s</w:t>
        </w:r>
      </w:ins>
      <w:ins w:id="863" w:author="Arfa Aijazi" w:date="2023-12-19T12:30:00Z">
        <w:r w:rsidR="00875CB0">
          <w:t xml:space="preserve">. </w:t>
        </w:r>
      </w:ins>
      <w:ins w:id="864" w:author="Arfa Aijazi" w:date="2023-12-19T12:36:00Z">
        <w:r w:rsidR="00875CB0">
          <w:t>The power consumption of the ceiling fan was previously re</w:t>
        </w:r>
      </w:ins>
      <w:ins w:id="865" w:author="Arfa Aijazi" w:date="2023-12-24T01:39:00Z">
        <w:r w:rsidR="00E21585">
          <w:t>ported</w:t>
        </w:r>
      </w:ins>
      <w:ins w:id="866" w:author="Arfa Aijazi" w:date="2023-12-24T01:38:00Z">
        <w:r w:rsidR="00E21585">
          <w:t xml:space="preserve"> in</w:t>
        </w:r>
      </w:ins>
      <w:ins w:id="867" w:author="Arfa Aijazi" w:date="2023-12-19T12:36:00Z">
        <w:r w:rsidR="00875CB0">
          <w:t xml:space="preserve"> another study</w:t>
        </w:r>
      </w:ins>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ins w:id="868" w:author="Arfa Aijazi" w:date="2023-12-19T12:36:00Z">
        <w:r w:rsidR="00875CB0">
          <w:t>.</w:t>
        </w:r>
      </w:ins>
      <w:ins w:id="869" w:author="Arfa Aijazi" w:date="2023-12-24T01:37:00Z">
        <w:r w:rsidR="00E21585">
          <w:t xml:space="preserve"> We report the power rat</w:t>
        </w:r>
      </w:ins>
      <w:ins w:id="870" w:author="Arfa Aijazi" w:date="2023-12-24T01:38:00Z">
        <w:r w:rsidR="00E21585">
          <w:t>ing of each device setting</w:t>
        </w:r>
      </w:ins>
      <w:ins w:id="871" w:author="Arfa Aijazi" w:date="2023-12-24T01:37:00Z">
        <w:r w:rsidR="00E21585">
          <w:t xml:space="preserve"> in </w:t>
        </w:r>
        <w:r w:rsidR="00E21585">
          <w:fldChar w:fldCharType="begin"/>
        </w:r>
        <w:r w:rsidR="00E21585">
          <w:instrText xml:space="preserve"> REF _Ref153362083 \h </w:instrText>
        </w:r>
      </w:ins>
      <w:ins w:id="872" w:author="Arfa Aijazi" w:date="2023-12-24T01:37:00Z">
        <w:r w:rsidR="00E21585">
          <w:fldChar w:fldCharType="separate"/>
        </w:r>
        <w:r w:rsidR="00E21585">
          <w:t xml:space="preserve">Fig. </w:t>
        </w:r>
        <w:r w:rsidR="00E21585">
          <w:rPr>
            <w:noProof/>
          </w:rPr>
          <w:t>6</w:t>
        </w:r>
        <w:r w:rsidR="00E21585">
          <w:fldChar w:fldCharType="end"/>
        </w:r>
        <w:r w:rsidR="00E21585">
          <w:t xml:space="preserve">. </w:t>
        </w:r>
      </w:ins>
      <w:ins w:id="873" w:author="Arfa Aijazi" w:date="2023-12-19T12:36:00Z">
        <w:r w:rsidR="00875CB0">
          <w:t xml:space="preserve"> </w:t>
        </w:r>
      </w:ins>
      <w:ins w:id="874" w:author="Arfa Aijazi" w:date="2023-12-19T12:29:00Z">
        <w:r w:rsidR="00875CB0">
          <w:t xml:space="preserve"> </w:t>
        </w:r>
      </w:ins>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ins w:id="875"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ins w:id="876"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ins w:id="877"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ins w:id="878" w:author="Stefano Schiavon" w:date="2023-12-15T14:13:00Z">
                <w:rPr>
                  <w:rFonts w:ascii="Cambria Math" w:hAnsi="Cambria Math"/>
                  <w:i/>
                </w:rPr>
              </w:ins>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ins w:id="879" w:author="Stefano Schiavon" w:date="2023-12-15T14:13:00Z">
                  <w:rPr>
                    <w:rFonts w:ascii="Cambria Math" w:hAnsi="Cambria Math"/>
                    <w:i/>
                  </w:rPr>
                </w:ins>
              </m:ctrlPr>
            </m:sSubPr>
            <m:e>
              <m:r>
                <w:rPr>
                  <w:rFonts w:ascii="Cambria Math" w:hAnsi="Cambria Math"/>
                </w:rPr>
                <m:t>T</m:t>
              </m:r>
            </m:e>
            <m:sub>
              <m:r>
                <w:rPr>
                  <w:rFonts w:ascii="Cambria Math" w:hAnsi="Cambria Math"/>
                </w:rPr>
                <m:t>eq,i</m:t>
              </m:r>
            </m:sub>
          </m:sSub>
          <m:r>
            <w:rPr>
              <w:rFonts w:ascii="Cambria Math" w:hAnsi="Cambria Math"/>
            </w:rPr>
            <m:t>=</m:t>
          </m:r>
          <m:sSub>
            <m:sSubPr>
              <m:ctrlPr>
                <w:ins w:id="880" w:author="Stefano Schiavon" w:date="2023-12-15T14:13:00Z">
                  <w:rPr>
                    <w:rFonts w:ascii="Cambria Math" w:hAnsi="Cambria Math"/>
                    <w:i/>
                  </w:rPr>
                </w:ins>
              </m:ctrlPr>
            </m:sSubPr>
            <m:e>
              <m:r>
                <w:rPr>
                  <w:rFonts w:ascii="Cambria Math" w:hAnsi="Cambria Math"/>
                </w:rPr>
                <m:t>T</m:t>
              </m:r>
            </m:e>
            <m:sub>
              <m:r>
                <w:rPr>
                  <w:rFonts w:ascii="Cambria Math" w:hAnsi="Cambria Math"/>
                </w:rPr>
                <m:t>sk,i</m:t>
              </m:r>
            </m:sub>
          </m:sSub>
          <m:r>
            <w:rPr>
              <w:rFonts w:ascii="Cambria Math" w:hAnsi="Cambria Math"/>
            </w:rPr>
            <m:t>-</m:t>
          </m:r>
          <m:f>
            <m:fPr>
              <m:ctrlPr>
                <w:ins w:id="881" w:author="Stefano Schiavon" w:date="2023-12-15T14:13:00Z">
                  <w:rPr>
                    <w:rFonts w:ascii="Cambria Math" w:hAnsi="Cambria Math"/>
                    <w:i/>
                  </w:rPr>
                </w:ins>
              </m:ctrlPr>
            </m:fPr>
            <m:num>
              <m:sSub>
                <m:sSubPr>
                  <m:ctrlPr>
                    <w:ins w:id="882" w:author="Stefano Schiavon" w:date="2023-12-15T14:13:00Z">
                      <w:rPr>
                        <w:rFonts w:ascii="Cambria Math" w:hAnsi="Cambria Math"/>
                        <w:i/>
                      </w:rPr>
                    </w:ins>
                  </m:ctrlPr>
                </m:sSubPr>
                <m:e>
                  <m:r>
                    <w:rPr>
                      <w:rFonts w:ascii="Cambria Math" w:hAnsi="Cambria Math"/>
                    </w:rPr>
                    <m:t>Q</m:t>
                  </m:r>
                </m:e>
                <m:sub>
                  <m:r>
                    <w:rPr>
                      <w:rFonts w:ascii="Cambria Math" w:hAnsi="Cambria Math"/>
                    </w:rPr>
                    <m:t>t,i</m:t>
                  </m:r>
                </m:sub>
              </m:sSub>
            </m:num>
            <m:den>
              <m:sSub>
                <m:sSubPr>
                  <m:ctrlPr>
                    <w:ins w:id="883" w:author="Stefano Schiavon" w:date="2023-12-15T14:13:00Z">
                      <w:rPr>
                        <w:rFonts w:ascii="Cambria Math" w:hAnsi="Cambria Math"/>
                        <w:i/>
                      </w:rPr>
                    </w:ins>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884"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884"/>
    </w:p>
    <w:p w14:paraId="54AEFC4B" w14:textId="77777777" w:rsidR="005C4BAF" w:rsidRDefault="005C4BAF" w:rsidP="005C4BAF">
      <w:pPr>
        <w:spacing w:after="0" w:line="240" w:lineRule="auto"/>
        <w:jc w:val="left"/>
        <w:rPr>
          <w:moveTo w:id="885" w:author="Arfa Aijazi" w:date="2023-12-25T16:37:00Z"/>
        </w:rPr>
      </w:pPr>
      <w:bookmarkStart w:id="886" w:name="_Ref138200705"/>
      <w:moveToRangeStart w:id="887" w:author="Arfa Aijazi" w:date="2023-12-25T16:37:00Z" w:name="move154414642"/>
      <w:moveTo w:id="888" w:author="Arfa Aijazi" w:date="2023-12-25T16:37:00Z">
        <w:r w:rsidRPr="00667D9A">
          <w:rPr>
            <w:i/>
            <w:iCs/>
            <w:sz w:val="18"/>
            <w:szCs w:val="18"/>
          </w:rPr>
          <w:lastRenderedPageBreak/>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886"/>
        <w:r w:rsidRPr="00667D9A">
          <w:rPr>
            <w:i/>
            <w:iCs/>
            <w:sz w:val="18"/>
            <w:szCs w:val="18"/>
          </w:rPr>
          <w:t>: Dry-heat transfer coefficient of each body segment of the thermal manikin</w:t>
        </w:r>
      </w:moveTo>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8C467B">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8C467B">
            <w:pPr>
              <w:pStyle w:val="Tabletext"/>
              <w:rPr>
                <w:moveTo w:id="889" w:author="Arfa Aijazi" w:date="2023-12-25T16:37:00Z"/>
              </w:rPr>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8C467B">
            <w:pPr>
              <w:pStyle w:val="Tabletext"/>
              <w:jc w:val="center"/>
              <w:rPr>
                <w:moveTo w:id="890" w:author="Arfa Aijazi" w:date="2023-12-25T16:37:00Z"/>
                <w:rFonts w:cs="Calibri"/>
                <w:b/>
                <w:bCs/>
                <w:color w:val="000000"/>
              </w:rPr>
            </w:pPr>
            <w:moveTo w:id="891" w:author="Arfa Aijazi" w:date="2023-12-25T16:37:00Z">
              <w:r w:rsidRPr="00E2155C">
                <w:rPr>
                  <w:rFonts w:cs="Calibri"/>
                  <w:b/>
                  <w:bCs/>
                  <w:color w:val="000000"/>
                </w:rPr>
                <w:t>16</w:t>
              </w:r>
              <w:r w:rsidRPr="00E2155C">
                <w:rPr>
                  <w:b/>
                  <w:bCs/>
                </w:rPr>
                <w:t>°C</w:t>
              </w:r>
            </w:moveTo>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8C467B">
            <w:pPr>
              <w:pStyle w:val="Tabletext"/>
              <w:jc w:val="center"/>
              <w:rPr>
                <w:moveTo w:id="892" w:author="Arfa Aijazi" w:date="2023-12-25T16:37:00Z"/>
                <w:rFonts w:cs="Calibri"/>
                <w:b/>
                <w:bCs/>
                <w:color w:val="000000"/>
              </w:rPr>
            </w:pPr>
            <w:moveTo w:id="893" w:author="Arfa Aijazi" w:date="2023-12-25T16:37:00Z">
              <w:r w:rsidRPr="00E2155C">
                <w:rPr>
                  <w:rFonts w:cs="Calibri"/>
                  <w:b/>
                  <w:bCs/>
                  <w:color w:val="000000"/>
                </w:rPr>
                <w:t>28</w:t>
              </w:r>
              <w:r w:rsidRPr="00E2155C">
                <w:rPr>
                  <w:b/>
                  <w:bCs/>
                </w:rPr>
                <w:t>°C</w:t>
              </w:r>
            </w:moveTo>
          </w:p>
        </w:tc>
      </w:tr>
      <w:tr w:rsidR="005C4BAF" w:rsidRPr="00E60AFB" w14:paraId="7B9A6C78" w14:textId="77777777" w:rsidTr="008C467B">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8C467B">
            <w:pPr>
              <w:pStyle w:val="Tabletext"/>
              <w:rPr>
                <w:moveTo w:id="894" w:author="Arfa Aijazi" w:date="2023-12-25T16:37:00Z"/>
                <w:rFonts w:cs="Calibri"/>
                <w:b/>
                <w:bCs/>
                <w:color w:val="000000"/>
              </w:rPr>
            </w:pPr>
            <w:moveTo w:id="895" w:author="Arfa Aijazi" w:date="2023-12-25T16:37:00Z">
              <w:r w:rsidRPr="00E2155C">
                <w:rPr>
                  <w:rFonts w:cs="Calibri"/>
                  <w:b/>
                  <w:bCs/>
                  <w:color w:val="000000"/>
                </w:rPr>
                <w:t>Body segment</w:t>
              </w:r>
            </w:moveTo>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8C467B">
            <w:pPr>
              <w:pStyle w:val="Tabletext"/>
              <w:jc w:val="center"/>
              <w:rPr>
                <w:moveTo w:id="896" w:author="Arfa Aijazi" w:date="2023-12-25T16:37:00Z"/>
                <w:rFonts w:cs="Calibri"/>
                <w:b/>
                <w:bCs/>
                <w:color w:val="000000"/>
              </w:rPr>
            </w:pPr>
            <w:moveTo w:id="897" w:author="Arfa Aijazi" w:date="2023-12-25T16:37:00Z">
              <w:r w:rsidRPr="00E2155C">
                <w:rPr>
                  <w:rFonts w:cs="Calibri"/>
                  <w:b/>
                  <w:bCs/>
                  <w:color w:val="000000"/>
                </w:rPr>
                <w:t>Log</w:t>
              </w:r>
            </w:moveTo>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8C467B">
            <w:pPr>
              <w:pStyle w:val="Tabletext"/>
              <w:jc w:val="center"/>
              <w:rPr>
                <w:moveTo w:id="898" w:author="Arfa Aijazi" w:date="2023-12-25T16:37:00Z"/>
                <w:rFonts w:cs="Calibri"/>
                <w:b/>
                <w:bCs/>
                <w:color w:val="000000"/>
              </w:rPr>
            </w:pPr>
            <w:moveTo w:id="899" w:author="Arfa Aijazi" w:date="2023-12-25T16:37:00Z">
              <w:r>
                <w:rPr>
                  <w:rFonts w:cs="Calibri"/>
                  <w:b/>
                  <w:bCs/>
                  <w:color w:val="000000"/>
                </w:rPr>
                <w:t>Fetal</w:t>
              </w:r>
            </w:moveTo>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8C467B">
            <w:pPr>
              <w:pStyle w:val="Tabletext"/>
              <w:jc w:val="center"/>
              <w:rPr>
                <w:moveTo w:id="900" w:author="Arfa Aijazi" w:date="2023-12-25T16:37:00Z"/>
                <w:rFonts w:cs="Calibri"/>
                <w:b/>
                <w:bCs/>
                <w:color w:val="000000"/>
              </w:rPr>
            </w:pPr>
            <w:moveTo w:id="901" w:author="Arfa Aijazi" w:date="2023-12-25T16:37:00Z">
              <w:r w:rsidRPr="00E2155C">
                <w:rPr>
                  <w:rFonts w:cs="Calibri"/>
                  <w:b/>
                  <w:bCs/>
                  <w:color w:val="000000"/>
                </w:rPr>
                <w:t>Log</w:t>
              </w:r>
            </w:moveTo>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8C467B">
            <w:pPr>
              <w:pStyle w:val="Tabletext"/>
              <w:jc w:val="center"/>
              <w:rPr>
                <w:moveTo w:id="902" w:author="Arfa Aijazi" w:date="2023-12-25T16:37:00Z"/>
                <w:rFonts w:cs="Calibri"/>
                <w:b/>
                <w:bCs/>
                <w:color w:val="000000"/>
              </w:rPr>
            </w:pPr>
            <w:moveTo w:id="903" w:author="Arfa Aijazi" w:date="2023-12-25T16:37:00Z">
              <w:r>
                <w:rPr>
                  <w:rFonts w:cs="Calibri"/>
                  <w:b/>
                  <w:bCs/>
                  <w:color w:val="000000"/>
                </w:rPr>
                <w:t>Starfish</w:t>
              </w:r>
            </w:moveTo>
          </w:p>
        </w:tc>
      </w:tr>
      <w:tr w:rsidR="005C4BAF" w:rsidRPr="00E60AFB" w14:paraId="0DE3DDCD" w14:textId="77777777" w:rsidTr="008C467B">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8C467B">
            <w:pPr>
              <w:pStyle w:val="Tabletext"/>
              <w:rPr>
                <w:moveTo w:id="904" w:author="Arfa Aijazi" w:date="2023-12-25T16:37:00Z"/>
                <w:rFonts w:cs="Calibri"/>
                <w:color w:val="000000"/>
              </w:rPr>
            </w:pPr>
            <w:moveTo w:id="905" w:author="Arfa Aijazi" w:date="2023-12-25T16:37:00Z">
              <w:r w:rsidRPr="00BD3E3A">
                <w:rPr>
                  <w:rFonts w:cs="Calibri"/>
                  <w:color w:val="000000"/>
                </w:rPr>
                <w:t>Back</w:t>
              </w:r>
            </w:moveTo>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8C467B">
            <w:pPr>
              <w:pStyle w:val="Tabletext"/>
              <w:jc w:val="right"/>
              <w:rPr>
                <w:moveTo w:id="906" w:author="Arfa Aijazi" w:date="2023-12-25T16:37:00Z"/>
                <w:rFonts w:cs="Calibri"/>
                <w:color w:val="000000"/>
              </w:rPr>
            </w:pPr>
            <w:moveTo w:id="907"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8C467B">
            <w:pPr>
              <w:pStyle w:val="Tabletext"/>
              <w:jc w:val="right"/>
              <w:rPr>
                <w:moveTo w:id="908" w:author="Arfa Aijazi" w:date="2023-12-25T16:37:00Z"/>
                <w:rFonts w:cs="Calibri"/>
                <w:color w:val="000000"/>
              </w:rPr>
            </w:pPr>
            <w:moveTo w:id="909"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8C467B">
            <w:pPr>
              <w:pStyle w:val="Tabletext"/>
              <w:jc w:val="right"/>
              <w:rPr>
                <w:moveTo w:id="910" w:author="Arfa Aijazi" w:date="2023-12-25T16:37:00Z"/>
                <w:rFonts w:cs="Calibri"/>
                <w:color w:val="000000"/>
              </w:rPr>
            </w:pPr>
            <w:moveTo w:id="911" w:author="Arfa Aijazi" w:date="2023-12-25T16:37:00Z">
              <w:r w:rsidRPr="00BD3E3A">
                <w:rPr>
                  <w:rFonts w:cs="Calibri"/>
                  <w:color w:val="000000"/>
                </w:rPr>
                <w:t>7.2</w:t>
              </w:r>
            </w:moveTo>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8C467B">
            <w:pPr>
              <w:pStyle w:val="Tabletext"/>
              <w:jc w:val="right"/>
              <w:rPr>
                <w:moveTo w:id="912" w:author="Arfa Aijazi" w:date="2023-12-25T16:37:00Z"/>
                <w:rFonts w:cs="Calibri"/>
                <w:color w:val="000000"/>
              </w:rPr>
            </w:pPr>
            <w:moveTo w:id="913" w:author="Arfa Aijazi" w:date="2023-12-25T16:37:00Z">
              <w:r w:rsidRPr="00BD3E3A">
                <w:rPr>
                  <w:rFonts w:cs="Calibri"/>
                  <w:color w:val="000000"/>
                </w:rPr>
                <w:t>6.8</w:t>
              </w:r>
            </w:moveTo>
          </w:p>
        </w:tc>
      </w:tr>
      <w:tr w:rsidR="005C4BAF" w:rsidRPr="00E60AFB" w14:paraId="136163F5" w14:textId="77777777" w:rsidTr="008C467B">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8C467B">
            <w:pPr>
              <w:pStyle w:val="Tabletext"/>
              <w:rPr>
                <w:moveTo w:id="914" w:author="Arfa Aijazi" w:date="2023-12-25T16:37:00Z"/>
                <w:rFonts w:cs="Calibri"/>
                <w:color w:val="000000"/>
              </w:rPr>
            </w:pPr>
            <w:moveTo w:id="915" w:author="Arfa Aijazi" w:date="2023-12-25T16:37:00Z">
              <w:r w:rsidRPr="00BD3E3A">
                <w:rPr>
                  <w:rFonts w:cs="Calibri"/>
                  <w:color w:val="000000"/>
                </w:rPr>
                <w:t>Chest</w:t>
              </w:r>
            </w:moveTo>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8C467B">
            <w:pPr>
              <w:pStyle w:val="Tabletext"/>
              <w:jc w:val="right"/>
              <w:rPr>
                <w:moveTo w:id="916" w:author="Arfa Aijazi" w:date="2023-12-25T16:37:00Z"/>
                <w:rFonts w:cs="Calibri"/>
                <w:color w:val="000000"/>
              </w:rPr>
            </w:pPr>
            <w:moveTo w:id="917"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8C467B">
            <w:pPr>
              <w:pStyle w:val="Tabletext"/>
              <w:jc w:val="right"/>
              <w:rPr>
                <w:moveTo w:id="918" w:author="Arfa Aijazi" w:date="2023-12-25T16:37:00Z"/>
                <w:rFonts w:cs="Calibri"/>
                <w:color w:val="000000"/>
              </w:rPr>
            </w:pPr>
            <w:moveTo w:id="919" w:author="Arfa Aijazi" w:date="2023-12-25T16:37:00Z">
              <w:r w:rsidRPr="00BD3E3A">
                <w:rPr>
                  <w:rFonts w:cs="Calibri"/>
                  <w:color w:val="000000"/>
                </w:rPr>
                <w:t>6.9</w:t>
              </w:r>
            </w:moveTo>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8C467B">
            <w:pPr>
              <w:pStyle w:val="Tabletext"/>
              <w:jc w:val="right"/>
              <w:rPr>
                <w:moveTo w:id="920" w:author="Arfa Aijazi" w:date="2023-12-25T16:37:00Z"/>
                <w:rFonts w:cs="Calibri"/>
                <w:color w:val="000000"/>
              </w:rPr>
            </w:pPr>
            <w:moveTo w:id="921" w:author="Arfa Aijazi" w:date="2023-12-25T16:37:00Z">
              <w:r w:rsidRPr="00BD3E3A">
                <w:rPr>
                  <w:rFonts w:cs="Calibri"/>
                  <w:color w:val="000000"/>
                </w:rPr>
                <w:t>6.9</w:t>
              </w:r>
            </w:moveTo>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8C467B">
            <w:pPr>
              <w:pStyle w:val="Tabletext"/>
              <w:jc w:val="right"/>
              <w:rPr>
                <w:moveTo w:id="922" w:author="Arfa Aijazi" w:date="2023-12-25T16:37:00Z"/>
                <w:rFonts w:cs="Calibri"/>
                <w:color w:val="000000"/>
              </w:rPr>
            </w:pPr>
            <w:moveTo w:id="923" w:author="Arfa Aijazi" w:date="2023-12-25T16:37:00Z">
              <w:r w:rsidRPr="00BD3E3A">
                <w:rPr>
                  <w:rFonts w:cs="Calibri"/>
                  <w:color w:val="000000"/>
                </w:rPr>
                <w:t>6.0</w:t>
              </w:r>
            </w:moveTo>
          </w:p>
        </w:tc>
      </w:tr>
      <w:tr w:rsidR="005C4BAF" w:rsidRPr="00E60AFB" w14:paraId="794F599A" w14:textId="77777777" w:rsidTr="008C467B">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8C467B">
            <w:pPr>
              <w:pStyle w:val="Tabletext"/>
              <w:rPr>
                <w:moveTo w:id="924" w:author="Arfa Aijazi" w:date="2023-12-25T16:37:00Z"/>
                <w:rFonts w:cs="Calibri"/>
                <w:color w:val="000000"/>
              </w:rPr>
            </w:pPr>
            <w:moveTo w:id="925" w:author="Arfa Aijazi" w:date="2023-12-25T16:37:00Z">
              <w:r w:rsidRPr="00BD3E3A">
                <w:rPr>
                  <w:rFonts w:cs="Calibri"/>
                  <w:color w:val="000000"/>
                </w:rPr>
                <w:t>Head</w:t>
              </w:r>
            </w:moveTo>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8C467B">
            <w:pPr>
              <w:pStyle w:val="Tabletext"/>
              <w:jc w:val="right"/>
              <w:rPr>
                <w:moveTo w:id="926" w:author="Arfa Aijazi" w:date="2023-12-25T16:37:00Z"/>
                <w:rFonts w:cs="Calibri"/>
                <w:color w:val="000000"/>
              </w:rPr>
            </w:pPr>
            <w:moveTo w:id="927" w:author="Arfa Aijazi" w:date="2023-12-25T16:37:00Z">
              <w:r w:rsidRPr="00BD3E3A">
                <w:rPr>
                  <w:rFonts w:cs="Calibri"/>
                  <w:color w:val="000000"/>
                </w:rPr>
                <w:t>5.1</w:t>
              </w:r>
            </w:moveTo>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8C467B">
            <w:pPr>
              <w:pStyle w:val="Tabletext"/>
              <w:jc w:val="right"/>
              <w:rPr>
                <w:moveTo w:id="928" w:author="Arfa Aijazi" w:date="2023-12-25T16:37:00Z"/>
                <w:rFonts w:cs="Calibri"/>
                <w:color w:val="000000"/>
              </w:rPr>
            </w:pPr>
            <w:moveTo w:id="929" w:author="Arfa Aijazi" w:date="2023-12-25T16:37:00Z">
              <w:r w:rsidRPr="00BD3E3A">
                <w:rPr>
                  <w:rFonts w:cs="Calibri"/>
                  <w:color w:val="000000"/>
                </w:rPr>
                <w:t>5.3</w:t>
              </w:r>
            </w:moveTo>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8C467B">
            <w:pPr>
              <w:pStyle w:val="Tabletext"/>
              <w:jc w:val="right"/>
              <w:rPr>
                <w:moveTo w:id="930" w:author="Arfa Aijazi" w:date="2023-12-25T16:37:00Z"/>
                <w:rFonts w:cs="Calibri"/>
                <w:color w:val="000000"/>
              </w:rPr>
            </w:pPr>
            <w:moveTo w:id="931" w:author="Arfa Aijazi" w:date="2023-12-25T16:37:00Z">
              <w:r w:rsidRPr="00BD3E3A">
                <w:rPr>
                  <w:rFonts w:cs="Calibri"/>
                  <w:color w:val="000000"/>
                </w:rPr>
                <w:t>4.6</w:t>
              </w:r>
            </w:moveTo>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8C467B">
            <w:pPr>
              <w:pStyle w:val="Tabletext"/>
              <w:jc w:val="right"/>
              <w:rPr>
                <w:moveTo w:id="932" w:author="Arfa Aijazi" w:date="2023-12-25T16:37:00Z"/>
                <w:rFonts w:cs="Calibri"/>
                <w:color w:val="000000"/>
              </w:rPr>
            </w:pPr>
            <w:moveTo w:id="933" w:author="Arfa Aijazi" w:date="2023-12-25T16:37:00Z">
              <w:r w:rsidRPr="00BD3E3A">
                <w:rPr>
                  <w:rFonts w:cs="Calibri"/>
                  <w:color w:val="000000"/>
                </w:rPr>
                <w:t>4.5</w:t>
              </w:r>
            </w:moveTo>
          </w:p>
        </w:tc>
      </w:tr>
      <w:tr w:rsidR="005C4BAF" w:rsidRPr="00E60AFB" w14:paraId="31F179B4" w14:textId="77777777" w:rsidTr="008C467B">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8C467B">
            <w:pPr>
              <w:pStyle w:val="Tabletext"/>
              <w:rPr>
                <w:moveTo w:id="934" w:author="Arfa Aijazi" w:date="2023-12-25T16:37:00Z"/>
                <w:rFonts w:cs="Calibri"/>
                <w:color w:val="000000"/>
              </w:rPr>
            </w:pPr>
            <w:moveTo w:id="935" w:author="Arfa Aijazi" w:date="2023-12-25T16:37:00Z">
              <w:r w:rsidRPr="00BD3E3A">
                <w:rPr>
                  <w:rFonts w:cs="Calibri"/>
                  <w:color w:val="000000"/>
                </w:rPr>
                <w:t>L</w:t>
              </w:r>
              <w:r>
                <w:rPr>
                  <w:rFonts w:cs="Calibri"/>
                  <w:color w:val="000000"/>
                </w:rPr>
                <w:t>eft f</w:t>
              </w:r>
              <w:r w:rsidRPr="00BD3E3A">
                <w:rPr>
                  <w:rFonts w:cs="Calibri"/>
                  <w:color w:val="000000"/>
                </w:rPr>
                <w:t>oot</w:t>
              </w:r>
            </w:moveTo>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8C467B">
            <w:pPr>
              <w:pStyle w:val="Tabletext"/>
              <w:jc w:val="right"/>
              <w:rPr>
                <w:moveTo w:id="936" w:author="Arfa Aijazi" w:date="2023-12-25T16:37:00Z"/>
                <w:rFonts w:cs="Calibri"/>
                <w:color w:val="000000"/>
              </w:rPr>
            </w:pPr>
            <w:moveTo w:id="937"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8C467B">
            <w:pPr>
              <w:pStyle w:val="Tabletext"/>
              <w:jc w:val="right"/>
              <w:rPr>
                <w:moveTo w:id="938" w:author="Arfa Aijazi" w:date="2023-12-25T16:37:00Z"/>
                <w:rFonts w:cs="Calibri"/>
                <w:color w:val="000000"/>
              </w:rPr>
            </w:pPr>
            <w:moveTo w:id="939" w:author="Arfa Aijazi" w:date="2023-12-25T16:37:00Z">
              <w:r w:rsidRPr="00BD3E3A">
                <w:rPr>
                  <w:rFonts w:cs="Calibri"/>
                  <w:color w:val="000000"/>
                </w:rPr>
                <w:t>8.3</w:t>
              </w:r>
            </w:moveTo>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8C467B">
            <w:pPr>
              <w:pStyle w:val="Tabletext"/>
              <w:jc w:val="right"/>
              <w:rPr>
                <w:moveTo w:id="940" w:author="Arfa Aijazi" w:date="2023-12-25T16:37:00Z"/>
                <w:rFonts w:cs="Calibri"/>
                <w:color w:val="000000"/>
              </w:rPr>
            </w:pPr>
            <w:moveTo w:id="941" w:author="Arfa Aijazi" w:date="2023-12-25T16:37:00Z">
              <w:r w:rsidRPr="00BD3E3A">
                <w:rPr>
                  <w:rFonts w:cs="Calibri"/>
                  <w:color w:val="000000"/>
                </w:rPr>
                <w:t>7.0</w:t>
              </w:r>
            </w:moveTo>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8C467B">
            <w:pPr>
              <w:pStyle w:val="Tabletext"/>
              <w:jc w:val="right"/>
              <w:rPr>
                <w:moveTo w:id="942" w:author="Arfa Aijazi" w:date="2023-12-25T16:37:00Z"/>
                <w:rFonts w:cs="Calibri"/>
                <w:color w:val="000000"/>
              </w:rPr>
            </w:pPr>
            <w:moveTo w:id="943" w:author="Arfa Aijazi" w:date="2023-12-25T16:37:00Z">
              <w:r w:rsidRPr="00BD3E3A">
                <w:rPr>
                  <w:rFonts w:cs="Calibri"/>
                  <w:color w:val="000000"/>
                </w:rPr>
                <w:t>7.9</w:t>
              </w:r>
            </w:moveTo>
          </w:p>
        </w:tc>
      </w:tr>
      <w:tr w:rsidR="005C4BAF" w:rsidRPr="00E60AFB" w14:paraId="747E4474" w14:textId="77777777" w:rsidTr="008C467B">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8C467B">
            <w:pPr>
              <w:pStyle w:val="Tabletext"/>
              <w:rPr>
                <w:moveTo w:id="944" w:author="Arfa Aijazi" w:date="2023-12-25T16:37:00Z"/>
                <w:rFonts w:cs="Calibri"/>
                <w:color w:val="000000"/>
              </w:rPr>
            </w:pPr>
            <w:moveTo w:id="945" w:author="Arfa Aijazi" w:date="2023-12-25T16:37:00Z">
              <w:r w:rsidRPr="00BD3E3A">
                <w:rPr>
                  <w:rFonts w:cs="Calibri"/>
                  <w:color w:val="000000"/>
                </w:rPr>
                <w:t>L</w:t>
              </w:r>
              <w:r>
                <w:rPr>
                  <w:rFonts w:cs="Calibri"/>
                  <w:color w:val="000000"/>
                </w:rPr>
                <w:t>eft f</w:t>
              </w:r>
              <w:r w:rsidRPr="00BD3E3A">
                <w:rPr>
                  <w:rFonts w:cs="Calibri"/>
                  <w:color w:val="000000"/>
                </w:rPr>
                <w:t>orearm</w:t>
              </w:r>
            </w:moveTo>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8C467B">
            <w:pPr>
              <w:pStyle w:val="Tabletext"/>
              <w:jc w:val="right"/>
              <w:rPr>
                <w:moveTo w:id="946" w:author="Arfa Aijazi" w:date="2023-12-25T16:37:00Z"/>
                <w:rFonts w:cs="Calibri"/>
                <w:color w:val="000000"/>
              </w:rPr>
            </w:pPr>
            <w:moveTo w:id="947"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8C467B">
            <w:pPr>
              <w:pStyle w:val="Tabletext"/>
              <w:jc w:val="right"/>
              <w:rPr>
                <w:moveTo w:id="948" w:author="Arfa Aijazi" w:date="2023-12-25T16:37:00Z"/>
                <w:rFonts w:cs="Calibri"/>
                <w:color w:val="000000"/>
              </w:rPr>
            </w:pPr>
            <w:moveTo w:id="949"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8C467B">
            <w:pPr>
              <w:pStyle w:val="Tabletext"/>
              <w:jc w:val="right"/>
              <w:rPr>
                <w:moveTo w:id="950" w:author="Arfa Aijazi" w:date="2023-12-25T16:37:00Z"/>
                <w:rFonts w:cs="Calibri"/>
                <w:color w:val="000000"/>
              </w:rPr>
            </w:pPr>
            <w:moveTo w:id="95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8C467B">
            <w:pPr>
              <w:pStyle w:val="Tabletext"/>
              <w:jc w:val="right"/>
              <w:rPr>
                <w:moveTo w:id="952" w:author="Arfa Aijazi" w:date="2023-12-25T16:37:00Z"/>
                <w:rFonts w:cs="Calibri"/>
                <w:color w:val="000000"/>
              </w:rPr>
            </w:pPr>
            <w:moveTo w:id="953" w:author="Arfa Aijazi" w:date="2023-12-25T16:37:00Z">
              <w:r w:rsidRPr="00BD3E3A">
                <w:rPr>
                  <w:rFonts w:cs="Calibri"/>
                  <w:color w:val="000000"/>
                </w:rPr>
                <w:t>8.1</w:t>
              </w:r>
            </w:moveTo>
          </w:p>
        </w:tc>
      </w:tr>
      <w:tr w:rsidR="005C4BAF" w:rsidRPr="00E60AFB" w14:paraId="4456ED57" w14:textId="77777777" w:rsidTr="008C467B">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8C467B">
            <w:pPr>
              <w:pStyle w:val="Tabletext"/>
              <w:rPr>
                <w:moveTo w:id="954" w:author="Arfa Aijazi" w:date="2023-12-25T16:37:00Z"/>
                <w:rFonts w:cs="Calibri"/>
                <w:color w:val="000000"/>
              </w:rPr>
            </w:pPr>
            <w:moveTo w:id="955" w:author="Arfa Aijazi" w:date="2023-12-25T16:37:00Z">
              <w:r w:rsidRPr="00BD3E3A">
                <w:rPr>
                  <w:rFonts w:cs="Calibri"/>
                  <w:color w:val="000000"/>
                </w:rPr>
                <w:t>L</w:t>
              </w:r>
              <w:r>
                <w:rPr>
                  <w:rFonts w:cs="Calibri"/>
                  <w:color w:val="000000"/>
                </w:rPr>
                <w:t>eft h</w:t>
              </w:r>
              <w:r w:rsidRPr="00BD3E3A">
                <w:rPr>
                  <w:rFonts w:cs="Calibri"/>
                  <w:color w:val="000000"/>
                </w:rPr>
                <w:t>and</w:t>
              </w:r>
            </w:moveTo>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8C467B">
            <w:pPr>
              <w:pStyle w:val="Tabletext"/>
              <w:jc w:val="right"/>
              <w:rPr>
                <w:moveTo w:id="956" w:author="Arfa Aijazi" w:date="2023-12-25T16:37:00Z"/>
                <w:rFonts w:cs="Calibri"/>
                <w:color w:val="000000"/>
              </w:rPr>
            </w:pPr>
            <w:moveTo w:id="957" w:author="Arfa Aijazi" w:date="2023-12-25T16:37:00Z">
              <w:r w:rsidRPr="00BD3E3A">
                <w:rPr>
                  <w:rFonts w:cs="Calibri"/>
                  <w:color w:val="000000"/>
                </w:rPr>
                <w:t>8.9</w:t>
              </w:r>
            </w:moveTo>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8C467B">
            <w:pPr>
              <w:pStyle w:val="Tabletext"/>
              <w:jc w:val="right"/>
              <w:rPr>
                <w:moveTo w:id="958" w:author="Arfa Aijazi" w:date="2023-12-25T16:37:00Z"/>
                <w:rFonts w:cs="Calibri"/>
                <w:color w:val="000000"/>
              </w:rPr>
            </w:pPr>
            <w:moveTo w:id="959" w:author="Arfa Aijazi" w:date="2023-12-25T16:37:00Z">
              <w:r w:rsidRPr="00BD3E3A">
                <w:rPr>
                  <w:rFonts w:cs="Calibri"/>
                  <w:color w:val="000000"/>
                </w:rPr>
                <w:t>9.0</w:t>
              </w:r>
            </w:moveTo>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8C467B">
            <w:pPr>
              <w:pStyle w:val="Tabletext"/>
              <w:jc w:val="right"/>
              <w:rPr>
                <w:moveTo w:id="960" w:author="Arfa Aijazi" w:date="2023-12-25T16:37:00Z"/>
                <w:rFonts w:cs="Calibri"/>
                <w:color w:val="000000"/>
              </w:rPr>
            </w:pPr>
            <w:moveTo w:id="961" w:author="Arfa Aijazi" w:date="2023-12-25T16:37:00Z">
              <w:r w:rsidRPr="00BD3E3A">
                <w:rPr>
                  <w:rFonts w:cs="Calibri"/>
                  <w:color w:val="000000"/>
                </w:rPr>
                <w:t>8.3</w:t>
              </w:r>
            </w:moveTo>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8C467B">
            <w:pPr>
              <w:pStyle w:val="Tabletext"/>
              <w:jc w:val="right"/>
              <w:rPr>
                <w:moveTo w:id="962" w:author="Arfa Aijazi" w:date="2023-12-25T16:37:00Z"/>
                <w:rFonts w:cs="Calibri"/>
                <w:color w:val="000000"/>
              </w:rPr>
            </w:pPr>
            <w:moveTo w:id="963" w:author="Arfa Aijazi" w:date="2023-12-25T16:37:00Z">
              <w:r w:rsidRPr="00BD3E3A">
                <w:rPr>
                  <w:rFonts w:cs="Calibri"/>
                  <w:color w:val="000000"/>
                </w:rPr>
                <w:t>8.4</w:t>
              </w:r>
            </w:moveTo>
          </w:p>
        </w:tc>
      </w:tr>
      <w:tr w:rsidR="005C4BAF" w:rsidRPr="00E60AFB" w14:paraId="6B547100" w14:textId="77777777" w:rsidTr="008C467B">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8C467B">
            <w:pPr>
              <w:pStyle w:val="Tabletext"/>
              <w:rPr>
                <w:moveTo w:id="964" w:author="Arfa Aijazi" w:date="2023-12-25T16:37:00Z"/>
                <w:rFonts w:cs="Calibri"/>
                <w:color w:val="000000"/>
              </w:rPr>
            </w:pPr>
            <w:moveTo w:id="965" w:author="Arfa Aijazi" w:date="2023-12-25T16:37:00Z">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moveTo>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8C467B">
            <w:pPr>
              <w:pStyle w:val="Tabletext"/>
              <w:jc w:val="right"/>
              <w:rPr>
                <w:moveTo w:id="966" w:author="Arfa Aijazi" w:date="2023-12-25T16:37:00Z"/>
                <w:rFonts w:cs="Calibri"/>
                <w:color w:val="000000"/>
              </w:rPr>
            </w:pPr>
            <w:moveTo w:id="967"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8C467B">
            <w:pPr>
              <w:pStyle w:val="Tabletext"/>
              <w:jc w:val="right"/>
              <w:rPr>
                <w:moveTo w:id="968" w:author="Arfa Aijazi" w:date="2023-12-25T16:37:00Z"/>
                <w:rFonts w:cs="Calibri"/>
                <w:color w:val="000000"/>
              </w:rPr>
            </w:pPr>
            <w:moveTo w:id="969"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8C467B">
            <w:pPr>
              <w:pStyle w:val="Tabletext"/>
              <w:jc w:val="right"/>
              <w:rPr>
                <w:moveTo w:id="970" w:author="Arfa Aijazi" w:date="2023-12-25T16:37:00Z"/>
                <w:rFonts w:cs="Calibri"/>
                <w:color w:val="000000"/>
              </w:rPr>
            </w:pPr>
            <w:moveTo w:id="97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8C467B">
            <w:pPr>
              <w:pStyle w:val="Tabletext"/>
              <w:jc w:val="right"/>
              <w:rPr>
                <w:moveTo w:id="972" w:author="Arfa Aijazi" w:date="2023-12-25T16:37:00Z"/>
                <w:rFonts w:cs="Calibri"/>
                <w:color w:val="000000"/>
              </w:rPr>
            </w:pPr>
            <w:moveTo w:id="973" w:author="Arfa Aijazi" w:date="2023-12-25T16:37:00Z">
              <w:r w:rsidRPr="00BD3E3A">
                <w:rPr>
                  <w:rFonts w:cs="Calibri"/>
                  <w:color w:val="000000"/>
                </w:rPr>
                <w:t>8.1</w:t>
              </w:r>
            </w:moveTo>
          </w:p>
        </w:tc>
      </w:tr>
      <w:tr w:rsidR="005C4BAF" w:rsidRPr="00E60AFB" w14:paraId="084DA1AC" w14:textId="77777777" w:rsidTr="008C467B">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8C467B">
            <w:pPr>
              <w:pStyle w:val="Tabletext"/>
              <w:rPr>
                <w:moveTo w:id="974" w:author="Arfa Aijazi" w:date="2023-12-25T16:37:00Z"/>
                <w:rFonts w:cs="Calibri"/>
                <w:color w:val="000000"/>
              </w:rPr>
            </w:pPr>
            <w:moveTo w:id="975" w:author="Arfa Aijazi" w:date="2023-12-25T16:37:00Z">
              <w:r w:rsidRPr="00BD3E3A">
                <w:rPr>
                  <w:rFonts w:cs="Calibri"/>
                  <w:color w:val="000000"/>
                </w:rPr>
                <w:t>L</w:t>
              </w:r>
              <w:r>
                <w:rPr>
                  <w:rFonts w:cs="Calibri"/>
                  <w:color w:val="000000"/>
                </w:rPr>
                <w:t>eft t</w:t>
              </w:r>
              <w:r w:rsidRPr="00BD3E3A">
                <w:rPr>
                  <w:rFonts w:cs="Calibri"/>
                  <w:color w:val="000000"/>
                </w:rPr>
                <w:t>high</w:t>
              </w:r>
            </w:moveTo>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8C467B">
            <w:pPr>
              <w:pStyle w:val="Tabletext"/>
              <w:jc w:val="right"/>
              <w:rPr>
                <w:moveTo w:id="976" w:author="Arfa Aijazi" w:date="2023-12-25T16:37:00Z"/>
                <w:rFonts w:cs="Calibri"/>
                <w:color w:val="000000"/>
              </w:rPr>
            </w:pPr>
            <w:moveTo w:id="977" w:author="Arfa Aijazi" w:date="2023-12-25T16:37:00Z">
              <w:r w:rsidRPr="00BD3E3A">
                <w:rPr>
                  <w:rFonts w:cs="Calibri"/>
                  <w:color w:val="000000"/>
                </w:rPr>
                <w:t>7.6</w:t>
              </w:r>
            </w:moveTo>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8C467B">
            <w:pPr>
              <w:pStyle w:val="Tabletext"/>
              <w:jc w:val="right"/>
              <w:rPr>
                <w:moveTo w:id="978" w:author="Arfa Aijazi" w:date="2023-12-25T16:37:00Z"/>
                <w:rFonts w:cs="Calibri"/>
                <w:color w:val="000000"/>
              </w:rPr>
            </w:pPr>
            <w:moveTo w:id="979" w:author="Arfa Aijazi" w:date="2023-12-25T16:37:00Z">
              <w:r w:rsidRPr="00BD3E3A">
                <w:rPr>
                  <w:rFonts w:cs="Calibri"/>
                  <w:color w:val="000000"/>
                </w:rPr>
                <w:t>7.4</w:t>
              </w:r>
            </w:moveTo>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8C467B">
            <w:pPr>
              <w:pStyle w:val="Tabletext"/>
              <w:jc w:val="right"/>
              <w:rPr>
                <w:moveTo w:id="980" w:author="Arfa Aijazi" w:date="2023-12-25T16:37:00Z"/>
                <w:rFonts w:cs="Calibri"/>
                <w:color w:val="000000"/>
              </w:rPr>
            </w:pPr>
            <w:moveTo w:id="981" w:author="Arfa Aijazi" w:date="2023-12-25T16:37:00Z">
              <w:r w:rsidRPr="00BD3E3A">
                <w:rPr>
                  <w:rFonts w:cs="Calibri"/>
                  <w:color w:val="000000"/>
                </w:rPr>
                <w:t>7.3</w:t>
              </w:r>
            </w:moveTo>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8C467B">
            <w:pPr>
              <w:pStyle w:val="Tabletext"/>
              <w:jc w:val="right"/>
              <w:rPr>
                <w:moveTo w:id="982" w:author="Arfa Aijazi" w:date="2023-12-25T16:37:00Z"/>
                <w:rFonts w:cs="Calibri"/>
                <w:color w:val="000000"/>
              </w:rPr>
            </w:pPr>
            <w:moveTo w:id="983" w:author="Arfa Aijazi" w:date="2023-12-25T16:37:00Z">
              <w:r w:rsidRPr="00BD3E3A">
                <w:rPr>
                  <w:rFonts w:cs="Calibri"/>
                  <w:color w:val="000000"/>
                </w:rPr>
                <w:t>7.6</w:t>
              </w:r>
            </w:moveTo>
          </w:p>
        </w:tc>
      </w:tr>
      <w:tr w:rsidR="005C4BAF" w:rsidRPr="00E60AFB" w14:paraId="4FB1816B" w14:textId="77777777" w:rsidTr="008C467B">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8C467B">
            <w:pPr>
              <w:pStyle w:val="Tabletext"/>
              <w:rPr>
                <w:moveTo w:id="984" w:author="Arfa Aijazi" w:date="2023-12-25T16:37:00Z"/>
                <w:rFonts w:cs="Calibri"/>
                <w:color w:val="000000"/>
              </w:rPr>
            </w:pPr>
            <w:moveTo w:id="985" w:author="Arfa Aijazi" w:date="2023-12-25T16:37:00Z">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moveTo>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8C467B">
            <w:pPr>
              <w:pStyle w:val="Tabletext"/>
              <w:jc w:val="right"/>
              <w:rPr>
                <w:moveTo w:id="986" w:author="Arfa Aijazi" w:date="2023-12-25T16:37:00Z"/>
                <w:rFonts w:cs="Calibri"/>
                <w:color w:val="000000"/>
              </w:rPr>
            </w:pPr>
            <w:moveTo w:id="987" w:author="Arfa Aijazi" w:date="2023-12-25T16:37:00Z">
              <w:r w:rsidRPr="00BD3E3A">
                <w:rPr>
                  <w:rFonts w:cs="Calibri"/>
                  <w:color w:val="000000"/>
                </w:rPr>
                <w:t>7.9</w:t>
              </w:r>
            </w:moveTo>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8C467B">
            <w:pPr>
              <w:pStyle w:val="Tabletext"/>
              <w:jc w:val="right"/>
              <w:rPr>
                <w:moveTo w:id="988" w:author="Arfa Aijazi" w:date="2023-12-25T16:37:00Z"/>
                <w:rFonts w:cs="Calibri"/>
                <w:color w:val="000000"/>
              </w:rPr>
            </w:pPr>
            <w:moveTo w:id="989"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8C467B">
            <w:pPr>
              <w:pStyle w:val="Tabletext"/>
              <w:jc w:val="right"/>
              <w:rPr>
                <w:moveTo w:id="990" w:author="Arfa Aijazi" w:date="2023-12-25T16:37:00Z"/>
                <w:rFonts w:cs="Calibri"/>
                <w:color w:val="000000"/>
              </w:rPr>
            </w:pPr>
            <w:moveTo w:id="991" w:author="Arfa Aijazi" w:date="2023-12-25T16:37:00Z">
              <w:r w:rsidRPr="00BD3E3A">
                <w:rPr>
                  <w:rFonts w:cs="Calibri"/>
                  <w:color w:val="000000"/>
                </w:rPr>
                <w:t>7.5</w:t>
              </w:r>
            </w:moveTo>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8C467B">
            <w:pPr>
              <w:pStyle w:val="Tabletext"/>
              <w:jc w:val="right"/>
              <w:rPr>
                <w:moveTo w:id="992" w:author="Arfa Aijazi" w:date="2023-12-25T16:37:00Z"/>
                <w:rFonts w:cs="Calibri"/>
                <w:color w:val="000000"/>
              </w:rPr>
            </w:pPr>
            <w:moveTo w:id="993" w:author="Arfa Aijazi" w:date="2023-12-25T16:37:00Z">
              <w:r w:rsidRPr="00BD3E3A">
                <w:rPr>
                  <w:rFonts w:cs="Calibri"/>
                  <w:color w:val="000000"/>
                </w:rPr>
                <w:t>7.9</w:t>
              </w:r>
            </w:moveTo>
          </w:p>
        </w:tc>
      </w:tr>
      <w:tr w:rsidR="005C4BAF" w:rsidRPr="00E60AFB" w14:paraId="6E182F1F" w14:textId="77777777" w:rsidTr="008C467B">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8C467B">
            <w:pPr>
              <w:pStyle w:val="Tabletext"/>
              <w:rPr>
                <w:moveTo w:id="994" w:author="Arfa Aijazi" w:date="2023-12-25T16:37:00Z"/>
                <w:rFonts w:cs="Calibri"/>
                <w:color w:val="000000"/>
              </w:rPr>
            </w:pPr>
            <w:moveTo w:id="995" w:author="Arfa Aijazi" w:date="2023-12-25T16:37:00Z">
              <w:r w:rsidRPr="00BD3E3A">
                <w:rPr>
                  <w:rFonts w:cs="Calibri"/>
                  <w:color w:val="000000"/>
                </w:rPr>
                <w:t>Pelvis</w:t>
              </w:r>
            </w:moveTo>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8C467B">
            <w:pPr>
              <w:pStyle w:val="Tabletext"/>
              <w:jc w:val="right"/>
              <w:rPr>
                <w:moveTo w:id="996" w:author="Arfa Aijazi" w:date="2023-12-25T16:37:00Z"/>
                <w:rFonts w:cs="Calibri"/>
                <w:color w:val="000000"/>
              </w:rPr>
            </w:pPr>
            <w:moveTo w:id="997"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8C467B">
            <w:pPr>
              <w:pStyle w:val="Tabletext"/>
              <w:jc w:val="right"/>
              <w:rPr>
                <w:moveTo w:id="998" w:author="Arfa Aijazi" w:date="2023-12-25T16:37:00Z"/>
                <w:rFonts w:cs="Calibri"/>
                <w:color w:val="000000"/>
              </w:rPr>
            </w:pPr>
            <w:moveTo w:id="999" w:author="Arfa Aijazi" w:date="2023-12-25T16:37:00Z">
              <w:r w:rsidRPr="00BD3E3A">
                <w:rPr>
                  <w:rFonts w:cs="Calibri"/>
                  <w:color w:val="000000"/>
                </w:rPr>
                <w:t>7.8</w:t>
              </w:r>
            </w:moveTo>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8C467B">
            <w:pPr>
              <w:pStyle w:val="Tabletext"/>
              <w:jc w:val="right"/>
              <w:rPr>
                <w:moveTo w:id="1000" w:author="Arfa Aijazi" w:date="2023-12-25T16:37:00Z"/>
                <w:rFonts w:cs="Calibri"/>
                <w:color w:val="000000"/>
              </w:rPr>
            </w:pPr>
            <w:moveTo w:id="1001"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8C467B">
            <w:pPr>
              <w:pStyle w:val="Tabletext"/>
              <w:jc w:val="right"/>
              <w:rPr>
                <w:moveTo w:id="1002" w:author="Arfa Aijazi" w:date="2023-12-25T16:37:00Z"/>
                <w:rFonts w:cs="Calibri"/>
                <w:color w:val="000000"/>
              </w:rPr>
            </w:pPr>
            <w:moveTo w:id="1003" w:author="Arfa Aijazi" w:date="2023-12-25T16:37:00Z">
              <w:r w:rsidRPr="00BD3E3A">
                <w:rPr>
                  <w:rFonts w:cs="Calibri"/>
                  <w:color w:val="000000"/>
                </w:rPr>
                <w:t>6.9</w:t>
              </w:r>
            </w:moveTo>
          </w:p>
        </w:tc>
      </w:tr>
      <w:tr w:rsidR="005C4BAF" w:rsidRPr="00E60AFB" w14:paraId="005DEB63" w14:textId="77777777" w:rsidTr="008C467B">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8C467B">
            <w:pPr>
              <w:pStyle w:val="Tabletext"/>
              <w:rPr>
                <w:moveTo w:id="1004" w:author="Arfa Aijazi" w:date="2023-12-25T16:37:00Z"/>
                <w:rFonts w:cs="Calibri"/>
                <w:color w:val="000000"/>
              </w:rPr>
            </w:pPr>
            <w:moveTo w:id="1005" w:author="Arfa Aijazi" w:date="2023-12-25T16:37:00Z">
              <w:r w:rsidRPr="00BD3E3A">
                <w:rPr>
                  <w:rFonts w:cs="Calibri"/>
                  <w:color w:val="000000"/>
                </w:rPr>
                <w:t>R</w:t>
              </w:r>
              <w:r>
                <w:rPr>
                  <w:rFonts w:cs="Calibri"/>
                  <w:color w:val="000000"/>
                </w:rPr>
                <w:t>ight f</w:t>
              </w:r>
              <w:r w:rsidRPr="00BD3E3A">
                <w:rPr>
                  <w:rFonts w:cs="Calibri"/>
                  <w:color w:val="000000"/>
                </w:rPr>
                <w:t>oot</w:t>
              </w:r>
            </w:moveTo>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8C467B">
            <w:pPr>
              <w:pStyle w:val="Tabletext"/>
              <w:jc w:val="right"/>
              <w:rPr>
                <w:moveTo w:id="1006" w:author="Arfa Aijazi" w:date="2023-12-25T16:37:00Z"/>
                <w:rFonts w:cs="Calibri"/>
                <w:color w:val="000000"/>
              </w:rPr>
            </w:pPr>
            <w:moveTo w:id="1007"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8C467B">
            <w:pPr>
              <w:pStyle w:val="Tabletext"/>
              <w:jc w:val="right"/>
              <w:rPr>
                <w:moveTo w:id="1008" w:author="Arfa Aijazi" w:date="2023-12-25T16:37:00Z"/>
                <w:rFonts w:cs="Calibri"/>
                <w:color w:val="000000"/>
              </w:rPr>
            </w:pPr>
            <w:moveTo w:id="1009" w:author="Arfa Aijazi" w:date="2023-12-25T16:37:00Z">
              <w:r w:rsidRPr="00BD3E3A">
                <w:rPr>
                  <w:rFonts w:cs="Calibri"/>
                  <w:color w:val="000000"/>
                </w:rPr>
                <w:t>8.1</w:t>
              </w:r>
            </w:moveTo>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8C467B">
            <w:pPr>
              <w:pStyle w:val="Tabletext"/>
              <w:jc w:val="right"/>
              <w:rPr>
                <w:moveTo w:id="1010" w:author="Arfa Aijazi" w:date="2023-12-25T16:37:00Z"/>
                <w:rFonts w:cs="Calibri"/>
                <w:color w:val="000000"/>
              </w:rPr>
            </w:pPr>
            <w:moveTo w:id="1011" w:author="Arfa Aijazi" w:date="2023-12-25T16:37:00Z">
              <w:r w:rsidRPr="00BD3E3A">
                <w:rPr>
                  <w:rFonts w:cs="Calibri"/>
                  <w:color w:val="000000"/>
                </w:rPr>
                <w:t>7.6</w:t>
              </w:r>
            </w:moveTo>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8C467B">
            <w:pPr>
              <w:pStyle w:val="Tabletext"/>
              <w:jc w:val="right"/>
              <w:rPr>
                <w:moveTo w:id="1012" w:author="Arfa Aijazi" w:date="2023-12-25T16:37:00Z"/>
                <w:rFonts w:cs="Calibri"/>
                <w:color w:val="000000"/>
              </w:rPr>
            </w:pPr>
            <w:moveTo w:id="1013" w:author="Arfa Aijazi" w:date="2023-12-25T16:37:00Z">
              <w:r w:rsidRPr="00BD3E3A">
                <w:rPr>
                  <w:rFonts w:cs="Calibri"/>
                  <w:color w:val="000000"/>
                </w:rPr>
                <w:t>7.9</w:t>
              </w:r>
            </w:moveTo>
          </w:p>
        </w:tc>
      </w:tr>
      <w:tr w:rsidR="005C4BAF" w:rsidRPr="00E60AFB" w14:paraId="0DC63462" w14:textId="77777777" w:rsidTr="008C467B">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8C467B">
            <w:pPr>
              <w:pStyle w:val="Tabletext"/>
              <w:rPr>
                <w:moveTo w:id="1014" w:author="Arfa Aijazi" w:date="2023-12-25T16:37:00Z"/>
                <w:rFonts w:cs="Calibri"/>
                <w:color w:val="000000"/>
              </w:rPr>
            </w:pPr>
            <w:moveTo w:id="1015" w:author="Arfa Aijazi" w:date="2023-12-25T16:37:00Z">
              <w:r w:rsidRPr="00BD3E3A">
                <w:rPr>
                  <w:rFonts w:cs="Calibri"/>
                  <w:color w:val="000000"/>
                </w:rPr>
                <w:t>R</w:t>
              </w:r>
              <w:r>
                <w:rPr>
                  <w:rFonts w:cs="Calibri"/>
                  <w:color w:val="000000"/>
                </w:rPr>
                <w:t>ight f</w:t>
              </w:r>
              <w:r w:rsidRPr="00BD3E3A">
                <w:rPr>
                  <w:rFonts w:cs="Calibri"/>
                  <w:color w:val="000000"/>
                </w:rPr>
                <w:t>orearm</w:t>
              </w:r>
            </w:moveTo>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8C467B">
            <w:pPr>
              <w:pStyle w:val="Tabletext"/>
              <w:jc w:val="right"/>
              <w:rPr>
                <w:moveTo w:id="1016" w:author="Arfa Aijazi" w:date="2023-12-25T16:37:00Z"/>
                <w:rFonts w:cs="Calibri"/>
                <w:color w:val="000000"/>
              </w:rPr>
            </w:pPr>
            <w:moveTo w:id="1017" w:author="Arfa Aijazi" w:date="2023-12-25T16:37:00Z">
              <w:r w:rsidRPr="00BD3E3A">
                <w:rPr>
                  <w:rFonts w:cs="Calibri"/>
                  <w:color w:val="000000"/>
                </w:rPr>
                <w:t>9.1</w:t>
              </w:r>
            </w:moveTo>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8C467B">
            <w:pPr>
              <w:pStyle w:val="Tabletext"/>
              <w:jc w:val="right"/>
              <w:rPr>
                <w:moveTo w:id="1018" w:author="Arfa Aijazi" w:date="2023-12-25T16:37:00Z"/>
                <w:rFonts w:cs="Calibri"/>
                <w:color w:val="000000"/>
              </w:rPr>
            </w:pPr>
            <w:moveTo w:id="1019"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8C467B">
            <w:pPr>
              <w:pStyle w:val="Tabletext"/>
              <w:jc w:val="right"/>
              <w:rPr>
                <w:moveTo w:id="1020" w:author="Arfa Aijazi" w:date="2023-12-25T16:37:00Z"/>
                <w:rFonts w:cs="Calibri"/>
                <w:color w:val="000000"/>
              </w:rPr>
            </w:pPr>
            <w:moveTo w:id="1021" w:author="Arfa Aijazi" w:date="2023-12-25T16:37:00Z">
              <w:r w:rsidRPr="00BD3E3A">
                <w:rPr>
                  <w:rFonts w:cs="Calibri"/>
                  <w:color w:val="000000"/>
                </w:rPr>
                <w:t>8.1</w:t>
              </w:r>
            </w:moveTo>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8C467B">
            <w:pPr>
              <w:pStyle w:val="Tabletext"/>
              <w:jc w:val="right"/>
              <w:rPr>
                <w:moveTo w:id="1022" w:author="Arfa Aijazi" w:date="2023-12-25T16:37:00Z"/>
                <w:rFonts w:cs="Calibri"/>
                <w:color w:val="000000"/>
              </w:rPr>
            </w:pPr>
            <w:moveTo w:id="1023" w:author="Arfa Aijazi" w:date="2023-12-25T16:37:00Z">
              <w:r w:rsidRPr="00BD3E3A">
                <w:rPr>
                  <w:rFonts w:cs="Calibri"/>
                  <w:color w:val="000000"/>
                </w:rPr>
                <w:t>7.9</w:t>
              </w:r>
            </w:moveTo>
          </w:p>
        </w:tc>
      </w:tr>
      <w:tr w:rsidR="005C4BAF" w:rsidRPr="00E60AFB" w14:paraId="0B79A9CE" w14:textId="77777777" w:rsidTr="008C467B">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8C467B">
            <w:pPr>
              <w:pStyle w:val="Tabletext"/>
              <w:rPr>
                <w:moveTo w:id="1024" w:author="Arfa Aijazi" w:date="2023-12-25T16:37:00Z"/>
                <w:rFonts w:cs="Calibri"/>
                <w:color w:val="000000"/>
              </w:rPr>
            </w:pPr>
            <w:moveTo w:id="1025" w:author="Arfa Aijazi" w:date="2023-12-25T16:37:00Z">
              <w:r w:rsidRPr="00BD3E3A">
                <w:rPr>
                  <w:rFonts w:cs="Calibri"/>
                  <w:color w:val="000000"/>
                </w:rPr>
                <w:t>R</w:t>
              </w:r>
              <w:r>
                <w:rPr>
                  <w:rFonts w:cs="Calibri"/>
                  <w:color w:val="000000"/>
                </w:rPr>
                <w:t>ight h</w:t>
              </w:r>
              <w:r w:rsidRPr="00BD3E3A">
                <w:rPr>
                  <w:rFonts w:cs="Calibri"/>
                  <w:color w:val="000000"/>
                </w:rPr>
                <w:t>and</w:t>
              </w:r>
            </w:moveTo>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8C467B">
            <w:pPr>
              <w:pStyle w:val="Tabletext"/>
              <w:jc w:val="right"/>
              <w:rPr>
                <w:moveTo w:id="1026" w:author="Arfa Aijazi" w:date="2023-12-25T16:37:00Z"/>
                <w:rFonts w:cs="Calibri"/>
                <w:color w:val="000000"/>
              </w:rPr>
            </w:pPr>
            <w:moveTo w:id="1027" w:author="Arfa Aijazi" w:date="2023-12-25T16:37:00Z">
              <w:r w:rsidRPr="00BD3E3A">
                <w:rPr>
                  <w:rFonts w:cs="Calibri"/>
                  <w:color w:val="000000"/>
                </w:rPr>
                <w:t>9.2</w:t>
              </w:r>
            </w:moveTo>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8C467B">
            <w:pPr>
              <w:pStyle w:val="Tabletext"/>
              <w:jc w:val="right"/>
              <w:rPr>
                <w:moveTo w:id="1028" w:author="Arfa Aijazi" w:date="2023-12-25T16:37:00Z"/>
                <w:rFonts w:cs="Calibri"/>
                <w:color w:val="000000"/>
              </w:rPr>
            </w:pPr>
            <w:moveTo w:id="1029"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8C467B">
            <w:pPr>
              <w:pStyle w:val="Tabletext"/>
              <w:jc w:val="right"/>
              <w:rPr>
                <w:moveTo w:id="1030" w:author="Arfa Aijazi" w:date="2023-12-25T16:37:00Z"/>
                <w:rFonts w:cs="Calibri"/>
                <w:color w:val="000000"/>
              </w:rPr>
            </w:pPr>
            <w:moveTo w:id="1031" w:author="Arfa Aijazi" w:date="2023-12-25T16:37:00Z">
              <w:r w:rsidRPr="00BD3E3A">
                <w:rPr>
                  <w:rFonts w:cs="Calibri"/>
                  <w:color w:val="000000"/>
                </w:rPr>
                <w:t>8.4</w:t>
              </w:r>
            </w:moveTo>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8C467B">
            <w:pPr>
              <w:pStyle w:val="Tabletext"/>
              <w:jc w:val="right"/>
              <w:rPr>
                <w:moveTo w:id="1032" w:author="Arfa Aijazi" w:date="2023-12-25T16:37:00Z"/>
                <w:rFonts w:cs="Calibri"/>
                <w:color w:val="000000"/>
              </w:rPr>
            </w:pPr>
            <w:moveTo w:id="1033" w:author="Arfa Aijazi" w:date="2023-12-25T16:37:00Z">
              <w:r w:rsidRPr="00BD3E3A">
                <w:rPr>
                  <w:rFonts w:cs="Calibri"/>
                  <w:color w:val="000000"/>
                </w:rPr>
                <w:t>8.1</w:t>
              </w:r>
            </w:moveTo>
          </w:p>
        </w:tc>
      </w:tr>
      <w:tr w:rsidR="005C4BAF" w:rsidRPr="00E60AFB" w14:paraId="6B4DA14A" w14:textId="77777777" w:rsidTr="008C467B">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8C467B">
            <w:pPr>
              <w:pStyle w:val="Tabletext"/>
              <w:rPr>
                <w:moveTo w:id="1034" w:author="Arfa Aijazi" w:date="2023-12-25T16:37:00Z"/>
                <w:rFonts w:cs="Calibri"/>
                <w:color w:val="000000"/>
              </w:rPr>
            </w:pPr>
            <w:moveTo w:id="1035" w:author="Arfa Aijazi" w:date="2023-12-25T16:37:00Z">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moveTo>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8C467B">
            <w:pPr>
              <w:pStyle w:val="Tabletext"/>
              <w:jc w:val="right"/>
              <w:rPr>
                <w:moveTo w:id="1036" w:author="Arfa Aijazi" w:date="2023-12-25T16:37:00Z"/>
                <w:rFonts w:cs="Calibri"/>
                <w:color w:val="000000"/>
              </w:rPr>
            </w:pPr>
            <w:moveTo w:id="1037" w:author="Arfa Aijazi" w:date="2023-12-25T16:37:00Z">
              <w:r w:rsidRPr="00BD3E3A">
                <w:rPr>
                  <w:rFonts w:cs="Calibri"/>
                  <w:color w:val="000000"/>
                </w:rPr>
                <w:t>8.7</w:t>
              </w:r>
            </w:moveTo>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8C467B">
            <w:pPr>
              <w:pStyle w:val="Tabletext"/>
              <w:jc w:val="right"/>
              <w:rPr>
                <w:moveTo w:id="1038" w:author="Arfa Aijazi" w:date="2023-12-25T16:37:00Z"/>
                <w:rFonts w:cs="Calibri"/>
                <w:color w:val="000000"/>
              </w:rPr>
            </w:pPr>
            <w:moveTo w:id="1039" w:author="Arfa Aijazi" w:date="2023-12-25T16:37:00Z">
              <w:r w:rsidRPr="00BD3E3A">
                <w:rPr>
                  <w:rFonts w:cs="Calibri"/>
                  <w:color w:val="000000"/>
                </w:rPr>
                <w:t>8.2</w:t>
              </w:r>
            </w:moveTo>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8C467B">
            <w:pPr>
              <w:pStyle w:val="Tabletext"/>
              <w:jc w:val="right"/>
              <w:rPr>
                <w:moveTo w:id="1040" w:author="Arfa Aijazi" w:date="2023-12-25T16:37:00Z"/>
                <w:rFonts w:cs="Calibri"/>
                <w:color w:val="000000"/>
              </w:rPr>
            </w:pPr>
            <w:moveTo w:id="1041" w:author="Arfa Aijazi" w:date="2023-12-25T16:37:00Z">
              <w:r w:rsidRPr="00BD3E3A">
                <w:rPr>
                  <w:rFonts w:cs="Calibri"/>
                  <w:color w:val="000000"/>
                </w:rPr>
                <w:t>7.9</w:t>
              </w:r>
            </w:moveTo>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8C467B">
            <w:pPr>
              <w:pStyle w:val="Tabletext"/>
              <w:jc w:val="right"/>
              <w:rPr>
                <w:moveTo w:id="1042" w:author="Arfa Aijazi" w:date="2023-12-25T16:37:00Z"/>
                <w:rFonts w:cs="Calibri"/>
                <w:color w:val="000000"/>
              </w:rPr>
            </w:pPr>
            <w:moveTo w:id="1043" w:author="Arfa Aijazi" w:date="2023-12-25T16:37:00Z">
              <w:r w:rsidRPr="00BD3E3A">
                <w:rPr>
                  <w:rFonts w:cs="Calibri"/>
                  <w:color w:val="000000"/>
                </w:rPr>
                <w:t>8.1</w:t>
              </w:r>
            </w:moveTo>
          </w:p>
        </w:tc>
      </w:tr>
      <w:tr w:rsidR="005C4BAF" w:rsidRPr="00E60AFB" w14:paraId="6F382ACF" w14:textId="77777777" w:rsidTr="008C467B">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8C467B">
            <w:pPr>
              <w:pStyle w:val="Tabletext"/>
              <w:rPr>
                <w:moveTo w:id="1044" w:author="Arfa Aijazi" w:date="2023-12-25T16:37:00Z"/>
                <w:rFonts w:cs="Calibri"/>
                <w:color w:val="000000"/>
              </w:rPr>
            </w:pPr>
            <w:moveTo w:id="1045" w:author="Arfa Aijazi" w:date="2023-12-25T16:37:00Z">
              <w:r w:rsidRPr="00BD3E3A">
                <w:rPr>
                  <w:rFonts w:cs="Calibri"/>
                  <w:color w:val="000000"/>
                </w:rPr>
                <w:t>R</w:t>
              </w:r>
              <w:r>
                <w:rPr>
                  <w:rFonts w:cs="Calibri"/>
                  <w:color w:val="000000"/>
                </w:rPr>
                <w:t>ight t</w:t>
              </w:r>
              <w:r w:rsidRPr="00BD3E3A">
                <w:rPr>
                  <w:rFonts w:cs="Calibri"/>
                  <w:color w:val="000000"/>
                </w:rPr>
                <w:t>high</w:t>
              </w:r>
            </w:moveTo>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8C467B">
            <w:pPr>
              <w:pStyle w:val="Tabletext"/>
              <w:jc w:val="right"/>
              <w:rPr>
                <w:moveTo w:id="1046" w:author="Arfa Aijazi" w:date="2023-12-25T16:37:00Z"/>
                <w:rFonts w:cs="Calibri"/>
                <w:color w:val="000000"/>
              </w:rPr>
            </w:pPr>
            <w:moveTo w:id="1047" w:author="Arfa Aijazi" w:date="2023-12-25T16:37:00Z">
              <w:r w:rsidRPr="00BD3E3A">
                <w:rPr>
                  <w:rFonts w:cs="Calibri"/>
                  <w:color w:val="000000"/>
                </w:rPr>
                <w:t>8.0</w:t>
              </w:r>
            </w:moveTo>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8C467B">
            <w:pPr>
              <w:pStyle w:val="Tabletext"/>
              <w:jc w:val="right"/>
              <w:rPr>
                <w:moveTo w:id="1048" w:author="Arfa Aijazi" w:date="2023-12-25T16:37:00Z"/>
                <w:rFonts w:cs="Calibri"/>
                <w:color w:val="000000"/>
              </w:rPr>
            </w:pPr>
            <w:moveTo w:id="1049"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8C467B">
            <w:pPr>
              <w:pStyle w:val="Tabletext"/>
              <w:jc w:val="right"/>
              <w:rPr>
                <w:moveTo w:id="1050" w:author="Arfa Aijazi" w:date="2023-12-25T16:37:00Z"/>
                <w:rFonts w:cs="Calibri"/>
                <w:color w:val="000000"/>
              </w:rPr>
            </w:pPr>
            <w:moveTo w:id="1051" w:author="Arfa Aijazi" w:date="2023-12-25T16:37:00Z">
              <w:r w:rsidRPr="00BD3E3A">
                <w:rPr>
                  <w:rFonts w:cs="Calibri"/>
                  <w:color w:val="000000"/>
                </w:rPr>
                <w:t>7.5</w:t>
              </w:r>
            </w:moveTo>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8C467B">
            <w:pPr>
              <w:pStyle w:val="Tabletext"/>
              <w:jc w:val="right"/>
              <w:rPr>
                <w:moveTo w:id="1052" w:author="Arfa Aijazi" w:date="2023-12-25T16:37:00Z"/>
                <w:rFonts w:cs="Calibri"/>
                <w:color w:val="000000"/>
              </w:rPr>
            </w:pPr>
            <w:moveTo w:id="1053" w:author="Arfa Aijazi" w:date="2023-12-25T16:37:00Z">
              <w:r w:rsidRPr="00BD3E3A">
                <w:rPr>
                  <w:rFonts w:cs="Calibri"/>
                  <w:color w:val="000000"/>
                </w:rPr>
                <w:t>7.4</w:t>
              </w:r>
            </w:moveTo>
          </w:p>
        </w:tc>
      </w:tr>
      <w:tr w:rsidR="005C4BAF" w:rsidRPr="00E60AFB" w14:paraId="2690B978" w14:textId="77777777" w:rsidTr="008C467B">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8C467B">
            <w:pPr>
              <w:pStyle w:val="Tabletext"/>
              <w:rPr>
                <w:moveTo w:id="1054" w:author="Arfa Aijazi" w:date="2023-12-25T16:37:00Z"/>
                <w:rFonts w:cs="Calibri"/>
                <w:color w:val="000000"/>
              </w:rPr>
            </w:pPr>
            <w:moveTo w:id="1055" w:author="Arfa Aijazi" w:date="2023-12-25T16:37:00Z">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moveTo>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8C467B">
            <w:pPr>
              <w:pStyle w:val="Tabletext"/>
              <w:jc w:val="right"/>
              <w:rPr>
                <w:moveTo w:id="1056" w:author="Arfa Aijazi" w:date="2023-12-25T16:37:00Z"/>
                <w:rFonts w:cs="Calibri"/>
                <w:color w:val="000000"/>
              </w:rPr>
            </w:pPr>
            <w:moveTo w:id="1057" w:author="Arfa Aijazi" w:date="2023-12-25T16:37:00Z">
              <w:r w:rsidRPr="00BD3E3A">
                <w:rPr>
                  <w:rFonts w:cs="Calibri"/>
                  <w:color w:val="000000"/>
                </w:rPr>
                <w:t>8.5</w:t>
              </w:r>
            </w:moveTo>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8C467B">
            <w:pPr>
              <w:pStyle w:val="Tabletext"/>
              <w:jc w:val="right"/>
              <w:rPr>
                <w:moveTo w:id="1058" w:author="Arfa Aijazi" w:date="2023-12-25T16:37:00Z"/>
                <w:rFonts w:cs="Calibri"/>
                <w:color w:val="000000"/>
              </w:rPr>
            </w:pPr>
            <w:moveTo w:id="1059" w:author="Arfa Aijazi" w:date="2023-12-25T16:37:00Z">
              <w:r w:rsidRPr="00BD3E3A">
                <w:rPr>
                  <w:rFonts w:cs="Calibri"/>
                  <w:color w:val="000000"/>
                </w:rPr>
                <w:t>7.7</w:t>
              </w:r>
            </w:moveTo>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8C467B">
            <w:pPr>
              <w:pStyle w:val="Tabletext"/>
              <w:jc w:val="right"/>
              <w:rPr>
                <w:moveTo w:id="1060" w:author="Arfa Aijazi" w:date="2023-12-25T16:37:00Z"/>
                <w:rFonts w:cs="Calibri"/>
                <w:color w:val="000000"/>
              </w:rPr>
            </w:pPr>
            <w:moveTo w:id="1061" w:author="Arfa Aijazi" w:date="2023-12-25T16:37:00Z">
              <w:r w:rsidRPr="00BD3E3A">
                <w:rPr>
                  <w:rFonts w:cs="Calibri"/>
                  <w:color w:val="000000"/>
                </w:rPr>
                <w:t>7.4</w:t>
              </w:r>
            </w:moveTo>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8C467B">
            <w:pPr>
              <w:pStyle w:val="Tabletext"/>
              <w:jc w:val="right"/>
              <w:rPr>
                <w:moveTo w:id="1062" w:author="Arfa Aijazi" w:date="2023-12-25T16:37:00Z"/>
                <w:rFonts w:cs="Calibri"/>
                <w:color w:val="000000"/>
              </w:rPr>
            </w:pPr>
            <w:moveTo w:id="1063" w:author="Arfa Aijazi" w:date="2023-12-25T16:37:00Z">
              <w:r w:rsidRPr="00BD3E3A">
                <w:rPr>
                  <w:rFonts w:cs="Calibri"/>
                  <w:color w:val="000000"/>
                </w:rPr>
                <w:t>7.4</w:t>
              </w:r>
            </w:moveTo>
          </w:p>
        </w:tc>
      </w:tr>
    </w:tbl>
    <w:moveToRangeEnd w:id="887"/>
    <w:p w14:paraId="75D98407" w14:textId="1298958A" w:rsidR="00A46F95" w:rsidRDefault="00A46F95">
      <w:pPr>
        <w:spacing w:before="240"/>
        <w:rPr>
          <w:rFonts w:eastAsiaTheme="minorEastAsia"/>
        </w:rPr>
        <w:pPrChange w:id="1064" w:author="Arfa Aijazi" w:date="2023-12-25T16:37:00Z">
          <w:pPr/>
        </w:pPrChange>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ins w:id="1065" w:author="Stefano Schiavon" w:date="2023-12-15T14:13:00Z">
                  <w:rPr>
                    <w:rFonts w:ascii="Cambria Math" w:hAnsi="Cambria Math"/>
                    <w:i/>
                  </w:rPr>
                </w:ins>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1066" w:author="Stefano Schiavon" w:date="2023-12-15T14:13:00Z">
                  <w:rPr>
                    <w:rFonts w:ascii="Cambria Math" w:hAnsi="Cambria Math"/>
                    <w:i/>
                  </w:rPr>
                </w:ins>
              </m:ctrlPr>
            </m:dPr>
            <m:e>
              <m:sSub>
                <m:sSubPr>
                  <m:ctrlPr>
                    <w:ins w:id="1067" w:author="Stefano Schiavon" w:date="2023-12-15T14:13:00Z">
                      <w:rPr>
                        <w:rFonts w:ascii="Cambria Math" w:hAnsi="Cambria Math"/>
                        <w:i/>
                      </w:rPr>
                    </w:ins>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ins w:id="1068" w:author="Stefano Schiavon" w:date="2023-12-15T14:13:00Z">
                      <w:rPr>
                        <w:rFonts w:ascii="Cambria Math" w:hAnsi="Cambria Math"/>
                        <w:i/>
                      </w:rPr>
                    </w:ins>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069" w:name="_Ref121554541"/>
      <w:bookmarkStart w:id="1070"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069"/>
      <w:bookmarkEnd w:id="1070"/>
    </w:p>
    <w:p w14:paraId="1A5665D9" w14:textId="77777777" w:rsidR="00003EB6" w:rsidRDefault="00003EB6" w:rsidP="00003EB6">
      <w:pPr>
        <w:pStyle w:val="Caption"/>
        <w:keepNext/>
        <w:rPr>
          <w:moveTo w:id="1071" w:author="Arfa Aijazi" w:date="2023-12-26T17:19:00Z"/>
        </w:rPr>
      </w:pPr>
      <w:bookmarkStart w:id="1072" w:name="_Ref153362104"/>
      <w:moveToRangeStart w:id="1073" w:author="Arfa Aijazi" w:date="2023-12-26T17:19:00Z" w:name="move154503600"/>
      <w:moveTo w:id="1074" w:author="Arfa Aijazi" w:date="2023-12-26T17:19:00Z">
        <w:r>
          <w:lastRenderedPageBreak/>
          <w:t xml:space="preserve">Fig. </w:t>
        </w:r>
        <w:r>
          <w:fldChar w:fldCharType="begin"/>
        </w:r>
        <w:r>
          <w:instrText xml:space="preserve"> SEQ Fig. \* ARABIC </w:instrText>
        </w:r>
        <w:r>
          <w:fldChar w:fldCharType="separate"/>
        </w:r>
        <w:r>
          <w:rPr>
            <w:noProof/>
          </w:rPr>
          <w:t>4</w:t>
        </w:r>
        <w:r>
          <w:rPr>
            <w:noProof/>
          </w:rPr>
          <w:fldChar w:fldCharType="end"/>
        </w:r>
        <w:bookmarkEnd w:id="1072"/>
        <w:r>
          <w:t>: Baseline condition</w:t>
        </w:r>
      </w:moveTo>
    </w:p>
    <w:p w14:paraId="7F8DFFA2" w14:textId="77777777" w:rsidR="00003EB6" w:rsidRDefault="00003EB6" w:rsidP="00003EB6">
      <w:pPr>
        <w:keepNext/>
        <w:spacing w:line="240" w:lineRule="auto"/>
        <w:rPr>
          <w:moveTo w:id="1075" w:author="Arfa Aijazi" w:date="2023-12-26T17:19:00Z"/>
        </w:rPr>
      </w:pPr>
      <w:moveTo w:id="1076" w:author="Arfa Aijazi" w:date="2023-12-26T17:19:00Z">
        <w:r>
          <w:rPr>
            <w:noProof/>
            <w:lang w:eastAsia="zh-CN"/>
          </w:rPr>
          <w:drawing>
            <wp:inline distT="0" distB="0" distL="0" distR="0" wp14:anchorId="3C685252" wp14:editId="092ADE92">
              <wp:extent cx="2971800" cy="2679700"/>
              <wp:effectExtent l="0" t="0" r="0" b="0"/>
              <wp:docPr id="990830684" name="Picture 9908306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moveTo>
    </w:p>
    <w:p w14:paraId="0594E6D6" w14:textId="77777777" w:rsidR="00003EB6" w:rsidDel="00003EB6" w:rsidRDefault="00003EB6" w:rsidP="00003EB6">
      <w:pPr>
        <w:pStyle w:val="Caption"/>
        <w:rPr>
          <w:del w:id="1077" w:author="Arfa Aijazi" w:date="2023-12-26T17:19:00Z"/>
          <w:moveTo w:id="1078" w:author="Arfa Aijazi" w:date="2023-12-26T17:19:00Z"/>
        </w:rPr>
      </w:pPr>
      <w:moveTo w:id="1079" w:author="Arfa Aijazi" w:date="2023-12-26T17:19:00Z">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moveTo>
    </w:p>
    <w:moveToRangeEnd w:id="1073"/>
    <w:p w14:paraId="7264174F" w14:textId="77777777" w:rsidR="00003EB6" w:rsidRDefault="00003EB6" w:rsidP="00003EB6">
      <w:pPr>
        <w:pStyle w:val="Caption"/>
        <w:rPr>
          <w:ins w:id="1080" w:author="Arfa Aijazi" w:date="2023-12-26T17:19:00Z"/>
        </w:rPr>
        <w:pPrChange w:id="1081" w:author="Arfa Aijazi" w:date="2023-12-26T17:19:00Z">
          <w:pPr/>
        </w:pPrChange>
      </w:pPr>
    </w:p>
    <w:p w14:paraId="12264B94" w14:textId="7E99EE9E"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del w:id="1082" w:author="Arfa Aijazi" w:date="2023-12-25T16:37:00Z">
        <w:r w:rsidDel="005C4BAF">
          <w:rPr>
            <w:rFonts w:eastAsiaTheme="minorEastAsia"/>
          </w:rPr>
          <w:delText xml:space="preserve">active </w:delText>
        </w:r>
      </w:del>
      <w:ins w:id="1083" w:author="Arfa Aijazi" w:date="2023-12-25T16:37:00Z">
        <w:r w:rsidR="005C4BAF">
          <w:rPr>
            <w:rFonts w:eastAsiaTheme="minorEastAsia"/>
          </w:rPr>
          <w:t xml:space="preserve">low-energy </w:t>
        </w:r>
      </w:ins>
      <w:r>
        <w:rPr>
          <w:rFonts w:eastAsiaTheme="minorEastAsia"/>
        </w:rPr>
        <w:t>heating or cooling system</w:t>
      </w:r>
      <w:r w:rsidR="001B3AD2">
        <w:rPr>
          <w:rFonts w:eastAsiaTheme="minorEastAsia"/>
        </w:rPr>
        <w:t>.</w:t>
      </w:r>
      <w:r>
        <w:rPr>
          <w:rFonts w:eastAsiaTheme="minorEastAsia"/>
        </w:rPr>
        <w:t xml:space="preserve">  </w:t>
      </w:r>
    </w:p>
    <w:p w14:paraId="520CC3C8" w14:textId="77777777" w:rsidR="006B43D3" w:rsidRPr="00667D9A" w:rsidDel="00667D9A" w:rsidRDefault="006B43D3">
      <w:pPr>
        <w:spacing w:after="0" w:line="240" w:lineRule="auto"/>
        <w:jc w:val="left"/>
        <w:rPr>
          <w:del w:id="1084" w:author="Arfa Aijazi" w:date="2023-12-19T16:57:00Z"/>
          <w:i/>
          <w:iCs/>
          <w:sz w:val="18"/>
          <w:szCs w:val="18"/>
        </w:rPr>
      </w:pPr>
      <w:del w:id="1085" w:author="Arfa Aijazi" w:date="2023-12-19T16:57:00Z">
        <w:r w:rsidRPr="005C4BAF" w:rsidDel="00667D9A">
          <w:rPr>
            <w:i/>
            <w:iCs/>
            <w:sz w:val="18"/>
            <w:szCs w:val="18"/>
          </w:rPr>
          <w:br w:type="page"/>
        </w:r>
      </w:del>
    </w:p>
    <w:p w14:paraId="4F9562F5" w14:textId="2F1AD108" w:rsidR="006B43D3" w:rsidDel="005C4BAF" w:rsidRDefault="006B43D3">
      <w:pPr>
        <w:spacing w:after="0" w:line="240" w:lineRule="auto"/>
        <w:jc w:val="left"/>
        <w:rPr>
          <w:moveFrom w:id="1086" w:author="Arfa Aijazi" w:date="2023-12-25T16:37:00Z"/>
        </w:rPr>
        <w:pPrChange w:id="1087" w:author="Arfa Aijazi" w:date="2023-12-19T16:57:00Z">
          <w:pPr>
            <w:pStyle w:val="Caption"/>
            <w:keepNext/>
          </w:pPr>
        </w:pPrChange>
      </w:pPr>
      <w:moveFromRangeStart w:id="1088" w:author="Arfa Aijazi" w:date="2023-12-25T16:37:00Z" w:name="move154414642"/>
      <w:moveFrom w:id="1089" w:author="Arfa Aijazi" w:date="2023-12-25T16:37:00Z">
        <w:r w:rsidRPr="00667D9A" w:rsidDel="005C4BAF">
          <w:rPr>
            <w:i/>
            <w:iCs/>
            <w:sz w:val="18"/>
            <w:szCs w:val="18"/>
          </w:rPr>
          <w:t xml:space="preserve">Table </w:t>
        </w:r>
        <w:r w:rsidRPr="005C4BAF" w:rsidDel="005C4BAF">
          <w:rPr>
            <w:i/>
            <w:iCs/>
            <w:sz w:val="18"/>
            <w:szCs w:val="18"/>
          </w:rPr>
          <w:fldChar w:fldCharType="begin"/>
        </w:r>
        <w:r w:rsidRPr="00667D9A" w:rsidDel="005C4BAF">
          <w:rPr>
            <w:i/>
            <w:iCs/>
            <w:sz w:val="18"/>
            <w:szCs w:val="18"/>
          </w:rPr>
          <w:instrText xml:space="preserve"> SEQ Table \* ARABIC </w:instrText>
        </w:r>
        <w:r w:rsidRPr="005C4BAF" w:rsidDel="005C4BAF">
          <w:rPr>
            <w:i/>
            <w:iCs/>
            <w:sz w:val="18"/>
            <w:szCs w:val="18"/>
            <w:rPrChange w:id="1090" w:author="Arfa Aijazi" w:date="2023-12-19T16:57:00Z">
              <w:rPr>
                <w:i w:val="0"/>
                <w:iCs w:val="0"/>
                <w:noProof/>
              </w:rPr>
            </w:rPrChange>
          </w:rPr>
          <w:fldChar w:fldCharType="separate"/>
        </w:r>
        <w:r w:rsidRPr="00667D9A" w:rsidDel="005C4BAF">
          <w:rPr>
            <w:i/>
            <w:iCs/>
            <w:noProof/>
            <w:sz w:val="18"/>
            <w:szCs w:val="18"/>
          </w:rPr>
          <w:t>2</w:t>
        </w:r>
        <w:r w:rsidRPr="005C4BAF" w:rsidDel="005C4BAF">
          <w:rPr>
            <w:i/>
            <w:iCs/>
            <w:noProof/>
            <w:sz w:val="18"/>
            <w:szCs w:val="18"/>
          </w:rPr>
          <w:fldChar w:fldCharType="end"/>
        </w:r>
        <w:r w:rsidRPr="00667D9A" w:rsidDel="005C4BAF">
          <w:rPr>
            <w:i/>
            <w:iCs/>
            <w:sz w:val="18"/>
            <w:szCs w:val="18"/>
          </w:rPr>
          <w:t>: Dry-heat transfer coefficient of each body segment of the thermal manikin</w:t>
        </w:r>
      </w:moveFrom>
    </w:p>
    <w:tbl>
      <w:tblPr>
        <w:tblW w:w="0" w:type="auto"/>
        <w:tblLook w:val="04A0" w:firstRow="1" w:lastRow="0" w:firstColumn="1" w:lastColumn="0" w:noHBand="0" w:noVBand="1"/>
      </w:tblPr>
      <w:tblGrid>
        <w:gridCol w:w="1481"/>
        <w:gridCol w:w="512"/>
        <w:gridCol w:w="629"/>
        <w:gridCol w:w="512"/>
        <w:gridCol w:w="859"/>
      </w:tblGrid>
      <w:tr w:rsidR="006B43D3" w:rsidRPr="00E60AFB" w:rsidDel="005F13FD" w14:paraId="799AED65" w14:textId="103F1DA5" w:rsidTr="00AA7222">
        <w:trPr>
          <w:trHeight w:val="285"/>
          <w:del w:id="1091" w:author="Arfa Aijazi" w:date="2023-12-26T17:18:00Z"/>
        </w:trPr>
        <w:tc>
          <w:tcPr>
            <w:tcW w:w="0" w:type="auto"/>
            <w:tcBorders>
              <w:top w:val="nil"/>
              <w:left w:val="nil"/>
              <w:bottom w:val="nil"/>
              <w:right w:val="nil"/>
            </w:tcBorders>
            <w:shd w:val="clear" w:color="auto" w:fill="auto"/>
            <w:noWrap/>
            <w:vAlign w:val="bottom"/>
            <w:hideMark/>
          </w:tcPr>
          <w:p w14:paraId="6CBDC3FA" w14:textId="5C28C4FF" w:rsidR="006B43D3" w:rsidRPr="00BD3E3A" w:rsidDel="005F13FD" w:rsidRDefault="006B43D3" w:rsidP="00AA7222">
            <w:pPr>
              <w:pStyle w:val="Tabletext"/>
              <w:rPr>
                <w:del w:id="1092" w:author="Arfa Aijazi" w:date="2023-12-26T17:18:00Z"/>
                <w:moveFrom w:id="1093" w:author="Arfa Aijazi" w:date="2023-12-25T16:37:00Z"/>
              </w:rPr>
            </w:pPr>
          </w:p>
        </w:tc>
        <w:tc>
          <w:tcPr>
            <w:tcW w:w="0" w:type="auto"/>
            <w:gridSpan w:val="2"/>
            <w:tcBorders>
              <w:top w:val="nil"/>
              <w:left w:val="nil"/>
              <w:bottom w:val="nil"/>
              <w:right w:val="nil"/>
            </w:tcBorders>
            <w:shd w:val="clear" w:color="auto" w:fill="auto"/>
            <w:noWrap/>
            <w:vAlign w:val="bottom"/>
            <w:hideMark/>
          </w:tcPr>
          <w:p w14:paraId="47142EA1" w14:textId="56A8DCD6" w:rsidR="006B43D3" w:rsidRPr="00E2155C" w:rsidDel="005F13FD" w:rsidRDefault="006B43D3" w:rsidP="00AA7222">
            <w:pPr>
              <w:pStyle w:val="Tabletext"/>
              <w:jc w:val="center"/>
              <w:rPr>
                <w:del w:id="1094" w:author="Arfa Aijazi" w:date="2023-12-26T17:18:00Z"/>
                <w:moveFrom w:id="1095" w:author="Arfa Aijazi" w:date="2023-12-25T16:37:00Z"/>
                <w:rFonts w:cs="Calibri"/>
                <w:b/>
                <w:bCs/>
                <w:color w:val="000000"/>
              </w:rPr>
            </w:pPr>
            <w:moveFrom w:id="1096" w:author="Arfa Aijazi" w:date="2023-12-25T16:37:00Z">
              <w:del w:id="1097" w:author="Arfa Aijazi" w:date="2023-12-26T17:18:00Z">
                <w:r w:rsidRPr="00E2155C" w:rsidDel="005F13FD">
                  <w:rPr>
                    <w:rFonts w:cs="Calibri"/>
                    <w:b/>
                    <w:bCs/>
                    <w:color w:val="000000"/>
                  </w:rPr>
                  <w:delText>16</w:delText>
                </w:r>
                <w:r w:rsidRPr="00E2155C" w:rsidDel="005F13FD">
                  <w:rPr>
                    <w:b/>
                    <w:bCs/>
                  </w:rPr>
                  <w:delText>°C</w:delText>
                </w:r>
              </w:del>
            </w:moveFrom>
          </w:p>
        </w:tc>
        <w:tc>
          <w:tcPr>
            <w:tcW w:w="0" w:type="auto"/>
            <w:gridSpan w:val="2"/>
            <w:tcBorders>
              <w:top w:val="nil"/>
              <w:left w:val="nil"/>
              <w:bottom w:val="nil"/>
              <w:right w:val="nil"/>
            </w:tcBorders>
            <w:shd w:val="clear" w:color="auto" w:fill="auto"/>
            <w:noWrap/>
            <w:vAlign w:val="bottom"/>
            <w:hideMark/>
          </w:tcPr>
          <w:p w14:paraId="6C4DA409" w14:textId="11DE17AE" w:rsidR="006B43D3" w:rsidRPr="00E2155C" w:rsidDel="005F13FD" w:rsidRDefault="006B43D3" w:rsidP="00AA7222">
            <w:pPr>
              <w:pStyle w:val="Tabletext"/>
              <w:jc w:val="center"/>
              <w:rPr>
                <w:del w:id="1098" w:author="Arfa Aijazi" w:date="2023-12-26T17:18:00Z"/>
                <w:moveFrom w:id="1099" w:author="Arfa Aijazi" w:date="2023-12-25T16:37:00Z"/>
                <w:rFonts w:cs="Calibri"/>
                <w:b/>
                <w:bCs/>
                <w:color w:val="000000"/>
              </w:rPr>
            </w:pPr>
            <w:moveFrom w:id="1100" w:author="Arfa Aijazi" w:date="2023-12-25T16:37:00Z">
              <w:del w:id="1101" w:author="Arfa Aijazi" w:date="2023-12-26T17:18:00Z">
                <w:r w:rsidRPr="00E2155C" w:rsidDel="005F13FD">
                  <w:rPr>
                    <w:rFonts w:cs="Calibri"/>
                    <w:b/>
                    <w:bCs/>
                    <w:color w:val="000000"/>
                  </w:rPr>
                  <w:delText>28</w:delText>
                </w:r>
                <w:r w:rsidRPr="00E2155C" w:rsidDel="005F13FD">
                  <w:rPr>
                    <w:b/>
                    <w:bCs/>
                  </w:rPr>
                  <w:delText>°C</w:delText>
                </w:r>
              </w:del>
            </w:moveFrom>
          </w:p>
        </w:tc>
      </w:tr>
      <w:tr w:rsidR="006B43D3" w:rsidRPr="00E60AFB" w:rsidDel="005F13FD" w14:paraId="551F0609" w14:textId="6DEBCCFA" w:rsidTr="00AA7222">
        <w:trPr>
          <w:trHeight w:val="285"/>
          <w:del w:id="1102" w:author="Arfa Aijazi" w:date="2023-12-26T17:18:00Z"/>
        </w:trPr>
        <w:tc>
          <w:tcPr>
            <w:tcW w:w="0" w:type="auto"/>
            <w:tcBorders>
              <w:top w:val="nil"/>
              <w:left w:val="nil"/>
              <w:bottom w:val="nil"/>
              <w:right w:val="nil"/>
            </w:tcBorders>
            <w:shd w:val="clear" w:color="auto" w:fill="auto"/>
            <w:noWrap/>
            <w:vAlign w:val="bottom"/>
            <w:hideMark/>
          </w:tcPr>
          <w:p w14:paraId="47922CE8" w14:textId="02BA99F8" w:rsidR="006B43D3" w:rsidRPr="00E2155C" w:rsidDel="005F13FD" w:rsidRDefault="006B43D3" w:rsidP="00AA7222">
            <w:pPr>
              <w:pStyle w:val="Tabletext"/>
              <w:rPr>
                <w:del w:id="1103" w:author="Arfa Aijazi" w:date="2023-12-26T17:18:00Z"/>
                <w:moveFrom w:id="1104" w:author="Arfa Aijazi" w:date="2023-12-25T16:37:00Z"/>
                <w:rFonts w:cs="Calibri"/>
                <w:b/>
                <w:bCs/>
                <w:color w:val="000000"/>
              </w:rPr>
            </w:pPr>
            <w:moveFrom w:id="1105" w:author="Arfa Aijazi" w:date="2023-12-25T16:37:00Z">
              <w:del w:id="1106" w:author="Arfa Aijazi" w:date="2023-12-26T17:18:00Z">
                <w:r w:rsidRPr="00E2155C" w:rsidDel="005F13FD">
                  <w:rPr>
                    <w:rFonts w:cs="Calibri"/>
                    <w:b/>
                    <w:bCs/>
                    <w:color w:val="000000"/>
                  </w:rPr>
                  <w:delText>Body segment</w:delText>
                </w:r>
              </w:del>
            </w:moveFrom>
          </w:p>
        </w:tc>
        <w:tc>
          <w:tcPr>
            <w:tcW w:w="0" w:type="auto"/>
            <w:tcBorders>
              <w:top w:val="nil"/>
              <w:left w:val="nil"/>
              <w:bottom w:val="nil"/>
              <w:right w:val="nil"/>
            </w:tcBorders>
            <w:shd w:val="clear" w:color="auto" w:fill="auto"/>
            <w:noWrap/>
            <w:vAlign w:val="bottom"/>
            <w:hideMark/>
          </w:tcPr>
          <w:p w14:paraId="4DD1ABCE" w14:textId="727F3176" w:rsidR="006B43D3" w:rsidRPr="00E2155C" w:rsidDel="005F13FD" w:rsidRDefault="006B43D3" w:rsidP="00AA7222">
            <w:pPr>
              <w:pStyle w:val="Tabletext"/>
              <w:jc w:val="center"/>
              <w:rPr>
                <w:del w:id="1107" w:author="Arfa Aijazi" w:date="2023-12-26T17:18:00Z"/>
                <w:moveFrom w:id="1108" w:author="Arfa Aijazi" w:date="2023-12-25T16:37:00Z"/>
                <w:rFonts w:cs="Calibri"/>
                <w:b/>
                <w:bCs/>
                <w:color w:val="000000"/>
              </w:rPr>
            </w:pPr>
            <w:moveFrom w:id="1109" w:author="Arfa Aijazi" w:date="2023-12-25T16:37:00Z">
              <w:del w:id="1110" w:author="Arfa Aijazi" w:date="2023-12-26T17:18:00Z">
                <w:r w:rsidRPr="00E2155C" w:rsidDel="005F13FD">
                  <w:rPr>
                    <w:rFonts w:cs="Calibri"/>
                    <w:b/>
                    <w:bCs/>
                    <w:color w:val="000000"/>
                  </w:rPr>
                  <w:delText>Log</w:delText>
                </w:r>
              </w:del>
            </w:moveFrom>
          </w:p>
        </w:tc>
        <w:tc>
          <w:tcPr>
            <w:tcW w:w="0" w:type="auto"/>
            <w:tcBorders>
              <w:top w:val="nil"/>
              <w:left w:val="nil"/>
              <w:bottom w:val="nil"/>
              <w:right w:val="nil"/>
            </w:tcBorders>
            <w:shd w:val="clear" w:color="auto" w:fill="auto"/>
            <w:noWrap/>
            <w:vAlign w:val="bottom"/>
            <w:hideMark/>
          </w:tcPr>
          <w:p w14:paraId="7FB8CA69" w14:textId="5ADE4277" w:rsidR="006B43D3" w:rsidRPr="00E2155C" w:rsidDel="005F13FD" w:rsidRDefault="006B43D3" w:rsidP="00AA7222">
            <w:pPr>
              <w:pStyle w:val="Tabletext"/>
              <w:jc w:val="center"/>
              <w:rPr>
                <w:del w:id="1111" w:author="Arfa Aijazi" w:date="2023-12-26T17:18:00Z"/>
                <w:moveFrom w:id="1112" w:author="Arfa Aijazi" w:date="2023-12-25T16:37:00Z"/>
                <w:rFonts w:cs="Calibri"/>
                <w:b/>
                <w:bCs/>
                <w:color w:val="000000"/>
              </w:rPr>
            </w:pPr>
            <w:moveFrom w:id="1113" w:author="Arfa Aijazi" w:date="2023-12-25T16:37:00Z">
              <w:del w:id="1114" w:author="Arfa Aijazi" w:date="2023-12-26T17:18:00Z">
                <w:r w:rsidDel="005F13FD">
                  <w:rPr>
                    <w:rFonts w:cs="Calibri"/>
                    <w:b/>
                    <w:bCs/>
                    <w:color w:val="000000"/>
                  </w:rPr>
                  <w:delText>Fetal</w:delText>
                </w:r>
              </w:del>
            </w:moveFrom>
          </w:p>
        </w:tc>
        <w:tc>
          <w:tcPr>
            <w:tcW w:w="0" w:type="auto"/>
            <w:tcBorders>
              <w:top w:val="nil"/>
              <w:left w:val="nil"/>
              <w:bottom w:val="nil"/>
              <w:right w:val="nil"/>
            </w:tcBorders>
            <w:shd w:val="clear" w:color="auto" w:fill="auto"/>
            <w:noWrap/>
            <w:vAlign w:val="bottom"/>
            <w:hideMark/>
          </w:tcPr>
          <w:p w14:paraId="6F3A1068" w14:textId="2F8D932C" w:rsidR="006B43D3" w:rsidRPr="00E2155C" w:rsidDel="005F13FD" w:rsidRDefault="006B43D3" w:rsidP="00AA7222">
            <w:pPr>
              <w:pStyle w:val="Tabletext"/>
              <w:jc w:val="center"/>
              <w:rPr>
                <w:del w:id="1115" w:author="Arfa Aijazi" w:date="2023-12-26T17:18:00Z"/>
                <w:moveFrom w:id="1116" w:author="Arfa Aijazi" w:date="2023-12-25T16:37:00Z"/>
                <w:rFonts w:cs="Calibri"/>
                <w:b/>
                <w:bCs/>
                <w:color w:val="000000"/>
              </w:rPr>
            </w:pPr>
            <w:moveFrom w:id="1117" w:author="Arfa Aijazi" w:date="2023-12-25T16:37:00Z">
              <w:del w:id="1118" w:author="Arfa Aijazi" w:date="2023-12-26T17:18:00Z">
                <w:r w:rsidRPr="00E2155C" w:rsidDel="005F13FD">
                  <w:rPr>
                    <w:rFonts w:cs="Calibri"/>
                    <w:b/>
                    <w:bCs/>
                    <w:color w:val="000000"/>
                  </w:rPr>
                  <w:delText>Log</w:delText>
                </w:r>
              </w:del>
            </w:moveFrom>
          </w:p>
        </w:tc>
        <w:tc>
          <w:tcPr>
            <w:tcW w:w="0" w:type="auto"/>
            <w:tcBorders>
              <w:top w:val="nil"/>
              <w:left w:val="nil"/>
              <w:bottom w:val="nil"/>
              <w:right w:val="nil"/>
            </w:tcBorders>
            <w:shd w:val="clear" w:color="auto" w:fill="auto"/>
            <w:noWrap/>
            <w:vAlign w:val="bottom"/>
            <w:hideMark/>
          </w:tcPr>
          <w:p w14:paraId="21946623" w14:textId="58707956" w:rsidR="006B43D3" w:rsidRPr="00E2155C" w:rsidDel="005F13FD" w:rsidRDefault="006B43D3" w:rsidP="00AA7222">
            <w:pPr>
              <w:pStyle w:val="Tabletext"/>
              <w:jc w:val="center"/>
              <w:rPr>
                <w:del w:id="1119" w:author="Arfa Aijazi" w:date="2023-12-26T17:18:00Z"/>
                <w:moveFrom w:id="1120" w:author="Arfa Aijazi" w:date="2023-12-25T16:37:00Z"/>
                <w:rFonts w:cs="Calibri"/>
                <w:b/>
                <w:bCs/>
                <w:color w:val="000000"/>
              </w:rPr>
            </w:pPr>
            <w:moveFrom w:id="1121" w:author="Arfa Aijazi" w:date="2023-12-25T16:37:00Z">
              <w:del w:id="1122" w:author="Arfa Aijazi" w:date="2023-12-26T17:18:00Z">
                <w:r w:rsidDel="005F13FD">
                  <w:rPr>
                    <w:rFonts w:cs="Calibri"/>
                    <w:b/>
                    <w:bCs/>
                    <w:color w:val="000000"/>
                  </w:rPr>
                  <w:delText>Starfish</w:delText>
                </w:r>
              </w:del>
            </w:moveFrom>
          </w:p>
        </w:tc>
      </w:tr>
      <w:tr w:rsidR="006B43D3" w:rsidRPr="00E60AFB" w:rsidDel="005F13FD" w14:paraId="51C96914" w14:textId="0770A10B" w:rsidTr="00AA7222">
        <w:trPr>
          <w:trHeight w:val="285"/>
          <w:del w:id="1123" w:author="Arfa Aijazi" w:date="2023-12-26T17:18:00Z"/>
        </w:trPr>
        <w:tc>
          <w:tcPr>
            <w:tcW w:w="0" w:type="auto"/>
            <w:tcBorders>
              <w:top w:val="nil"/>
              <w:left w:val="nil"/>
              <w:bottom w:val="nil"/>
              <w:right w:val="nil"/>
            </w:tcBorders>
            <w:shd w:val="clear" w:color="auto" w:fill="auto"/>
            <w:noWrap/>
            <w:vAlign w:val="bottom"/>
            <w:hideMark/>
          </w:tcPr>
          <w:p w14:paraId="22375F63" w14:textId="11C65F30" w:rsidR="006B43D3" w:rsidRPr="00BD3E3A" w:rsidDel="005F13FD" w:rsidRDefault="006B43D3" w:rsidP="00AA7222">
            <w:pPr>
              <w:pStyle w:val="Tabletext"/>
              <w:rPr>
                <w:del w:id="1124" w:author="Arfa Aijazi" w:date="2023-12-26T17:18:00Z"/>
                <w:moveFrom w:id="1125" w:author="Arfa Aijazi" w:date="2023-12-25T16:37:00Z"/>
                <w:rFonts w:cs="Calibri"/>
                <w:color w:val="000000"/>
              </w:rPr>
            </w:pPr>
            <w:moveFrom w:id="1126" w:author="Arfa Aijazi" w:date="2023-12-25T16:37:00Z">
              <w:del w:id="1127" w:author="Arfa Aijazi" w:date="2023-12-26T17:18:00Z">
                <w:r w:rsidRPr="00BD3E3A" w:rsidDel="005F13FD">
                  <w:rPr>
                    <w:rFonts w:cs="Calibri"/>
                    <w:color w:val="000000"/>
                  </w:rPr>
                  <w:delText>Back</w:delText>
                </w:r>
              </w:del>
            </w:moveFrom>
          </w:p>
        </w:tc>
        <w:tc>
          <w:tcPr>
            <w:tcW w:w="0" w:type="auto"/>
            <w:tcBorders>
              <w:top w:val="nil"/>
              <w:left w:val="nil"/>
              <w:bottom w:val="nil"/>
              <w:right w:val="nil"/>
            </w:tcBorders>
            <w:shd w:val="clear" w:color="auto" w:fill="auto"/>
            <w:noWrap/>
            <w:vAlign w:val="bottom"/>
            <w:hideMark/>
          </w:tcPr>
          <w:p w14:paraId="415323D2" w14:textId="315B9434" w:rsidR="006B43D3" w:rsidRPr="00BD3E3A" w:rsidDel="005F13FD" w:rsidRDefault="006B43D3" w:rsidP="00AA7222">
            <w:pPr>
              <w:pStyle w:val="Tabletext"/>
              <w:jc w:val="right"/>
              <w:rPr>
                <w:del w:id="1128" w:author="Arfa Aijazi" w:date="2023-12-26T17:18:00Z"/>
                <w:moveFrom w:id="1129" w:author="Arfa Aijazi" w:date="2023-12-25T16:37:00Z"/>
                <w:rFonts w:cs="Calibri"/>
                <w:color w:val="000000"/>
              </w:rPr>
            </w:pPr>
            <w:moveFrom w:id="1130" w:author="Arfa Aijazi" w:date="2023-12-25T16:37:00Z">
              <w:del w:id="1131" w:author="Arfa Aijazi" w:date="2023-12-26T17:18:00Z">
                <w:r w:rsidRPr="00BD3E3A" w:rsidDel="005F13FD">
                  <w:rPr>
                    <w:rFonts w:cs="Calibri"/>
                    <w:color w:val="000000"/>
                  </w:rPr>
                  <w:delText>7.8</w:delText>
                </w:r>
              </w:del>
            </w:moveFrom>
          </w:p>
        </w:tc>
        <w:tc>
          <w:tcPr>
            <w:tcW w:w="0" w:type="auto"/>
            <w:tcBorders>
              <w:top w:val="nil"/>
              <w:left w:val="nil"/>
              <w:bottom w:val="nil"/>
              <w:right w:val="nil"/>
            </w:tcBorders>
            <w:shd w:val="clear" w:color="auto" w:fill="auto"/>
            <w:noWrap/>
            <w:vAlign w:val="bottom"/>
            <w:hideMark/>
          </w:tcPr>
          <w:p w14:paraId="2D91F460" w14:textId="4A2BE21E" w:rsidR="006B43D3" w:rsidRPr="00BD3E3A" w:rsidDel="005F13FD" w:rsidRDefault="006B43D3" w:rsidP="00AA7222">
            <w:pPr>
              <w:pStyle w:val="Tabletext"/>
              <w:jc w:val="right"/>
              <w:rPr>
                <w:del w:id="1132" w:author="Arfa Aijazi" w:date="2023-12-26T17:18:00Z"/>
                <w:moveFrom w:id="1133" w:author="Arfa Aijazi" w:date="2023-12-25T16:37:00Z"/>
                <w:rFonts w:cs="Calibri"/>
                <w:color w:val="000000"/>
              </w:rPr>
            </w:pPr>
            <w:moveFrom w:id="1134" w:author="Arfa Aijazi" w:date="2023-12-25T16:37:00Z">
              <w:del w:id="1135"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5358CC7C" w14:textId="45A079A4" w:rsidR="006B43D3" w:rsidRPr="00BD3E3A" w:rsidDel="005F13FD" w:rsidRDefault="006B43D3" w:rsidP="00AA7222">
            <w:pPr>
              <w:pStyle w:val="Tabletext"/>
              <w:jc w:val="right"/>
              <w:rPr>
                <w:del w:id="1136" w:author="Arfa Aijazi" w:date="2023-12-26T17:18:00Z"/>
                <w:moveFrom w:id="1137" w:author="Arfa Aijazi" w:date="2023-12-25T16:37:00Z"/>
                <w:rFonts w:cs="Calibri"/>
                <w:color w:val="000000"/>
              </w:rPr>
            </w:pPr>
            <w:moveFrom w:id="1138" w:author="Arfa Aijazi" w:date="2023-12-25T16:37:00Z">
              <w:del w:id="1139" w:author="Arfa Aijazi" w:date="2023-12-26T17:18:00Z">
                <w:r w:rsidRPr="00BD3E3A" w:rsidDel="005F13FD">
                  <w:rPr>
                    <w:rFonts w:cs="Calibri"/>
                    <w:color w:val="000000"/>
                  </w:rPr>
                  <w:delText>7.2</w:delText>
                </w:r>
              </w:del>
            </w:moveFrom>
          </w:p>
        </w:tc>
        <w:tc>
          <w:tcPr>
            <w:tcW w:w="0" w:type="auto"/>
            <w:tcBorders>
              <w:top w:val="nil"/>
              <w:left w:val="nil"/>
              <w:bottom w:val="nil"/>
              <w:right w:val="nil"/>
            </w:tcBorders>
            <w:shd w:val="clear" w:color="auto" w:fill="auto"/>
            <w:noWrap/>
            <w:vAlign w:val="bottom"/>
            <w:hideMark/>
          </w:tcPr>
          <w:p w14:paraId="10A98113" w14:textId="701241BB" w:rsidR="006B43D3" w:rsidRPr="00BD3E3A" w:rsidDel="005F13FD" w:rsidRDefault="006B43D3" w:rsidP="00AA7222">
            <w:pPr>
              <w:pStyle w:val="Tabletext"/>
              <w:jc w:val="right"/>
              <w:rPr>
                <w:del w:id="1140" w:author="Arfa Aijazi" w:date="2023-12-26T17:18:00Z"/>
                <w:moveFrom w:id="1141" w:author="Arfa Aijazi" w:date="2023-12-25T16:37:00Z"/>
                <w:rFonts w:cs="Calibri"/>
                <w:color w:val="000000"/>
              </w:rPr>
            </w:pPr>
            <w:moveFrom w:id="1142" w:author="Arfa Aijazi" w:date="2023-12-25T16:37:00Z">
              <w:del w:id="1143" w:author="Arfa Aijazi" w:date="2023-12-26T17:18:00Z">
                <w:r w:rsidRPr="00BD3E3A" w:rsidDel="005F13FD">
                  <w:rPr>
                    <w:rFonts w:cs="Calibri"/>
                    <w:color w:val="000000"/>
                  </w:rPr>
                  <w:delText>6.8</w:delText>
                </w:r>
              </w:del>
            </w:moveFrom>
          </w:p>
        </w:tc>
      </w:tr>
      <w:tr w:rsidR="006B43D3" w:rsidRPr="00E60AFB" w:rsidDel="005F13FD" w14:paraId="6D2F2219" w14:textId="43F94488" w:rsidTr="00AA7222">
        <w:trPr>
          <w:trHeight w:val="285"/>
          <w:del w:id="1144" w:author="Arfa Aijazi" w:date="2023-12-26T17:18:00Z"/>
        </w:trPr>
        <w:tc>
          <w:tcPr>
            <w:tcW w:w="0" w:type="auto"/>
            <w:tcBorders>
              <w:top w:val="nil"/>
              <w:left w:val="nil"/>
              <w:bottom w:val="nil"/>
              <w:right w:val="nil"/>
            </w:tcBorders>
            <w:shd w:val="clear" w:color="auto" w:fill="auto"/>
            <w:noWrap/>
            <w:vAlign w:val="bottom"/>
            <w:hideMark/>
          </w:tcPr>
          <w:p w14:paraId="36D1006E" w14:textId="2C21C54A" w:rsidR="006B43D3" w:rsidRPr="00BD3E3A" w:rsidDel="005F13FD" w:rsidRDefault="006B43D3" w:rsidP="00AA7222">
            <w:pPr>
              <w:pStyle w:val="Tabletext"/>
              <w:rPr>
                <w:del w:id="1145" w:author="Arfa Aijazi" w:date="2023-12-26T17:18:00Z"/>
                <w:moveFrom w:id="1146" w:author="Arfa Aijazi" w:date="2023-12-25T16:37:00Z"/>
                <w:rFonts w:cs="Calibri"/>
                <w:color w:val="000000"/>
              </w:rPr>
            </w:pPr>
            <w:moveFrom w:id="1147" w:author="Arfa Aijazi" w:date="2023-12-25T16:37:00Z">
              <w:del w:id="1148" w:author="Arfa Aijazi" w:date="2023-12-26T17:18:00Z">
                <w:r w:rsidRPr="00BD3E3A" w:rsidDel="005F13FD">
                  <w:rPr>
                    <w:rFonts w:cs="Calibri"/>
                    <w:color w:val="000000"/>
                  </w:rPr>
                  <w:delText>Chest</w:delText>
                </w:r>
              </w:del>
            </w:moveFrom>
          </w:p>
        </w:tc>
        <w:tc>
          <w:tcPr>
            <w:tcW w:w="0" w:type="auto"/>
            <w:tcBorders>
              <w:top w:val="nil"/>
              <w:left w:val="nil"/>
              <w:bottom w:val="nil"/>
              <w:right w:val="nil"/>
            </w:tcBorders>
            <w:shd w:val="clear" w:color="auto" w:fill="auto"/>
            <w:noWrap/>
            <w:vAlign w:val="bottom"/>
            <w:hideMark/>
          </w:tcPr>
          <w:p w14:paraId="0B0A3F7A" w14:textId="0C815525" w:rsidR="006B43D3" w:rsidRPr="00BD3E3A" w:rsidDel="005F13FD" w:rsidRDefault="006B43D3" w:rsidP="00AA7222">
            <w:pPr>
              <w:pStyle w:val="Tabletext"/>
              <w:jc w:val="right"/>
              <w:rPr>
                <w:del w:id="1149" w:author="Arfa Aijazi" w:date="2023-12-26T17:18:00Z"/>
                <w:moveFrom w:id="1150" w:author="Arfa Aijazi" w:date="2023-12-25T16:37:00Z"/>
                <w:rFonts w:cs="Calibri"/>
                <w:color w:val="000000"/>
              </w:rPr>
            </w:pPr>
            <w:moveFrom w:id="1151" w:author="Arfa Aijazi" w:date="2023-12-25T16:37:00Z">
              <w:del w:id="1152" w:author="Arfa Aijazi" w:date="2023-12-26T17:18:00Z">
                <w:r w:rsidRPr="00BD3E3A" w:rsidDel="005F13FD">
                  <w:rPr>
                    <w:rFonts w:cs="Calibri"/>
                    <w:color w:val="000000"/>
                  </w:rPr>
                  <w:delText>7.8</w:delText>
                </w:r>
              </w:del>
            </w:moveFrom>
          </w:p>
        </w:tc>
        <w:tc>
          <w:tcPr>
            <w:tcW w:w="0" w:type="auto"/>
            <w:tcBorders>
              <w:top w:val="nil"/>
              <w:left w:val="nil"/>
              <w:bottom w:val="nil"/>
              <w:right w:val="nil"/>
            </w:tcBorders>
            <w:shd w:val="clear" w:color="auto" w:fill="auto"/>
            <w:noWrap/>
            <w:vAlign w:val="bottom"/>
            <w:hideMark/>
          </w:tcPr>
          <w:p w14:paraId="2331D1B0" w14:textId="61AFA53E" w:rsidR="006B43D3" w:rsidRPr="00BD3E3A" w:rsidDel="005F13FD" w:rsidRDefault="006B43D3" w:rsidP="00AA7222">
            <w:pPr>
              <w:pStyle w:val="Tabletext"/>
              <w:jc w:val="right"/>
              <w:rPr>
                <w:del w:id="1153" w:author="Arfa Aijazi" w:date="2023-12-26T17:18:00Z"/>
                <w:moveFrom w:id="1154" w:author="Arfa Aijazi" w:date="2023-12-25T16:37:00Z"/>
                <w:rFonts w:cs="Calibri"/>
                <w:color w:val="000000"/>
              </w:rPr>
            </w:pPr>
            <w:moveFrom w:id="1155" w:author="Arfa Aijazi" w:date="2023-12-25T16:37:00Z">
              <w:del w:id="1156" w:author="Arfa Aijazi" w:date="2023-12-26T17:18:00Z">
                <w:r w:rsidRPr="00BD3E3A" w:rsidDel="005F13FD">
                  <w:rPr>
                    <w:rFonts w:cs="Calibri"/>
                    <w:color w:val="000000"/>
                  </w:rPr>
                  <w:delText>6.9</w:delText>
                </w:r>
              </w:del>
            </w:moveFrom>
          </w:p>
        </w:tc>
        <w:tc>
          <w:tcPr>
            <w:tcW w:w="0" w:type="auto"/>
            <w:tcBorders>
              <w:top w:val="nil"/>
              <w:left w:val="nil"/>
              <w:bottom w:val="nil"/>
              <w:right w:val="nil"/>
            </w:tcBorders>
            <w:shd w:val="clear" w:color="auto" w:fill="auto"/>
            <w:noWrap/>
            <w:vAlign w:val="bottom"/>
            <w:hideMark/>
          </w:tcPr>
          <w:p w14:paraId="4946006A" w14:textId="3A987005" w:rsidR="006B43D3" w:rsidRPr="00BD3E3A" w:rsidDel="005F13FD" w:rsidRDefault="006B43D3" w:rsidP="00AA7222">
            <w:pPr>
              <w:pStyle w:val="Tabletext"/>
              <w:jc w:val="right"/>
              <w:rPr>
                <w:del w:id="1157" w:author="Arfa Aijazi" w:date="2023-12-26T17:18:00Z"/>
                <w:moveFrom w:id="1158" w:author="Arfa Aijazi" w:date="2023-12-25T16:37:00Z"/>
                <w:rFonts w:cs="Calibri"/>
                <w:color w:val="000000"/>
              </w:rPr>
            </w:pPr>
            <w:moveFrom w:id="1159" w:author="Arfa Aijazi" w:date="2023-12-25T16:37:00Z">
              <w:del w:id="1160" w:author="Arfa Aijazi" w:date="2023-12-26T17:18:00Z">
                <w:r w:rsidRPr="00BD3E3A" w:rsidDel="005F13FD">
                  <w:rPr>
                    <w:rFonts w:cs="Calibri"/>
                    <w:color w:val="000000"/>
                  </w:rPr>
                  <w:delText>6.9</w:delText>
                </w:r>
              </w:del>
            </w:moveFrom>
          </w:p>
        </w:tc>
        <w:tc>
          <w:tcPr>
            <w:tcW w:w="0" w:type="auto"/>
            <w:tcBorders>
              <w:top w:val="nil"/>
              <w:left w:val="nil"/>
              <w:bottom w:val="nil"/>
              <w:right w:val="nil"/>
            </w:tcBorders>
            <w:shd w:val="clear" w:color="auto" w:fill="auto"/>
            <w:noWrap/>
            <w:vAlign w:val="bottom"/>
            <w:hideMark/>
          </w:tcPr>
          <w:p w14:paraId="1D8AB42F" w14:textId="10B67D80" w:rsidR="006B43D3" w:rsidRPr="00BD3E3A" w:rsidDel="005F13FD" w:rsidRDefault="006B43D3" w:rsidP="00AA7222">
            <w:pPr>
              <w:pStyle w:val="Tabletext"/>
              <w:jc w:val="right"/>
              <w:rPr>
                <w:del w:id="1161" w:author="Arfa Aijazi" w:date="2023-12-26T17:18:00Z"/>
                <w:moveFrom w:id="1162" w:author="Arfa Aijazi" w:date="2023-12-25T16:37:00Z"/>
                <w:rFonts w:cs="Calibri"/>
                <w:color w:val="000000"/>
              </w:rPr>
            </w:pPr>
            <w:moveFrom w:id="1163" w:author="Arfa Aijazi" w:date="2023-12-25T16:37:00Z">
              <w:del w:id="1164" w:author="Arfa Aijazi" w:date="2023-12-26T17:18:00Z">
                <w:r w:rsidRPr="00BD3E3A" w:rsidDel="005F13FD">
                  <w:rPr>
                    <w:rFonts w:cs="Calibri"/>
                    <w:color w:val="000000"/>
                  </w:rPr>
                  <w:delText>6.0</w:delText>
                </w:r>
              </w:del>
            </w:moveFrom>
          </w:p>
        </w:tc>
      </w:tr>
      <w:tr w:rsidR="006B43D3" w:rsidRPr="00E60AFB" w:rsidDel="005F13FD" w14:paraId="0E447717" w14:textId="50699D91" w:rsidTr="00AA7222">
        <w:trPr>
          <w:trHeight w:val="285"/>
          <w:del w:id="1165" w:author="Arfa Aijazi" w:date="2023-12-26T17:18:00Z"/>
        </w:trPr>
        <w:tc>
          <w:tcPr>
            <w:tcW w:w="0" w:type="auto"/>
            <w:tcBorders>
              <w:top w:val="nil"/>
              <w:left w:val="nil"/>
              <w:bottom w:val="nil"/>
              <w:right w:val="nil"/>
            </w:tcBorders>
            <w:shd w:val="clear" w:color="auto" w:fill="auto"/>
            <w:noWrap/>
            <w:vAlign w:val="bottom"/>
            <w:hideMark/>
          </w:tcPr>
          <w:p w14:paraId="443C0DAC" w14:textId="07C96A92" w:rsidR="006B43D3" w:rsidRPr="00BD3E3A" w:rsidDel="005F13FD" w:rsidRDefault="006B43D3" w:rsidP="00AA7222">
            <w:pPr>
              <w:pStyle w:val="Tabletext"/>
              <w:rPr>
                <w:del w:id="1166" w:author="Arfa Aijazi" w:date="2023-12-26T17:18:00Z"/>
                <w:moveFrom w:id="1167" w:author="Arfa Aijazi" w:date="2023-12-25T16:37:00Z"/>
                <w:rFonts w:cs="Calibri"/>
                <w:color w:val="000000"/>
              </w:rPr>
            </w:pPr>
            <w:moveFrom w:id="1168" w:author="Arfa Aijazi" w:date="2023-12-25T16:37:00Z">
              <w:del w:id="1169" w:author="Arfa Aijazi" w:date="2023-12-26T17:18:00Z">
                <w:r w:rsidRPr="00BD3E3A" w:rsidDel="005F13FD">
                  <w:rPr>
                    <w:rFonts w:cs="Calibri"/>
                    <w:color w:val="000000"/>
                  </w:rPr>
                  <w:delText>Head</w:delText>
                </w:r>
              </w:del>
            </w:moveFrom>
          </w:p>
        </w:tc>
        <w:tc>
          <w:tcPr>
            <w:tcW w:w="0" w:type="auto"/>
            <w:tcBorders>
              <w:top w:val="nil"/>
              <w:left w:val="nil"/>
              <w:bottom w:val="nil"/>
              <w:right w:val="nil"/>
            </w:tcBorders>
            <w:shd w:val="clear" w:color="auto" w:fill="auto"/>
            <w:noWrap/>
            <w:vAlign w:val="bottom"/>
            <w:hideMark/>
          </w:tcPr>
          <w:p w14:paraId="4EE54B3C" w14:textId="7E3CC110" w:rsidR="006B43D3" w:rsidRPr="00BD3E3A" w:rsidDel="005F13FD" w:rsidRDefault="006B43D3" w:rsidP="00AA7222">
            <w:pPr>
              <w:pStyle w:val="Tabletext"/>
              <w:jc w:val="right"/>
              <w:rPr>
                <w:del w:id="1170" w:author="Arfa Aijazi" w:date="2023-12-26T17:18:00Z"/>
                <w:moveFrom w:id="1171" w:author="Arfa Aijazi" w:date="2023-12-25T16:37:00Z"/>
                <w:rFonts w:cs="Calibri"/>
                <w:color w:val="000000"/>
              </w:rPr>
            </w:pPr>
            <w:moveFrom w:id="1172" w:author="Arfa Aijazi" w:date="2023-12-25T16:37:00Z">
              <w:del w:id="1173" w:author="Arfa Aijazi" w:date="2023-12-26T17:18:00Z">
                <w:r w:rsidRPr="00BD3E3A" w:rsidDel="005F13FD">
                  <w:rPr>
                    <w:rFonts w:cs="Calibri"/>
                    <w:color w:val="000000"/>
                  </w:rPr>
                  <w:delText>5.1</w:delText>
                </w:r>
              </w:del>
            </w:moveFrom>
          </w:p>
        </w:tc>
        <w:tc>
          <w:tcPr>
            <w:tcW w:w="0" w:type="auto"/>
            <w:tcBorders>
              <w:top w:val="nil"/>
              <w:left w:val="nil"/>
              <w:bottom w:val="nil"/>
              <w:right w:val="nil"/>
            </w:tcBorders>
            <w:shd w:val="clear" w:color="auto" w:fill="auto"/>
            <w:noWrap/>
            <w:vAlign w:val="bottom"/>
            <w:hideMark/>
          </w:tcPr>
          <w:p w14:paraId="4D842F23" w14:textId="2EFFED61" w:rsidR="006B43D3" w:rsidRPr="00BD3E3A" w:rsidDel="005F13FD" w:rsidRDefault="006B43D3" w:rsidP="00AA7222">
            <w:pPr>
              <w:pStyle w:val="Tabletext"/>
              <w:jc w:val="right"/>
              <w:rPr>
                <w:del w:id="1174" w:author="Arfa Aijazi" w:date="2023-12-26T17:18:00Z"/>
                <w:moveFrom w:id="1175" w:author="Arfa Aijazi" w:date="2023-12-25T16:37:00Z"/>
                <w:rFonts w:cs="Calibri"/>
                <w:color w:val="000000"/>
              </w:rPr>
            </w:pPr>
            <w:moveFrom w:id="1176" w:author="Arfa Aijazi" w:date="2023-12-25T16:37:00Z">
              <w:del w:id="1177" w:author="Arfa Aijazi" w:date="2023-12-26T17:18:00Z">
                <w:r w:rsidRPr="00BD3E3A" w:rsidDel="005F13FD">
                  <w:rPr>
                    <w:rFonts w:cs="Calibri"/>
                    <w:color w:val="000000"/>
                  </w:rPr>
                  <w:delText>5.3</w:delText>
                </w:r>
              </w:del>
            </w:moveFrom>
          </w:p>
        </w:tc>
        <w:tc>
          <w:tcPr>
            <w:tcW w:w="0" w:type="auto"/>
            <w:tcBorders>
              <w:top w:val="nil"/>
              <w:left w:val="nil"/>
              <w:bottom w:val="nil"/>
              <w:right w:val="nil"/>
            </w:tcBorders>
            <w:shd w:val="clear" w:color="auto" w:fill="auto"/>
            <w:noWrap/>
            <w:vAlign w:val="bottom"/>
            <w:hideMark/>
          </w:tcPr>
          <w:p w14:paraId="63113298" w14:textId="2CCD88E9" w:rsidR="006B43D3" w:rsidRPr="00BD3E3A" w:rsidDel="005F13FD" w:rsidRDefault="006B43D3" w:rsidP="00AA7222">
            <w:pPr>
              <w:pStyle w:val="Tabletext"/>
              <w:jc w:val="right"/>
              <w:rPr>
                <w:del w:id="1178" w:author="Arfa Aijazi" w:date="2023-12-26T17:18:00Z"/>
                <w:moveFrom w:id="1179" w:author="Arfa Aijazi" w:date="2023-12-25T16:37:00Z"/>
                <w:rFonts w:cs="Calibri"/>
                <w:color w:val="000000"/>
              </w:rPr>
            </w:pPr>
            <w:moveFrom w:id="1180" w:author="Arfa Aijazi" w:date="2023-12-25T16:37:00Z">
              <w:del w:id="1181" w:author="Arfa Aijazi" w:date="2023-12-26T17:18:00Z">
                <w:r w:rsidRPr="00BD3E3A" w:rsidDel="005F13FD">
                  <w:rPr>
                    <w:rFonts w:cs="Calibri"/>
                    <w:color w:val="000000"/>
                  </w:rPr>
                  <w:delText>4.6</w:delText>
                </w:r>
              </w:del>
            </w:moveFrom>
          </w:p>
        </w:tc>
        <w:tc>
          <w:tcPr>
            <w:tcW w:w="0" w:type="auto"/>
            <w:tcBorders>
              <w:top w:val="nil"/>
              <w:left w:val="nil"/>
              <w:bottom w:val="nil"/>
              <w:right w:val="nil"/>
            </w:tcBorders>
            <w:shd w:val="clear" w:color="auto" w:fill="auto"/>
            <w:noWrap/>
            <w:vAlign w:val="bottom"/>
            <w:hideMark/>
          </w:tcPr>
          <w:p w14:paraId="25CEEC1A" w14:textId="728AC30C" w:rsidR="006B43D3" w:rsidRPr="00BD3E3A" w:rsidDel="005F13FD" w:rsidRDefault="006B43D3" w:rsidP="00AA7222">
            <w:pPr>
              <w:pStyle w:val="Tabletext"/>
              <w:jc w:val="right"/>
              <w:rPr>
                <w:del w:id="1182" w:author="Arfa Aijazi" w:date="2023-12-26T17:18:00Z"/>
                <w:moveFrom w:id="1183" w:author="Arfa Aijazi" w:date="2023-12-25T16:37:00Z"/>
                <w:rFonts w:cs="Calibri"/>
                <w:color w:val="000000"/>
              </w:rPr>
            </w:pPr>
            <w:moveFrom w:id="1184" w:author="Arfa Aijazi" w:date="2023-12-25T16:37:00Z">
              <w:del w:id="1185" w:author="Arfa Aijazi" w:date="2023-12-26T17:18:00Z">
                <w:r w:rsidRPr="00BD3E3A" w:rsidDel="005F13FD">
                  <w:rPr>
                    <w:rFonts w:cs="Calibri"/>
                    <w:color w:val="000000"/>
                  </w:rPr>
                  <w:delText>4.5</w:delText>
                </w:r>
              </w:del>
            </w:moveFrom>
          </w:p>
        </w:tc>
      </w:tr>
      <w:tr w:rsidR="006B43D3" w:rsidRPr="00E60AFB" w:rsidDel="005F13FD" w14:paraId="045DA9EE" w14:textId="09AF86DE" w:rsidTr="00AA7222">
        <w:trPr>
          <w:trHeight w:val="285"/>
          <w:del w:id="1186" w:author="Arfa Aijazi" w:date="2023-12-26T17:18:00Z"/>
        </w:trPr>
        <w:tc>
          <w:tcPr>
            <w:tcW w:w="0" w:type="auto"/>
            <w:tcBorders>
              <w:top w:val="nil"/>
              <w:left w:val="nil"/>
              <w:bottom w:val="nil"/>
              <w:right w:val="nil"/>
            </w:tcBorders>
            <w:shd w:val="clear" w:color="auto" w:fill="auto"/>
            <w:noWrap/>
            <w:vAlign w:val="bottom"/>
            <w:hideMark/>
          </w:tcPr>
          <w:p w14:paraId="7399786E" w14:textId="726AC9F1" w:rsidR="006B43D3" w:rsidRPr="00BD3E3A" w:rsidDel="005F13FD" w:rsidRDefault="006B43D3" w:rsidP="00AA7222">
            <w:pPr>
              <w:pStyle w:val="Tabletext"/>
              <w:rPr>
                <w:del w:id="1187" w:author="Arfa Aijazi" w:date="2023-12-26T17:18:00Z"/>
                <w:moveFrom w:id="1188" w:author="Arfa Aijazi" w:date="2023-12-25T16:37:00Z"/>
                <w:rFonts w:cs="Calibri"/>
                <w:color w:val="000000"/>
              </w:rPr>
            </w:pPr>
            <w:moveFrom w:id="1189" w:author="Arfa Aijazi" w:date="2023-12-25T16:37:00Z">
              <w:del w:id="1190" w:author="Arfa Aijazi" w:date="2023-12-26T17:18:00Z">
                <w:r w:rsidRPr="00BD3E3A" w:rsidDel="005F13FD">
                  <w:rPr>
                    <w:rFonts w:cs="Calibri"/>
                    <w:color w:val="000000"/>
                  </w:rPr>
                  <w:delText>L</w:delText>
                </w:r>
                <w:r w:rsidDel="005F13FD">
                  <w:rPr>
                    <w:rFonts w:cs="Calibri"/>
                    <w:color w:val="000000"/>
                  </w:rPr>
                  <w:delText>eft f</w:delText>
                </w:r>
                <w:r w:rsidRPr="00BD3E3A" w:rsidDel="005F13FD">
                  <w:rPr>
                    <w:rFonts w:cs="Calibri"/>
                    <w:color w:val="000000"/>
                  </w:rPr>
                  <w:delText>oot</w:delText>
                </w:r>
              </w:del>
            </w:moveFrom>
          </w:p>
        </w:tc>
        <w:tc>
          <w:tcPr>
            <w:tcW w:w="0" w:type="auto"/>
            <w:tcBorders>
              <w:top w:val="nil"/>
              <w:left w:val="nil"/>
              <w:bottom w:val="nil"/>
              <w:right w:val="nil"/>
            </w:tcBorders>
            <w:shd w:val="clear" w:color="auto" w:fill="auto"/>
            <w:noWrap/>
            <w:vAlign w:val="bottom"/>
            <w:hideMark/>
          </w:tcPr>
          <w:p w14:paraId="61AE1450" w14:textId="66C337EE" w:rsidR="006B43D3" w:rsidRPr="00BD3E3A" w:rsidDel="005F13FD" w:rsidRDefault="006B43D3" w:rsidP="00AA7222">
            <w:pPr>
              <w:pStyle w:val="Tabletext"/>
              <w:jc w:val="right"/>
              <w:rPr>
                <w:del w:id="1191" w:author="Arfa Aijazi" w:date="2023-12-26T17:18:00Z"/>
                <w:moveFrom w:id="1192" w:author="Arfa Aijazi" w:date="2023-12-25T16:37:00Z"/>
                <w:rFonts w:cs="Calibri"/>
                <w:color w:val="000000"/>
              </w:rPr>
            </w:pPr>
            <w:moveFrom w:id="1193" w:author="Arfa Aijazi" w:date="2023-12-25T16:37:00Z">
              <w:del w:id="1194" w:author="Arfa Aijazi" w:date="2023-12-26T17:18:00Z">
                <w:r w:rsidRPr="00BD3E3A" w:rsidDel="005F13FD">
                  <w:rPr>
                    <w:rFonts w:cs="Calibri"/>
                    <w:color w:val="000000"/>
                  </w:rPr>
                  <w:delText>8.5</w:delText>
                </w:r>
              </w:del>
            </w:moveFrom>
          </w:p>
        </w:tc>
        <w:tc>
          <w:tcPr>
            <w:tcW w:w="0" w:type="auto"/>
            <w:tcBorders>
              <w:top w:val="nil"/>
              <w:left w:val="nil"/>
              <w:bottom w:val="nil"/>
              <w:right w:val="nil"/>
            </w:tcBorders>
            <w:shd w:val="clear" w:color="auto" w:fill="auto"/>
            <w:noWrap/>
            <w:vAlign w:val="bottom"/>
            <w:hideMark/>
          </w:tcPr>
          <w:p w14:paraId="6E4E20BE" w14:textId="0BDA68FA" w:rsidR="006B43D3" w:rsidRPr="00BD3E3A" w:rsidDel="005F13FD" w:rsidRDefault="006B43D3" w:rsidP="00AA7222">
            <w:pPr>
              <w:pStyle w:val="Tabletext"/>
              <w:jc w:val="right"/>
              <w:rPr>
                <w:del w:id="1195" w:author="Arfa Aijazi" w:date="2023-12-26T17:18:00Z"/>
                <w:moveFrom w:id="1196" w:author="Arfa Aijazi" w:date="2023-12-25T16:37:00Z"/>
                <w:rFonts w:cs="Calibri"/>
                <w:color w:val="000000"/>
              </w:rPr>
            </w:pPr>
            <w:moveFrom w:id="1197" w:author="Arfa Aijazi" w:date="2023-12-25T16:37:00Z">
              <w:del w:id="1198" w:author="Arfa Aijazi" w:date="2023-12-26T17:18:00Z">
                <w:r w:rsidRPr="00BD3E3A" w:rsidDel="005F13FD">
                  <w:rPr>
                    <w:rFonts w:cs="Calibri"/>
                    <w:color w:val="000000"/>
                  </w:rPr>
                  <w:delText>8.3</w:delText>
                </w:r>
              </w:del>
            </w:moveFrom>
          </w:p>
        </w:tc>
        <w:tc>
          <w:tcPr>
            <w:tcW w:w="0" w:type="auto"/>
            <w:tcBorders>
              <w:top w:val="nil"/>
              <w:left w:val="nil"/>
              <w:bottom w:val="nil"/>
              <w:right w:val="nil"/>
            </w:tcBorders>
            <w:shd w:val="clear" w:color="auto" w:fill="auto"/>
            <w:noWrap/>
            <w:vAlign w:val="bottom"/>
            <w:hideMark/>
          </w:tcPr>
          <w:p w14:paraId="464B1781" w14:textId="1629E441" w:rsidR="006B43D3" w:rsidRPr="00BD3E3A" w:rsidDel="005F13FD" w:rsidRDefault="006B43D3" w:rsidP="00AA7222">
            <w:pPr>
              <w:pStyle w:val="Tabletext"/>
              <w:jc w:val="right"/>
              <w:rPr>
                <w:del w:id="1199" w:author="Arfa Aijazi" w:date="2023-12-26T17:18:00Z"/>
                <w:moveFrom w:id="1200" w:author="Arfa Aijazi" w:date="2023-12-25T16:37:00Z"/>
                <w:rFonts w:cs="Calibri"/>
                <w:color w:val="000000"/>
              </w:rPr>
            </w:pPr>
            <w:moveFrom w:id="1201" w:author="Arfa Aijazi" w:date="2023-12-25T16:37:00Z">
              <w:del w:id="1202" w:author="Arfa Aijazi" w:date="2023-12-26T17:18:00Z">
                <w:r w:rsidRPr="00BD3E3A" w:rsidDel="005F13FD">
                  <w:rPr>
                    <w:rFonts w:cs="Calibri"/>
                    <w:color w:val="000000"/>
                  </w:rPr>
                  <w:delText>7.0</w:delText>
                </w:r>
              </w:del>
            </w:moveFrom>
          </w:p>
        </w:tc>
        <w:tc>
          <w:tcPr>
            <w:tcW w:w="0" w:type="auto"/>
            <w:tcBorders>
              <w:top w:val="nil"/>
              <w:left w:val="nil"/>
              <w:bottom w:val="nil"/>
              <w:right w:val="nil"/>
            </w:tcBorders>
            <w:shd w:val="clear" w:color="auto" w:fill="auto"/>
            <w:noWrap/>
            <w:vAlign w:val="bottom"/>
            <w:hideMark/>
          </w:tcPr>
          <w:p w14:paraId="49D17AB7" w14:textId="3A4BD177" w:rsidR="006B43D3" w:rsidRPr="00BD3E3A" w:rsidDel="005F13FD" w:rsidRDefault="006B43D3" w:rsidP="00AA7222">
            <w:pPr>
              <w:pStyle w:val="Tabletext"/>
              <w:jc w:val="right"/>
              <w:rPr>
                <w:del w:id="1203" w:author="Arfa Aijazi" w:date="2023-12-26T17:18:00Z"/>
                <w:moveFrom w:id="1204" w:author="Arfa Aijazi" w:date="2023-12-25T16:37:00Z"/>
                <w:rFonts w:cs="Calibri"/>
                <w:color w:val="000000"/>
              </w:rPr>
            </w:pPr>
            <w:moveFrom w:id="1205" w:author="Arfa Aijazi" w:date="2023-12-25T16:37:00Z">
              <w:del w:id="1206" w:author="Arfa Aijazi" w:date="2023-12-26T17:18:00Z">
                <w:r w:rsidRPr="00BD3E3A" w:rsidDel="005F13FD">
                  <w:rPr>
                    <w:rFonts w:cs="Calibri"/>
                    <w:color w:val="000000"/>
                  </w:rPr>
                  <w:delText>7.9</w:delText>
                </w:r>
              </w:del>
            </w:moveFrom>
          </w:p>
        </w:tc>
      </w:tr>
      <w:tr w:rsidR="006B43D3" w:rsidRPr="00E60AFB" w:rsidDel="005F13FD" w14:paraId="1B65AC4B" w14:textId="34B76469" w:rsidTr="00AA7222">
        <w:trPr>
          <w:trHeight w:val="285"/>
          <w:del w:id="1207" w:author="Arfa Aijazi" w:date="2023-12-26T17:18:00Z"/>
        </w:trPr>
        <w:tc>
          <w:tcPr>
            <w:tcW w:w="0" w:type="auto"/>
            <w:tcBorders>
              <w:top w:val="nil"/>
              <w:left w:val="nil"/>
              <w:bottom w:val="nil"/>
              <w:right w:val="nil"/>
            </w:tcBorders>
            <w:shd w:val="clear" w:color="auto" w:fill="auto"/>
            <w:noWrap/>
            <w:vAlign w:val="bottom"/>
            <w:hideMark/>
          </w:tcPr>
          <w:p w14:paraId="184CD512" w14:textId="17EFE20C" w:rsidR="006B43D3" w:rsidRPr="00BD3E3A" w:rsidDel="005F13FD" w:rsidRDefault="006B43D3" w:rsidP="00AA7222">
            <w:pPr>
              <w:pStyle w:val="Tabletext"/>
              <w:rPr>
                <w:del w:id="1208" w:author="Arfa Aijazi" w:date="2023-12-26T17:18:00Z"/>
                <w:moveFrom w:id="1209" w:author="Arfa Aijazi" w:date="2023-12-25T16:37:00Z"/>
                <w:rFonts w:cs="Calibri"/>
                <w:color w:val="000000"/>
              </w:rPr>
            </w:pPr>
            <w:moveFrom w:id="1210" w:author="Arfa Aijazi" w:date="2023-12-25T16:37:00Z">
              <w:del w:id="1211" w:author="Arfa Aijazi" w:date="2023-12-26T17:18:00Z">
                <w:r w:rsidRPr="00BD3E3A" w:rsidDel="005F13FD">
                  <w:rPr>
                    <w:rFonts w:cs="Calibri"/>
                    <w:color w:val="000000"/>
                  </w:rPr>
                  <w:delText>L</w:delText>
                </w:r>
                <w:r w:rsidDel="005F13FD">
                  <w:rPr>
                    <w:rFonts w:cs="Calibri"/>
                    <w:color w:val="000000"/>
                  </w:rPr>
                  <w:delText>eft f</w:delText>
                </w:r>
                <w:r w:rsidRPr="00BD3E3A" w:rsidDel="005F13FD">
                  <w:rPr>
                    <w:rFonts w:cs="Calibri"/>
                    <w:color w:val="000000"/>
                  </w:rPr>
                  <w:delText>orearm</w:delText>
                </w:r>
              </w:del>
            </w:moveFrom>
          </w:p>
        </w:tc>
        <w:tc>
          <w:tcPr>
            <w:tcW w:w="0" w:type="auto"/>
            <w:tcBorders>
              <w:top w:val="nil"/>
              <w:left w:val="nil"/>
              <w:bottom w:val="nil"/>
              <w:right w:val="nil"/>
            </w:tcBorders>
            <w:shd w:val="clear" w:color="auto" w:fill="auto"/>
            <w:noWrap/>
            <w:vAlign w:val="bottom"/>
            <w:hideMark/>
          </w:tcPr>
          <w:p w14:paraId="5696E390" w14:textId="1877E42F" w:rsidR="006B43D3" w:rsidRPr="00BD3E3A" w:rsidDel="005F13FD" w:rsidRDefault="006B43D3" w:rsidP="00AA7222">
            <w:pPr>
              <w:pStyle w:val="Tabletext"/>
              <w:jc w:val="right"/>
              <w:rPr>
                <w:del w:id="1212" w:author="Arfa Aijazi" w:date="2023-12-26T17:18:00Z"/>
                <w:moveFrom w:id="1213" w:author="Arfa Aijazi" w:date="2023-12-25T16:37:00Z"/>
                <w:rFonts w:cs="Calibri"/>
                <w:color w:val="000000"/>
              </w:rPr>
            </w:pPr>
            <w:moveFrom w:id="1214" w:author="Arfa Aijazi" w:date="2023-12-25T16:37:00Z">
              <w:del w:id="1215" w:author="Arfa Aijazi" w:date="2023-12-26T17:18:00Z">
                <w:r w:rsidRPr="00BD3E3A" w:rsidDel="005F13FD">
                  <w:rPr>
                    <w:rFonts w:cs="Calibri"/>
                    <w:color w:val="000000"/>
                  </w:rPr>
                  <w:delText>8.5</w:delText>
                </w:r>
              </w:del>
            </w:moveFrom>
          </w:p>
        </w:tc>
        <w:tc>
          <w:tcPr>
            <w:tcW w:w="0" w:type="auto"/>
            <w:tcBorders>
              <w:top w:val="nil"/>
              <w:left w:val="nil"/>
              <w:bottom w:val="nil"/>
              <w:right w:val="nil"/>
            </w:tcBorders>
            <w:shd w:val="clear" w:color="auto" w:fill="auto"/>
            <w:noWrap/>
            <w:vAlign w:val="bottom"/>
            <w:hideMark/>
          </w:tcPr>
          <w:p w14:paraId="75A4E4D9" w14:textId="395BEA54" w:rsidR="006B43D3" w:rsidRPr="00BD3E3A" w:rsidDel="005F13FD" w:rsidRDefault="006B43D3" w:rsidP="00AA7222">
            <w:pPr>
              <w:pStyle w:val="Tabletext"/>
              <w:jc w:val="right"/>
              <w:rPr>
                <w:del w:id="1216" w:author="Arfa Aijazi" w:date="2023-12-26T17:18:00Z"/>
                <w:moveFrom w:id="1217" w:author="Arfa Aijazi" w:date="2023-12-25T16:37:00Z"/>
                <w:rFonts w:cs="Calibri"/>
                <w:color w:val="000000"/>
              </w:rPr>
            </w:pPr>
            <w:moveFrom w:id="1218" w:author="Arfa Aijazi" w:date="2023-12-25T16:37:00Z">
              <w:del w:id="1219" w:author="Arfa Aijazi" w:date="2023-12-26T17:18:00Z">
                <w:r w:rsidRPr="00BD3E3A" w:rsidDel="005F13FD">
                  <w:rPr>
                    <w:rFonts w:cs="Calibri"/>
                    <w:color w:val="000000"/>
                  </w:rPr>
                  <w:delText>8.7</w:delText>
                </w:r>
              </w:del>
            </w:moveFrom>
          </w:p>
        </w:tc>
        <w:tc>
          <w:tcPr>
            <w:tcW w:w="0" w:type="auto"/>
            <w:tcBorders>
              <w:top w:val="nil"/>
              <w:left w:val="nil"/>
              <w:bottom w:val="nil"/>
              <w:right w:val="nil"/>
            </w:tcBorders>
            <w:shd w:val="clear" w:color="auto" w:fill="auto"/>
            <w:noWrap/>
            <w:vAlign w:val="bottom"/>
            <w:hideMark/>
          </w:tcPr>
          <w:p w14:paraId="51EC5B5B" w14:textId="34D0BFA3" w:rsidR="006B43D3" w:rsidRPr="00BD3E3A" w:rsidDel="005F13FD" w:rsidRDefault="006B43D3" w:rsidP="00AA7222">
            <w:pPr>
              <w:pStyle w:val="Tabletext"/>
              <w:jc w:val="right"/>
              <w:rPr>
                <w:del w:id="1220" w:author="Arfa Aijazi" w:date="2023-12-26T17:18:00Z"/>
                <w:moveFrom w:id="1221" w:author="Arfa Aijazi" w:date="2023-12-25T16:37:00Z"/>
                <w:rFonts w:cs="Calibri"/>
                <w:color w:val="000000"/>
              </w:rPr>
            </w:pPr>
            <w:moveFrom w:id="1222" w:author="Arfa Aijazi" w:date="2023-12-25T16:37:00Z">
              <w:del w:id="1223"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73799C14" w14:textId="148E5DF6" w:rsidR="006B43D3" w:rsidRPr="00BD3E3A" w:rsidDel="005F13FD" w:rsidRDefault="006B43D3" w:rsidP="00AA7222">
            <w:pPr>
              <w:pStyle w:val="Tabletext"/>
              <w:jc w:val="right"/>
              <w:rPr>
                <w:del w:id="1224" w:author="Arfa Aijazi" w:date="2023-12-26T17:18:00Z"/>
                <w:moveFrom w:id="1225" w:author="Arfa Aijazi" w:date="2023-12-25T16:37:00Z"/>
                <w:rFonts w:cs="Calibri"/>
                <w:color w:val="000000"/>
              </w:rPr>
            </w:pPr>
            <w:moveFrom w:id="1226" w:author="Arfa Aijazi" w:date="2023-12-25T16:37:00Z">
              <w:del w:id="1227" w:author="Arfa Aijazi" w:date="2023-12-26T17:18:00Z">
                <w:r w:rsidRPr="00BD3E3A" w:rsidDel="005F13FD">
                  <w:rPr>
                    <w:rFonts w:cs="Calibri"/>
                    <w:color w:val="000000"/>
                  </w:rPr>
                  <w:delText>8.1</w:delText>
                </w:r>
              </w:del>
            </w:moveFrom>
          </w:p>
        </w:tc>
      </w:tr>
      <w:tr w:rsidR="006B43D3" w:rsidRPr="00E60AFB" w:rsidDel="005F13FD" w14:paraId="7261785D" w14:textId="3ADD6F0E" w:rsidTr="00AA7222">
        <w:trPr>
          <w:trHeight w:val="285"/>
          <w:del w:id="1228" w:author="Arfa Aijazi" w:date="2023-12-26T17:18:00Z"/>
        </w:trPr>
        <w:tc>
          <w:tcPr>
            <w:tcW w:w="0" w:type="auto"/>
            <w:tcBorders>
              <w:top w:val="nil"/>
              <w:left w:val="nil"/>
              <w:bottom w:val="nil"/>
              <w:right w:val="nil"/>
            </w:tcBorders>
            <w:shd w:val="clear" w:color="auto" w:fill="auto"/>
            <w:noWrap/>
            <w:vAlign w:val="bottom"/>
            <w:hideMark/>
          </w:tcPr>
          <w:p w14:paraId="268F8AFF" w14:textId="7CC12F11" w:rsidR="006B43D3" w:rsidRPr="00BD3E3A" w:rsidDel="005F13FD" w:rsidRDefault="006B43D3" w:rsidP="00AA7222">
            <w:pPr>
              <w:pStyle w:val="Tabletext"/>
              <w:rPr>
                <w:del w:id="1229" w:author="Arfa Aijazi" w:date="2023-12-26T17:18:00Z"/>
                <w:moveFrom w:id="1230" w:author="Arfa Aijazi" w:date="2023-12-25T16:37:00Z"/>
                <w:rFonts w:cs="Calibri"/>
                <w:color w:val="000000"/>
              </w:rPr>
            </w:pPr>
            <w:moveFrom w:id="1231" w:author="Arfa Aijazi" w:date="2023-12-25T16:37:00Z">
              <w:del w:id="1232" w:author="Arfa Aijazi" w:date="2023-12-26T17:18:00Z">
                <w:r w:rsidRPr="00BD3E3A" w:rsidDel="005F13FD">
                  <w:rPr>
                    <w:rFonts w:cs="Calibri"/>
                    <w:color w:val="000000"/>
                  </w:rPr>
                  <w:delText>L</w:delText>
                </w:r>
                <w:r w:rsidDel="005F13FD">
                  <w:rPr>
                    <w:rFonts w:cs="Calibri"/>
                    <w:color w:val="000000"/>
                  </w:rPr>
                  <w:delText>eft h</w:delText>
                </w:r>
                <w:r w:rsidRPr="00BD3E3A" w:rsidDel="005F13FD">
                  <w:rPr>
                    <w:rFonts w:cs="Calibri"/>
                    <w:color w:val="000000"/>
                  </w:rPr>
                  <w:delText>and</w:delText>
                </w:r>
              </w:del>
            </w:moveFrom>
          </w:p>
        </w:tc>
        <w:tc>
          <w:tcPr>
            <w:tcW w:w="0" w:type="auto"/>
            <w:tcBorders>
              <w:top w:val="nil"/>
              <w:left w:val="nil"/>
              <w:bottom w:val="nil"/>
              <w:right w:val="nil"/>
            </w:tcBorders>
            <w:shd w:val="clear" w:color="auto" w:fill="auto"/>
            <w:noWrap/>
            <w:vAlign w:val="bottom"/>
            <w:hideMark/>
          </w:tcPr>
          <w:p w14:paraId="6BD412A1" w14:textId="62602431" w:rsidR="006B43D3" w:rsidRPr="00BD3E3A" w:rsidDel="005F13FD" w:rsidRDefault="006B43D3" w:rsidP="00AA7222">
            <w:pPr>
              <w:pStyle w:val="Tabletext"/>
              <w:jc w:val="right"/>
              <w:rPr>
                <w:del w:id="1233" w:author="Arfa Aijazi" w:date="2023-12-26T17:18:00Z"/>
                <w:moveFrom w:id="1234" w:author="Arfa Aijazi" w:date="2023-12-25T16:37:00Z"/>
                <w:rFonts w:cs="Calibri"/>
                <w:color w:val="000000"/>
              </w:rPr>
            </w:pPr>
            <w:moveFrom w:id="1235" w:author="Arfa Aijazi" w:date="2023-12-25T16:37:00Z">
              <w:del w:id="1236" w:author="Arfa Aijazi" w:date="2023-12-26T17:18:00Z">
                <w:r w:rsidRPr="00BD3E3A" w:rsidDel="005F13FD">
                  <w:rPr>
                    <w:rFonts w:cs="Calibri"/>
                    <w:color w:val="000000"/>
                  </w:rPr>
                  <w:delText>8.9</w:delText>
                </w:r>
              </w:del>
            </w:moveFrom>
          </w:p>
        </w:tc>
        <w:tc>
          <w:tcPr>
            <w:tcW w:w="0" w:type="auto"/>
            <w:tcBorders>
              <w:top w:val="nil"/>
              <w:left w:val="nil"/>
              <w:bottom w:val="nil"/>
              <w:right w:val="nil"/>
            </w:tcBorders>
            <w:shd w:val="clear" w:color="auto" w:fill="auto"/>
            <w:noWrap/>
            <w:vAlign w:val="bottom"/>
            <w:hideMark/>
          </w:tcPr>
          <w:p w14:paraId="41DB9AF5" w14:textId="06B180A8" w:rsidR="006B43D3" w:rsidRPr="00BD3E3A" w:rsidDel="005F13FD" w:rsidRDefault="006B43D3" w:rsidP="00AA7222">
            <w:pPr>
              <w:pStyle w:val="Tabletext"/>
              <w:jc w:val="right"/>
              <w:rPr>
                <w:del w:id="1237" w:author="Arfa Aijazi" w:date="2023-12-26T17:18:00Z"/>
                <w:moveFrom w:id="1238" w:author="Arfa Aijazi" w:date="2023-12-25T16:37:00Z"/>
                <w:rFonts w:cs="Calibri"/>
                <w:color w:val="000000"/>
              </w:rPr>
            </w:pPr>
            <w:moveFrom w:id="1239" w:author="Arfa Aijazi" w:date="2023-12-25T16:37:00Z">
              <w:del w:id="1240" w:author="Arfa Aijazi" w:date="2023-12-26T17:18:00Z">
                <w:r w:rsidRPr="00BD3E3A" w:rsidDel="005F13FD">
                  <w:rPr>
                    <w:rFonts w:cs="Calibri"/>
                    <w:color w:val="000000"/>
                  </w:rPr>
                  <w:delText>9.0</w:delText>
                </w:r>
              </w:del>
            </w:moveFrom>
          </w:p>
        </w:tc>
        <w:tc>
          <w:tcPr>
            <w:tcW w:w="0" w:type="auto"/>
            <w:tcBorders>
              <w:top w:val="nil"/>
              <w:left w:val="nil"/>
              <w:bottom w:val="nil"/>
              <w:right w:val="nil"/>
            </w:tcBorders>
            <w:shd w:val="clear" w:color="auto" w:fill="auto"/>
            <w:noWrap/>
            <w:vAlign w:val="bottom"/>
            <w:hideMark/>
          </w:tcPr>
          <w:p w14:paraId="20D47535" w14:textId="644809AA" w:rsidR="006B43D3" w:rsidRPr="00BD3E3A" w:rsidDel="005F13FD" w:rsidRDefault="006B43D3" w:rsidP="00AA7222">
            <w:pPr>
              <w:pStyle w:val="Tabletext"/>
              <w:jc w:val="right"/>
              <w:rPr>
                <w:del w:id="1241" w:author="Arfa Aijazi" w:date="2023-12-26T17:18:00Z"/>
                <w:moveFrom w:id="1242" w:author="Arfa Aijazi" w:date="2023-12-25T16:37:00Z"/>
                <w:rFonts w:cs="Calibri"/>
                <w:color w:val="000000"/>
              </w:rPr>
            </w:pPr>
            <w:moveFrom w:id="1243" w:author="Arfa Aijazi" w:date="2023-12-25T16:37:00Z">
              <w:del w:id="1244" w:author="Arfa Aijazi" w:date="2023-12-26T17:18:00Z">
                <w:r w:rsidRPr="00BD3E3A" w:rsidDel="005F13FD">
                  <w:rPr>
                    <w:rFonts w:cs="Calibri"/>
                    <w:color w:val="000000"/>
                  </w:rPr>
                  <w:delText>8.3</w:delText>
                </w:r>
              </w:del>
            </w:moveFrom>
          </w:p>
        </w:tc>
        <w:tc>
          <w:tcPr>
            <w:tcW w:w="0" w:type="auto"/>
            <w:tcBorders>
              <w:top w:val="nil"/>
              <w:left w:val="nil"/>
              <w:bottom w:val="nil"/>
              <w:right w:val="nil"/>
            </w:tcBorders>
            <w:shd w:val="clear" w:color="auto" w:fill="auto"/>
            <w:noWrap/>
            <w:vAlign w:val="bottom"/>
            <w:hideMark/>
          </w:tcPr>
          <w:p w14:paraId="11A141AE" w14:textId="4C538335" w:rsidR="006B43D3" w:rsidRPr="00BD3E3A" w:rsidDel="005F13FD" w:rsidRDefault="006B43D3" w:rsidP="00AA7222">
            <w:pPr>
              <w:pStyle w:val="Tabletext"/>
              <w:jc w:val="right"/>
              <w:rPr>
                <w:del w:id="1245" w:author="Arfa Aijazi" w:date="2023-12-26T17:18:00Z"/>
                <w:moveFrom w:id="1246" w:author="Arfa Aijazi" w:date="2023-12-25T16:37:00Z"/>
                <w:rFonts w:cs="Calibri"/>
                <w:color w:val="000000"/>
              </w:rPr>
            </w:pPr>
            <w:moveFrom w:id="1247" w:author="Arfa Aijazi" w:date="2023-12-25T16:37:00Z">
              <w:del w:id="1248" w:author="Arfa Aijazi" w:date="2023-12-26T17:18:00Z">
                <w:r w:rsidRPr="00BD3E3A" w:rsidDel="005F13FD">
                  <w:rPr>
                    <w:rFonts w:cs="Calibri"/>
                    <w:color w:val="000000"/>
                  </w:rPr>
                  <w:delText>8.4</w:delText>
                </w:r>
              </w:del>
            </w:moveFrom>
          </w:p>
        </w:tc>
      </w:tr>
      <w:tr w:rsidR="006B43D3" w:rsidRPr="00E60AFB" w:rsidDel="005F13FD" w14:paraId="42659DCD" w14:textId="6DA7C2C6" w:rsidTr="00AA7222">
        <w:trPr>
          <w:trHeight w:val="285"/>
          <w:del w:id="1249" w:author="Arfa Aijazi" w:date="2023-12-26T17:18:00Z"/>
        </w:trPr>
        <w:tc>
          <w:tcPr>
            <w:tcW w:w="0" w:type="auto"/>
            <w:tcBorders>
              <w:top w:val="nil"/>
              <w:left w:val="nil"/>
              <w:bottom w:val="nil"/>
              <w:right w:val="nil"/>
            </w:tcBorders>
            <w:shd w:val="clear" w:color="auto" w:fill="auto"/>
            <w:noWrap/>
            <w:vAlign w:val="bottom"/>
            <w:hideMark/>
          </w:tcPr>
          <w:p w14:paraId="205384EB" w14:textId="0EA2F750" w:rsidR="006B43D3" w:rsidRPr="00BD3E3A" w:rsidDel="005F13FD" w:rsidRDefault="006B43D3" w:rsidP="00AA7222">
            <w:pPr>
              <w:pStyle w:val="Tabletext"/>
              <w:rPr>
                <w:del w:id="1250" w:author="Arfa Aijazi" w:date="2023-12-26T17:18:00Z"/>
                <w:moveFrom w:id="1251" w:author="Arfa Aijazi" w:date="2023-12-25T16:37:00Z"/>
                <w:rFonts w:cs="Calibri"/>
                <w:color w:val="000000"/>
              </w:rPr>
            </w:pPr>
            <w:moveFrom w:id="1252" w:author="Arfa Aijazi" w:date="2023-12-25T16:37:00Z">
              <w:del w:id="1253" w:author="Arfa Aijazi" w:date="2023-12-26T17:18:00Z">
                <w:r w:rsidRPr="00BD3E3A" w:rsidDel="005F13FD">
                  <w:rPr>
                    <w:rFonts w:cs="Calibri"/>
                    <w:color w:val="000000"/>
                  </w:rPr>
                  <w:delText>L</w:delText>
                </w:r>
                <w:r w:rsidDel="005F13FD">
                  <w:rPr>
                    <w:rFonts w:cs="Calibri"/>
                    <w:color w:val="000000"/>
                  </w:rPr>
                  <w:delText>eft l</w:delText>
                </w:r>
                <w:r w:rsidRPr="00BD3E3A" w:rsidDel="005F13FD">
                  <w:rPr>
                    <w:rFonts w:cs="Calibri"/>
                    <w:color w:val="000000"/>
                  </w:rPr>
                  <w:delText>ow</w:delText>
                </w:r>
                <w:r w:rsidDel="005F13FD">
                  <w:rPr>
                    <w:rFonts w:cs="Calibri"/>
                    <w:color w:val="000000"/>
                  </w:rPr>
                  <w:delText>er le</w:delText>
                </w:r>
                <w:r w:rsidRPr="00BD3E3A" w:rsidDel="005F13FD">
                  <w:rPr>
                    <w:rFonts w:cs="Calibri"/>
                    <w:color w:val="000000"/>
                  </w:rPr>
                  <w:delText>g</w:delText>
                </w:r>
              </w:del>
            </w:moveFrom>
          </w:p>
        </w:tc>
        <w:tc>
          <w:tcPr>
            <w:tcW w:w="0" w:type="auto"/>
            <w:tcBorders>
              <w:top w:val="nil"/>
              <w:left w:val="nil"/>
              <w:bottom w:val="nil"/>
              <w:right w:val="nil"/>
            </w:tcBorders>
            <w:shd w:val="clear" w:color="auto" w:fill="auto"/>
            <w:noWrap/>
            <w:vAlign w:val="bottom"/>
            <w:hideMark/>
          </w:tcPr>
          <w:p w14:paraId="3F1EEC09" w14:textId="3729008B" w:rsidR="006B43D3" w:rsidRPr="00BD3E3A" w:rsidDel="005F13FD" w:rsidRDefault="006B43D3" w:rsidP="00AA7222">
            <w:pPr>
              <w:pStyle w:val="Tabletext"/>
              <w:jc w:val="right"/>
              <w:rPr>
                <w:del w:id="1254" w:author="Arfa Aijazi" w:date="2023-12-26T17:18:00Z"/>
                <w:moveFrom w:id="1255" w:author="Arfa Aijazi" w:date="2023-12-25T16:37:00Z"/>
                <w:rFonts w:cs="Calibri"/>
                <w:color w:val="000000"/>
              </w:rPr>
            </w:pPr>
            <w:moveFrom w:id="1256" w:author="Arfa Aijazi" w:date="2023-12-25T16:37:00Z">
              <w:del w:id="1257" w:author="Arfa Aijazi" w:date="2023-12-26T17:18:00Z">
                <w:r w:rsidRPr="00BD3E3A" w:rsidDel="005F13FD">
                  <w:rPr>
                    <w:rFonts w:cs="Calibri"/>
                    <w:color w:val="000000"/>
                  </w:rPr>
                  <w:delText>8.5</w:delText>
                </w:r>
              </w:del>
            </w:moveFrom>
          </w:p>
        </w:tc>
        <w:tc>
          <w:tcPr>
            <w:tcW w:w="0" w:type="auto"/>
            <w:tcBorders>
              <w:top w:val="nil"/>
              <w:left w:val="nil"/>
              <w:bottom w:val="nil"/>
              <w:right w:val="nil"/>
            </w:tcBorders>
            <w:shd w:val="clear" w:color="auto" w:fill="auto"/>
            <w:noWrap/>
            <w:vAlign w:val="bottom"/>
            <w:hideMark/>
          </w:tcPr>
          <w:p w14:paraId="2051E5BF" w14:textId="098074BF" w:rsidR="006B43D3" w:rsidRPr="00BD3E3A" w:rsidDel="005F13FD" w:rsidRDefault="006B43D3" w:rsidP="00AA7222">
            <w:pPr>
              <w:pStyle w:val="Tabletext"/>
              <w:jc w:val="right"/>
              <w:rPr>
                <w:del w:id="1258" w:author="Arfa Aijazi" w:date="2023-12-26T17:18:00Z"/>
                <w:moveFrom w:id="1259" w:author="Arfa Aijazi" w:date="2023-12-25T16:37:00Z"/>
                <w:rFonts w:cs="Calibri"/>
                <w:color w:val="000000"/>
              </w:rPr>
            </w:pPr>
            <w:moveFrom w:id="1260" w:author="Arfa Aijazi" w:date="2023-12-25T16:37:00Z">
              <w:del w:id="1261" w:author="Arfa Aijazi" w:date="2023-12-26T17:18:00Z">
                <w:r w:rsidRPr="00BD3E3A" w:rsidDel="005F13FD">
                  <w:rPr>
                    <w:rFonts w:cs="Calibri"/>
                    <w:color w:val="000000"/>
                  </w:rPr>
                  <w:delText>8.2</w:delText>
                </w:r>
              </w:del>
            </w:moveFrom>
          </w:p>
        </w:tc>
        <w:tc>
          <w:tcPr>
            <w:tcW w:w="0" w:type="auto"/>
            <w:tcBorders>
              <w:top w:val="nil"/>
              <w:left w:val="nil"/>
              <w:bottom w:val="nil"/>
              <w:right w:val="nil"/>
            </w:tcBorders>
            <w:shd w:val="clear" w:color="auto" w:fill="auto"/>
            <w:noWrap/>
            <w:vAlign w:val="bottom"/>
            <w:hideMark/>
          </w:tcPr>
          <w:p w14:paraId="00E78703" w14:textId="73BC03DE" w:rsidR="006B43D3" w:rsidRPr="00BD3E3A" w:rsidDel="005F13FD" w:rsidRDefault="006B43D3" w:rsidP="00AA7222">
            <w:pPr>
              <w:pStyle w:val="Tabletext"/>
              <w:jc w:val="right"/>
              <w:rPr>
                <w:del w:id="1262" w:author="Arfa Aijazi" w:date="2023-12-26T17:18:00Z"/>
                <w:moveFrom w:id="1263" w:author="Arfa Aijazi" w:date="2023-12-25T16:37:00Z"/>
                <w:rFonts w:cs="Calibri"/>
                <w:color w:val="000000"/>
              </w:rPr>
            </w:pPr>
            <w:moveFrom w:id="1264" w:author="Arfa Aijazi" w:date="2023-12-25T16:37:00Z">
              <w:del w:id="1265"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4D334186" w14:textId="40AAA5CF" w:rsidR="006B43D3" w:rsidRPr="00BD3E3A" w:rsidDel="005F13FD" w:rsidRDefault="006B43D3" w:rsidP="00AA7222">
            <w:pPr>
              <w:pStyle w:val="Tabletext"/>
              <w:jc w:val="right"/>
              <w:rPr>
                <w:del w:id="1266" w:author="Arfa Aijazi" w:date="2023-12-26T17:18:00Z"/>
                <w:moveFrom w:id="1267" w:author="Arfa Aijazi" w:date="2023-12-25T16:37:00Z"/>
                <w:rFonts w:cs="Calibri"/>
                <w:color w:val="000000"/>
              </w:rPr>
            </w:pPr>
            <w:moveFrom w:id="1268" w:author="Arfa Aijazi" w:date="2023-12-25T16:37:00Z">
              <w:del w:id="1269" w:author="Arfa Aijazi" w:date="2023-12-26T17:18:00Z">
                <w:r w:rsidRPr="00BD3E3A" w:rsidDel="005F13FD">
                  <w:rPr>
                    <w:rFonts w:cs="Calibri"/>
                    <w:color w:val="000000"/>
                  </w:rPr>
                  <w:delText>8.1</w:delText>
                </w:r>
              </w:del>
            </w:moveFrom>
          </w:p>
        </w:tc>
      </w:tr>
      <w:tr w:rsidR="006B43D3" w:rsidRPr="00E60AFB" w:rsidDel="005F13FD" w14:paraId="3617DA9C" w14:textId="53834921" w:rsidTr="00AA7222">
        <w:trPr>
          <w:trHeight w:val="285"/>
          <w:del w:id="1270" w:author="Arfa Aijazi" w:date="2023-12-26T17:18:00Z"/>
        </w:trPr>
        <w:tc>
          <w:tcPr>
            <w:tcW w:w="0" w:type="auto"/>
            <w:tcBorders>
              <w:top w:val="nil"/>
              <w:left w:val="nil"/>
              <w:bottom w:val="nil"/>
              <w:right w:val="nil"/>
            </w:tcBorders>
            <w:shd w:val="clear" w:color="auto" w:fill="auto"/>
            <w:noWrap/>
            <w:vAlign w:val="bottom"/>
            <w:hideMark/>
          </w:tcPr>
          <w:p w14:paraId="4F63AAE5" w14:textId="7A5AAE70" w:rsidR="006B43D3" w:rsidRPr="00BD3E3A" w:rsidDel="005F13FD" w:rsidRDefault="006B43D3" w:rsidP="00AA7222">
            <w:pPr>
              <w:pStyle w:val="Tabletext"/>
              <w:rPr>
                <w:del w:id="1271" w:author="Arfa Aijazi" w:date="2023-12-26T17:18:00Z"/>
                <w:moveFrom w:id="1272" w:author="Arfa Aijazi" w:date="2023-12-25T16:37:00Z"/>
                <w:rFonts w:cs="Calibri"/>
                <w:color w:val="000000"/>
              </w:rPr>
            </w:pPr>
            <w:moveFrom w:id="1273" w:author="Arfa Aijazi" w:date="2023-12-25T16:37:00Z">
              <w:del w:id="1274" w:author="Arfa Aijazi" w:date="2023-12-26T17:18:00Z">
                <w:r w:rsidRPr="00BD3E3A" w:rsidDel="005F13FD">
                  <w:rPr>
                    <w:rFonts w:cs="Calibri"/>
                    <w:color w:val="000000"/>
                  </w:rPr>
                  <w:delText>L</w:delText>
                </w:r>
                <w:r w:rsidDel="005F13FD">
                  <w:rPr>
                    <w:rFonts w:cs="Calibri"/>
                    <w:color w:val="000000"/>
                  </w:rPr>
                  <w:delText>eft t</w:delText>
                </w:r>
                <w:r w:rsidRPr="00BD3E3A" w:rsidDel="005F13FD">
                  <w:rPr>
                    <w:rFonts w:cs="Calibri"/>
                    <w:color w:val="000000"/>
                  </w:rPr>
                  <w:delText>high</w:delText>
                </w:r>
              </w:del>
            </w:moveFrom>
          </w:p>
        </w:tc>
        <w:tc>
          <w:tcPr>
            <w:tcW w:w="0" w:type="auto"/>
            <w:tcBorders>
              <w:top w:val="nil"/>
              <w:left w:val="nil"/>
              <w:bottom w:val="nil"/>
              <w:right w:val="nil"/>
            </w:tcBorders>
            <w:shd w:val="clear" w:color="auto" w:fill="auto"/>
            <w:noWrap/>
            <w:vAlign w:val="bottom"/>
            <w:hideMark/>
          </w:tcPr>
          <w:p w14:paraId="3DA002D6" w14:textId="34B87541" w:rsidR="006B43D3" w:rsidRPr="00BD3E3A" w:rsidDel="005F13FD" w:rsidRDefault="006B43D3" w:rsidP="00AA7222">
            <w:pPr>
              <w:pStyle w:val="Tabletext"/>
              <w:jc w:val="right"/>
              <w:rPr>
                <w:del w:id="1275" w:author="Arfa Aijazi" w:date="2023-12-26T17:18:00Z"/>
                <w:moveFrom w:id="1276" w:author="Arfa Aijazi" w:date="2023-12-25T16:37:00Z"/>
                <w:rFonts w:cs="Calibri"/>
                <w:color w:val="000000"/>
              </w:rPr>
            </w:pPr>
            <w:moveFrom w:id="1277" w:author="Arfa Aijazi" w:date="2023-12-25T16:37:00Z">
              <w:del w:id="1278" w:author="Arfa Aijazi" w:date="2023-12-26T17:18:00Z">
                <w:r w:rsidRPr="00BD3E3A" w:rsidDel="005F13FD">
                  <w:rPr>
                    <w:rFonts w:cs="Calibri"/>
                    <w:color w:val="000000"/>
                  </w:rPr>
                  <w:delText>7.6</w:delText>
                </w:r>
              </w:del>
            </w:moveFrom>
          </w:p>
        </w:tc>
        <w:tc>
          <w:tcPr>
            <w:tcW w:w="0" w:type="auto"/>
            <w:tcBorders>
              <w:top w:val="nil"/>
              <w:left w:val="nil"/>
              <w:bottom w:val="nil"/>
              <w:right w:val="nil"/>
            </w:tcBorders>
            <w:shd w:val="clear" w:color="auto" w:fill="auto"/>
            <w:noWrap/>
            <w:vAlign w:val="bottom"/>
            <w:hideMark/>
          </w:tcPr>
          <w:p w14:paraId="3E9997F2" w14:textId="2870E8A7" w:rsidR="006B43D3" w:rsidRPr="00BD3E3A" w:rsidDel="005F13FD" w:rsidRDefault="006B43D3" w:rsidP="00AA7222">
            <w:pPr>
              <w:pStyle w:val="Tabletext"/>
              <w:jc w:val="right"/>
              <w:rPr>
                <w:del w:id="1279" w:author="Arfa Aijazi" w:date="2023-12-26T17:18:00Z"/>
                <w:moveFrom w:id="1280" w:author="Arfa Aijazi" w:date="2023-12-25T16:37:00Z"/>
                <w:rFonts w:cs="Calibri"/>
                <w:color w:val="000000"/>
              </w:rPr>
            </w:pPr>
            <w:moveFrom w:id="1281" w:author="Arfa Aijazi" w:date="2023-12-25T16:37:00Z">
              <w:del w:id="1282" w:author="Arfa Aijazi" w:date="2023-12-26T17:18:00Z">
                <w:r w:rsidRPr="00BD3E3A" w:rsidDel="005F13FD">
                  <w:rPr>
                    <w:rFonts w:cs="Calibri"/>
                    <w:color w:val="000000"/>
                  </w:rPr>
                  <w:delText>7.4</w:delText>
                </w:r>
              </w:del>
            </w:moveFrom>
          </w:p>
        </w:tc>
        <w:tc>
          <w:tcPr>
            <w:tcW w:w="0" w:type="auto"/>
            <w:tcBorders>
              <w:top w:val="nil"/>
              <w:left w:val="nil"/>
              <w:bottom w:val="nil"/>
              <w:right w:val="nil"/>
            </w:tcBorders>
            <w:shd w:val="clear" w:color="auto" w:fill="auto"/>
            <w:noWrap/>
            <w:vAlign w:val="bottom"/>
            <w:hideMark/>
          </w:tcPr>
          <w:p w14:paraId="2566EE57" w14:textId="4ABD78A6" w:rsidR="006B43D3" w:rsidRPr="00BD3E3A" w:rsidDel="005F13FD" w:rsidRDefault="006B43D3" w:rsidP="00AA7222">
            <w:pPr>
              <w:pStyle w:val="Tabletext"/>
              <w:jc w:val="right"/>
              <w:rPr>
                <w:del w:id="1283" w:author="Arfa Aijazi" w:date="2023-12-26T17:18:00Z"/>
                <w:moveFrom w:id="1284" w:author="Arfa Aijazi" w:date="2023-12-25T16:37:00Z"/>
                <w:rFonts w:cs="Calibri"/>
                <w:color w:val="000000"/>
              </w:rPr>
            </w:pPr>
            <w:moveFrom w:id="1285" w:author="Arfa Aijazi" w:date="2023-12-25T16:37:00Z">
              <w:del w:id="1286" w:author="Arfa Aijazi" w:date="2023-12-26T17:18:00Z">
                <w:r w:rsidRPr="00BD3E3A" w:rsidDel="005F13FD">
                  <w:rPr>
                    <w:rFonts w:cs="Calibri"/>
                    <w:color w:val="000000"/>
                  </w:rPr>
                  <w:delText>7.3</w:delText>
                </w:r>
              </w:del>
            </w:moveFrom>
          </w:p>
        </w:tc>
        <w:tc>
          <w:tcPr>
            <w:tcW w:w="0" w:type="auto"/>
            <w:tcBorders>
              <w:top w:val="nil"/>
              <w:left w:val="nil"/>
              <w:bottom w:val="nil"/>
              <w:right w:val="nil"/>
            </w:tcBorders>
            <w:shd w:val="clear" w:color="auto" w:fill="auto"/>
            <w:noWrap/>
            <w:vAlign w:val="bottom"/>
            <w:hideMark/>
          </w:tcPr>
          <w:p w14:paraId="78D247C2" w14:textId="2A568043" w:rsidR="006B43D3" w:rsidRPr="00BD3E3A" w:rsidDel="005F13FD" w:rsidRDefault="006B43D3" w:rsidP="00AA7222">
            <w:pPr>
              <w:pStyle w:val="Tabletext"/>
              <w:jc w:val="right"/>
              <w:rPr>
                <w:del w:id="1287" w:author="Arfa Aijazi" w:date="2023-12-26T17:18:00Z"/>
                <w:moveFrom w:id="1288" w:author="Arfa Aijazi" w:date="2023-12-25T16:37:00Z"/>
                <w:rFonts w:cs="Calibri"/>
                <w:color w:val="000000"/>
              </w:rPr>
            </w:pPr>
            <w:moveFrom w:id="1289" w:author="Arfa Aijazi" w:date="2023-12-25T16:37:00Z">
              <w:del w:id="1290" w:author="Arfa Aijazi" w:date="2023-12-26T17:18:00Z">
                <w:r w:rsidRPr="00BD3E3A" w:rsidDel="005F13FD">
                  <w:rPr>
                    <w:rFonts w:cs="Calibri"/>
                    <w:color w:val="000000"/>
                  </w:rPr>
                  <w:delText>7.6</w:delText>
                </w:r>
              </w:del>
            </w:moveFrom>
          </w:p>
        </w:tc>
      </w:tr>
      <w:tr w:rsidR="006B43D3" w:rsidRPr="00E60AFB" w:rsidDel="005F13FD" w14:paraId="0624CDB9" w14:textId="4025AD7F" w:rsidTr="00AA7222">
        <w:trPr>
          <w:trHeight w:val="285"/>
          <w:del w:id="1291" w:author="Arfa Aijazi" w:date="2023-12-26T17:18:00Z"/>
        </w:trPr>
        <w:tc>
          <w:tcPr>
            <w:tcW w:w="0" w:type="auto"/>
            <w:tcBorders>
              <w:top w:val="nil"/>
              <w:left w:val="nil"/>
              <w:bottom w:val="nil"/>
              <w:right w:val="nil"/>
            </w:tcBorders>
            <w:shd w:val="clear" w:color="auto" w:fill="auto"/>
            <w:noWrap/>
            <w:vAlign w:val="bottom"/>
            <w:hideMark/>
          </w:tcPr>
          <w:p w14:paraId="4C2A5356" w14:textId="38B038FB" w:rsidR="006B43D3" w:rsidRPr="00BD3E3A" w:rsidDel="005F13FD" w:rsidRDefault="006B43D3" w:rsidP="00AA7222">
            <w:pPr>
              <w:pStyle w:val="Tabletext"/>
              <w:rPr>
                <w:del w:id="1292" w:author="Arfa Aijazi" w:date="2023-12-26T17:18:00Z"/>
                <w:moveFrom w:id="1293" w:author="Arfa Aijazi" w:date="2023-12-25T16:37:00Z"/>
                <w:rFonts w:cs="Calibri"/>
                <w:color w:val="000000"/>
              </w:rPr>
            </w:pPr>
            <w:moveFrom w:id="1294" w:author="Arfa Aijazi" w:date="2023-12-25T16:37:00Z">
              <w:del w:id="1295" w:author="Arfa Aijazi" w:date="2023-12-26T17:18:00Z">
                <w:r w:rsidRPr="00BD3E3A" w:rsidDel="005F13FD">
                  <w:rPr>
                    <w:rFonts w:cs="Calibri"/>
                    <w:color w:val="000000"/>
                  </w:rPr>
                  <w:delText>L</w:delText>
                </w:r>
                <w:r w:rsidDel="005F13FD">
                  <w:rPr>
                    <w:rFonts w:cs="Calibri"/>
                    <w:color w:val="000000"/>
                  </w:rPr>
                  <w:delText>eft u</w:delText>
                </w:r>
                <w:r w:rsidRPr="00BD3E3A" w:rsidDel="005F13FD">
                  <w:rPr>
                    <w:rFonts w:cs="Calibri"/>
                    <w:color w:val="000000"/>
                  </w:rPr>
                  <w:delText>pper</w:delText>
                </w:r>
                <w:r w:rsidDel="005F13FD">
                  <w:rPr>
                    <w:rFonts w:cs="Calibri"/>
                    <w:color w:val="000000"/>
                  </w:rPr>
                  <w:delText xml:space="preserve"> a</w:delText>
                </w:r>
                <w:r w:rsidRPr="00BD3E3A" w:rsidDel="005F13FD">
                  <w:rPr>
                    <w:rFonts w:cs="Calibri"/>
                    <w:color w:val="000000"/>
                  </w:rPr>
                  <w:delText>rm</w:delText>
                </w:r>
              </w:del>
            </w:moveFrom>
          </w:p>
        </w:tc>
        <w:tc>
          <w:tcPr>
            <w:tcW w:w="0" w:type="auto"/>
            <w:tcBorders>
              <w:top w:val="nil"/>
              <w:left w:val="nil"/>
              <w:bottom w:val="nil"/>
              <w:right w:val="nil"/>
            </w:tcBorders>
            <w:shd w:val="clear" w:color="auto" w:fill="auto"/>
            <w:noWrap/>
            <w:vAlign w:val="bottom"/>
            <w:hideMark/>
          </w:tcPr>
          <w:p w14:paraId="0ECBDAB8" w14:textId="5B318856" w:rsidR="006B43D3" w:rsidRPr="00BD3E3A" w:rsidDel="005F13FD" w:rsidRDefault="006B43D3" w:rsidP="00AA7222">
            <w:pPr>
              <w:pStyle w:val="Tabletext"/>
              <w:jc w:val="right"/>
              <w:rPr>
                <w:del w:id="1296" w:author="Arfa Aijazi" w:date="2023-12-26T17:18:00Z"/>
                <w:moveFrom w:id="1297" w:author="Arfa Aijazi" w:date="2023-12-25T16:37:00Z"/>
                <w:rFonts w:cs="Calibri"/>
                <w:color w:val="000000"/>
              </w:rPr>
            </w:pPr>
            <w:moveFrom w:id="1298" w:author="Arfa Aijazi" w:date="2023-12-25T16:37:00Z">
              <w:del w:id="1299" w:author="Arfa Aijazi" w:date="2023-12-26T17:18:00Z">
                <w:r w:rsidRPr="00BD3E3A" w:rsidDel="005F13FD">
                  <w:rPr>
                    <w:rFonts w:cs="Calibri"/>
                    <w:color w:val="000000"/>
                  </w:rPr>
                  <w:delText>7.9</w:delText>
                </w:r>
              </w:del>
            </w:moveFrom>
          </w:p>
        </w:tc>
        <w:tc>
          <w:tcPr>
            <w:tcW w:w="0" w:type="auto"/>
            <w:tcBorders>
              <w:top w:val="nil"/>
              <w:left w:val="nil"/>
              <w:bottom w:val="nil"/>
              <w:right w:val="nil"/>
            </w:tcBorders>
            <w:shd w:val="clear" w:color="auto" w:fill="auto"/>
            <w:noWrap/>
            <w:vAlign w:val="bottom"/>
            <w:hideMark/>
          </w:tcPr>
          <w:p w14:paraId="3D927B78" w14:textId="6B86887C" w:rsidR="006B43D3" w:rsidRPr="00BD3E3A" w:rsidDel="005F13FD" w:rsidRDefault="006B43D3" w:rsidP="00AA7222">
            <w:pPr>
              <w:pStyle w:val="Tabletext"/>
              <w:jc w:val="right"/>
              <w:rPr>
                <w:del w:id="1300" w:author="Arfa Aijazi" w:date="2023-12-26T17:18:00Z"/>
                <w:moveFrom w:id="1301" w:author="Arfa Aijazi" w:date="2023-12-25T16:37:00Z"/>
                <w:rFonts w:cs="Calibri"/>
                <w:color w:val="000000"/>
              </w:rPr>
            </w:pPr>
            <w:moveFrom w:id="1302" w:author="Arfa Aijazi" w:date="2023-12-25T16:37:00Z">
              <w:del w:id="1303" w:author="Arfa Aijazi" w:date="2023-12-26T17:18:00Z">
                <w:r w:rsidRPr="00BD3E3A" w:rsidDel="005F13FD">
                  <w:rPr>
                    <w:rFonts w:cs="Calibri"/>
                    <w:color w:val="000000"/>
                  </w:rPr>
                  <w:delText>8.0</w:delText>
                </w:r>
              </w:del>
            </w:moveFrom>
          </w:p>
        </w:tc>
        <w:tc>
          <w:tcPr>
            <w:tcW w:w="0" w:type="auto"/>
            <w:tcBorders>
              <w:top w:val="nil"/>
              <w:left w:val="nil"/>
              <w:bottom w:val="nil"/>
              <w:right w:val="nil"/>
            </w:tcBorders>
            <w:shd w:val="clear" w:color="auto" w:fill="auto"/>
            <w:noWrap/>
            <w:vAlign w:val="bottom"/>
            <w:hideMark/>
          </w:tcPr>
          <w:p w14:paraId="37976E08" w14:textId="5A326EF7" w:rsidR="006B43D3" w:rsidRPr="00BD3E3A" w:rsidDel="005F13FD" w:rsidRDefault="006B43D3" w:rsidP="00AA7222">
            <w:pPr>
              <w:pStyle w:val="Tabletext"/>
              <w:jc w:val="right"/>
              <w:rPr>
                <w:del w:id="1304" w:author="Arfa Aijazi" w:date="2023-12-26T17:18:00Z"/>
                <w:moveFrom w:id="1305" w:author="Arfa Aijazi" w:date="2023-12-25T16:37:00Z"/>
                <w:rFonts w:cs="Calibri"/>
                <w:color w:val="000000"/>
              </w:rPr>
            </w:pPr>
            <w:moveFrom w:id="1306" w:author="Arfa Aijazi" w:date="2023-12-25T16:37:00Z">
              <w:del w:id="1307" w:author="Arfa Aijazi" w:date="2023-12-26T17:18:00Z">
                <w:r w:rsidRPr="00BD3E3A" w:rsidDel="005F13FD">
                  <w:rPr>
                    <w:rFonts w:cs="Calibri"/>
                    <w:color w:val="000000"/>
                  </w:rPr>
                  <w:delText>7.5</w:delText>
                </w:r>
              </w:del>
            </w:moveFrom>
          </w:p>
        </w:tc>
        <w:tc>
          <w:tcPr>
            <w:tcW w:w="0" w:type="auto"/>
            <w:tcBorders>
              <w:top w:val="nil"/>
              <w:left w:val="nil"/>
              <w:bottom w:val="nil"/>
              <w:right w:val="nil"/>
            </w:tcBorders>
            <w:shd w:val="clear" w:color="auto" w:fill="auto"/>
            <w:noWrap/>
            <w:vAlign w:val="bottom"/>
            <w:hideMark/>
          </w:tcPr>
          <w:p w14:paraId="4764EEAA" w14:textId="03326A53" w:rsidR="006B43D3" w:rsidRPr="00BD3E3A" w:rsidDel="005F13FD" w:rsidRDefault="006B43D3" w:rsidP="00AA7222">
            <w:pPr>
              <w:pStyle w:val="Tabletext"/>
              <w:jc w:val="right"/>
              <w:rPr>
                <w:del w:id="1308" w:author="Arfa Aijazi" w:date="2023-12-26T17:18:00Z"/>
                <w:moveFrom w:id="1309" w:author="Arfa Aijazi" w:date="2023-12-25T16:37:00Z"/>
                <w:rFonts w:cs="Calibri"/>
                <w:color w:val="000000"/>
              </w:rPr>
            </w:pPr>
            <w:moveFrom w:id="1310" w:author="Arfa Aijazi" w:date="2023-12-25T16:37:00Z">
              <w:del w:id="1311" w:author="Arfa Aijazi" w:date="2023-12-26T17:18:00Z">
                <w:r w:rsidRPr="00BD3E3A" w:rsidDel="005F13FD">
                  <w:rPr>
                    <w:rFonts w:cs="Calibri"/>
                    <w:color w:val="000000"/>
                  </w:rPr>
                  <w:delText>7.9</w:delText>
                </w:r>
              </w:del>
            </w:moveFrom>
          </w:p>
        </w:tc>
      </w:tr>
      <w:tr w:rsidR="006B43D3" w:rsidRPr="00E60AFB" w:rsidDel="005F13FD" w14:paraId="432950AF" w14:textId="344C6B72" w:rsidTr="00AA7222">
        <w:trPr>
          <w:trHeight w:val="285"/>
          <w:del w:id="1312" w:author="Arfa Aijazi" w:date="2023-12-26T17:18:00Z"/>
        </w:trPr>
        <w:tc>
          <w:tcPr>
            <w:tcW w:w="0" w:type="auto"/>
            <w:tcBorders>
              <w:top w:val="nil"/>
              <w:left w:val="nil"/>
              <w:bottom w:val="nil"/>
              <w:right w:val="nil"/>
            </w:tcBorders>
            <w:shd w:val="clear" w:color="auto" w:fill="auto"/>
            <w:noWrap/>
            <w:vAlign w:val="bottom"/>
            <w:hideMark/>
          </w:tcPr>
          <w:p w14:paraId="4CF4DD24" w14:textId="71ABFACE" w:rsidR="006B43D3" w:rsidRPr="00BD3E3A" w:rsidDel="005F13FD" w:rsidRDefault="006B43D3" w:rsidP="00AA7222">
            <w:pPr>
              <w:pStyle w:val="Tabletext"/>
              <w:rPr>
                <w:del w:id="1313" w:author="Arfa Aijazi" w:date="2023-12-26T17:18:00Z"/>
                <w:moveFrom w:id="1314" w:author="Arfa Aijazi" w:date="2023-12-25T16:37:00Z"/>
                <w:rFonts w:cs="Calibri"/>
                <w:color w:val="000000"/>
              </w:rPr>
            </w:pPr>
            <w:moveFrom w:id="1315" w:author="Arfa Aijazi" w:date="2023-12-25T16:37:00Z">
              <w:del w:id="1316" w:author="Arfa Aijazi" w:date="2023-12-26T17:18:00Z">
                <w:r w:rsidRPr="00BD3E3A" w:rsidDel="005F13FD">
                  <w:rPr>
                    <w:rFonts w:cs="Calibri"/>
                    <w:color w:val="000000"/>
                  </w:rPr>
                  <w:delText>Pelvis</w:delText>
                </w:r>
              </w:del>
            </w:moveFrom>
          </w:p>
        </w:tc>
        <w:tc>
          <w:tcPr>
            <w:tcW w:w="0" w:type="auto"/>
            <w:tcBorders>
              <w:top w:val="nil"/>
              <w:left w:val="nil"/>
              <w:bottom w:val="nil"/>
              <w:right w:val="nil"/>
            </w:tcBorders>
            <w:shd w:val="clear" w:color="auto" w:fill="auto"/>
            <w:noWrap/>
            <w:vAlign w:val="bottom"/>
            <w:hideMark/>
          </w:tcPr>
          <w:p w14:paraId="68D48AFD" w14:textId="37BDABDB" w:rsidR="006B43D3" w:rsidRPr="00BD3E3A" w:rsidDel="005F13FD" w:rsidRDefault="006B43D3" w:rsidP="00AA7222">
            <w:pPr>
              <w:pStyle w:val="Tabletext"/>
              <w:jc w:val="right"/>
              <w:rPr>
                <w:del w:id="1317" w:author="Arfa Aijazi" w:date="2023-12-26T17:18:00Z"/>
                <w:moveFrom w:id="1318" w:author="Arfa Aijazi" w:date="2023-12-25T16:37:00Z"/>
                <w:rFonts w:cs="Calibri"/>
                <w:color w:val="000000"/>
              </w:rPr>
            </w:pPr>
            <w:moveFrom w:id="1319" w:author="Arfa Aijazi" w:date="2023-12-25T16:37:00Z">
              <w:del w:id="1320" w:author="Arfa Aijazi" w:date="2023-12-26T17:18:00Z">
                <w:r w:rsidRPr="00BD3E3A" w:rsidDel="005F13FD">
                  <w:rPr>
                    <w:rFonts w:cs="Calibri"/>
                    <w:color w:val="000000"/>
                  </w:rPr>
                  <w:delText>8.2</w:delText>
                </w:r>
              </w:del>
            </w:moveFrom>
          </w:p>
        </w:tc>
        <w:tc>
          <w:tcPr>
            <w:tcW w:w="0" w:type="auto"/>
            <w:tcBorders>
              <w:top w:val="nil"/>
              <w:left w:val="nil"/>
              <w:bottom w:val="nil"/>
              <w:right w:val="nil"/>
            </w:tcBorders>
            <w:shd w:val="clear" w:color="auto" w:fill="auto"/>
            <w:noWrap/>
            <w:vAlign w:val="bottom"/>
            <w:hideMark/>
          </w:tcPr>
          <w:p w14:paraId="3CE4EEBE" w14:textId="237BAE81" w:rsidR="006B43D3" w:rsidRPr="00BD3E3A" w:rsidDel="005F13FD" w:rsidRDefault="006B43D3" w:rsidP="00AA7222">
            <w:pPr>
              <w:pStyle w:val="Tabletext"/>
              <w:jc w:val="right"/>
              <w:rPr>
                <w:del w:id="1321" w:author="Arfa Aijazi" w:date="2023-12-26T17:18:00Z"/>
                <w:moveFrom w:id="1322" w:author="Arfa Aijazi" w:date="2023-12-25T16:37:00Z"/>
                <w:rFonts w:cs="Calibri"/>
                <w:color w:val="000000"/>
              </w:rPr>
            </w:pPr>
            <w:moveFrom w:id="1323" w:author="Arfa Aijazi" w:date="2023-12-25T16:37:00Z">
              <w:del w:id="1324" w:author="Arfa Aijazi" w:date="2023-12-26T17:18:00Z">
                <w:r w:rsidRPr="00BD3E3A" w:rsidDel="005F13FD">
                  <w:rPr>
                    <w:rFonts w:cs="Calibri"/>
                    <w:color w:val="000000"/>
                  </w:rPr>
                  <w:delText>7.8</w:delText>
                </w:r>
              </w:del>
            </w:moveFrom>
          </w:p>
        </w:tc>
        <w:tc>
          <w:tcPr>
            <w:tcW w:w="0" w:type="auto"/>
            <w:tcBorders>
              <w:top w:val="nil"/>
              <w:left w:val="nil"/>
              <w:bottom w:val="nil"/>
              <w:right w:val="nil"/>
            </w:tcBorders>
            <w:shd w:val="clear" w:color="auto" w:fill="auto"/>
            <w:noWrap/>
            <w:vAlign w:val="bottom"/>
            <w:hideMark/>
          </w:tcPr>
          <w:p w14:paraId="35A7B8E7" w14:textId="357B6CE7" w:rsidR="006B43D3" w:rsidRPr="00BD3E3A" w:rsidDel="005F13FD" w:rsidRDefault="006B43D3" w:rsidP="00AA7222">
            <w:pPr>
              <w:pStyle w:val="Tabletext"/>
              <w:jc w:val="right"/>
              <w:rPr>
                <w:del w:id="1325" w:author="Arfa Aijazi" w:date="2023-12-26T17:18:00Z"/>
                <w:moveFrom w:id="1326" w:author="Arfa Aijazi" w:date="2023-12-25T16:37:00Z"/>
                <w:rFonts w:cs="Calibri"/>
                <w:color w:val="000000"/>
              </w:rPr>
            </w:pPr>
            <w:moveFrom w:id="1327" w:author="Arfa Aijazi" w:date="2023-12-25T16:37:00Z">
              <w:del w:id="1328"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7E6D5380" w14:textId="33ADF994" w:rsidR="006B43D3" w:rsidRPr="00BD3E3A" w:rsidDel="005F13FD" w:rsidRDefault="006B43D3" w:rsidP="00AA7222">
            <w:pPr>
              <w:pStyle w:val="Tabletext"/>
              <w:jc w:val="right"/>
              <w:rPr>
                <w:del w:id="1329" w:author="Arfa Aijazi" w:date="2023-12-26T17:18:00Z"/>
                <w:moveFrom w:id="1330" w:author="Arfa Aijazi" w:date="2023-12-25T16:37:00Z"/>
                <w:rFonts w:cs="Calibri"/>
                <w:color w:val="000000"/>
              </w:rPr>
            </w:pPr>
            <w:moveFrom w:id="1331" w:author="Arfa Aijazi" w:date="2023-12-25T16:37:00Z">
              <w:del w:id="1332" w:author="Arfa Aijazi" w:date="2023-12-26T17:18:00Z">
                <w:r w:rsidRPr="00BD3E3A" w:rsidDel="005F13FD">
                  <w:rPr>
                    <w:rFonts w:cs="Calibri"/>
                    <w:color w:val="000000"/>
                  </w:rPr>
                  <w:delText>6.9</w:delText>
                </w:r>
              </w:del>
            </w:moveFrom>
          </w:p>
        </w:tc>
      </w:tr>
      <w:tr w:rsidR="006B43D3" w:rsidRPr="00E60AFB" w:rsidDel="005F13FD" w14:paraId="10945C7A" w14:textId="3A402904" w:rsidTr="00AA7222">
        <w:trPr>
          <w:trHeight w:val="285"/>
          <w:del w:id="1333" w:author="Arfa Aijazi" w:date="2023-12-26T17:18:00Z"/>
        </w:trPr>
        <w:tc>
          <w:tcPr>
            <w:tcW w:w="0" w:type="auto"/>
            <w:tcBorders>
              <w:top w:val="nil"/>
              <w:left w:val="nil"/>
              <w:bottom w:val="nil"/>
              <w:right w:val="nil"/>
            </w:tcBorders>
            <w:shd w:val="clear" w:color="auto" w:fill="auto"/>
            <w:noWrap/>
            <w:vAlign w:val="bottom"/>
            <w:hideMark/>
          </w:tcPr>
          <w:p w14:paraId="230914BB" w14:textId="13E7BEBE" w:rsidR="006B43D3" w:rsidRPr="00BD3E3A" w:rsidDel="005F13FD" w:rsidRDefault="006B43D3" w:rsidP="00AA7222">
            <w:pPr>
              <w:pStyle w:val="Tabletext"/>
              <w:rPr>
                <w:del w:id="1334" w:author="Arfa Aijazi" w:date="2023-12-26T17:18:00Z"/>
                <w:moveFrom w:id="1335" w:author="Arfa Aijazi" w:date="2023-12-25T16:37:00Z"/>
                <w:rFonts w:cs="Calibri"/>
                <w:color w:val="000000"/>
              </w:rPr>
            </w:pPr>
            <w:moveFrom w:id="1336" w:author="Arfa Aijazi" w:date="2023-12-25T16:37:00Z">
              <w:del w:id="1337" w:author="Arfa Aijazi" w:date="2023-12-26T17:18:00Z">
                <w:r w:rsidRPr="00BD3E3A" w:rsidDel="005F13FD">
                  <w:rPr>
                    <w:rFonts w:cs="Calibri"/>
                    <w:color w:val="000000"/>
                  </w:rPr>
                  <w:delText>R</w:delText>
                </w:r>
                <w:r w:rsidDel="005F13FD">
                  <w:rPr>
                    <w:rFonts w:cs="Calibri"/>
                    <w:color w:val="000000"/>
                  </w:rPr>
                  <w:delText>ight f</w:delText>
                </w:r>
                <w:r w:rsidRPr="00BD3E3A" w:rsidDel="005F13FD">
                  <w:rPr>
                    <w:rFonts w:cs="Calibri"/>
                    <w:color w:val="000000"/>
                  </w:rPr>
                  <w:delText>oot</w:delText>
                </w:r>
              </w:del>
            </w:moveFrom>
          </w:p>
        </w:tc>
        <w:tc>
          <w:tcPr>
            <w:tcW w:w="0" w:type="auto"/>
            <w:tcBorders>
              <w:top w:val="nil"/>
              <w:left w:val="nil"/>
              <w:bottom w:val="nil"/>
              <w:right w:val="nil"/>
            </w:tcBorders>
            <w:shd w:val="clear" w:color="auto" w:fill="auto"/>
            <w:noWrap/>
            <w:vAlign w:val="bottom"/>
            <w:hideMark/>
          </w:tcPr>
          <w:p w14:paraId="2E6D0487" w14:textId="13804004" w:rsidR="006B43D3" w:rsidRPr="00BD3E3A" w:rsidDel="005F13FD" w:rsidRDefault="006B43D3" w:rsidP="00AA7222">
            <w:pPr>
              <w:pStyle w:val="Tabletext"/>
              <w:jc w:val="right"/>
              <w:rPr>
                <w:del w:id="1338" w:author="Arfa Aijazi" w:date="2023-12-26T17:18:00Z"/>
                <w:moveFrom w:id="1339" w:author="Arfa Aijazi" w:date="2023-12-25T16:37:00Z"/>
                <w:rFonts w:cs="Calibri"/>
                <w:color w:val="000000"/>
              </w:rPr>
            </w:pPr>
            <w:moveFrom w:id="1340" w:author="Arfa Aijazi" w:date="2023-12-25T16:37:00Z">
              <w:del w:id="1341" w:author="Arfa Aijazi" w:date="2023-12-26T17:18:00Z">
                <w:r w:rsidRPr="00BD3E3A" w:rsidDel="005F13FD">
                  <w:rPr>
                    <w:rFonts w:cs="Calibri"/>
                    <w:color w:val="000000"/>
                  </w:rPr>
                  <w:delText>8.7</w:delText>
                </w:r>
              </w:del>
            </w:moveFrom>
          </w:p>
        </w:tc>
        <w:tc>
          <w:tcPr>
            <w:tcW w:w="0" w:type="auto"/>
            <w:tcBorders>
              <w:top w:val="nil"/>
              <w:left w:val="nil"/>
              <w:bottom w:val="nil"/>
              <w:right w:val="nil"/>
            </w:tcBorders>
            <w:shd w:val="clear" w:color="auto" w:fill="auto"/>
            <w:noWrap/>
            <w:vAlign w:val="bottom"/>
            <w:hideMark/>
          </w:tcPr>
          <w:p w14:paraId="27538A88" w14:textId="27115A34" w:rsidR="006B43D3" w:rsidRPr="00BD3E3A" w:rsidDel="005F13FD" w:rsidRDefault="006B43D3" w:rsidP="00AA7222">
            <w:pPr>
              <w:pStyle w:val="Tabletext"/>
              <w:jc w:val="right"/>
              <w:rPr>
                <w:del w:id="1342" w:author="Arfa Aijazi" w:date="2023-12-26T17:18:00Z"/>
                <w:moveFrom w:id="1343" w:author="Arfa Aijazi" w:date="2023-12-25T16:37:00Z"/>
                <w:rFonts w:cs="Calibri"/>
                <w:color w:val="000000"/>
              </w:rPr>
            </w:pPr>
            <w:moveFrom w:id="1344" w:author="Arfa Aijazi" w:date="2023-12-25T16:37:00Z">
              <w:del w:id="1345" w:author="Arfa Aijazi" w:date="2023-12-26T17:18:00Z">
                <w:r w:rsidRPr="00BD3E3A" w:rsidDel="005F13FD">
                  <w:rPr>
                    <w:rFonts w:cs="Calibri"/>
                    <w:color w:val="000000"/>
                  </w:rPr>
                  <w:delText>8.1</w:delText>
                </w:r>
              </w:del>
            </w:moveFrom>
          </w:p>
        </w:tc>
        <w:tc>
          <w:tcPr>
            <w:tcW w:w="0" w:type="auto"/>
            <w:tcBorders>
              <w:top w:val="nil"/>
              <w:left w:val="nil"/>
              <w:bottom w:val="nil"/>
              <w:right w:val="nil"/>
            </w:tcBorders>
            <w:shd w:val="clear" w:color="auto" w:fill="auto"/>
            <w:noWrap/>
            <w:vAlign w:val="bottom"/>
            <w:hideMark/>
          </w:tcPr>
          <w:p w14:paraId="4AF654EE" w14:textId="2262E902" w:rsidR="006B43D3" w:rsidRPr="00BD3E3A" w:rsidDel="005F13FD" w:rsidRDefault="006B43D3" w:rsidP="00AA7222">
            <w:pPr>
              <w:pStyle w:val="Tabletext"/>
              <w:jc w:val="right"/>
              <w:rPr>
                <w:del w:id="1346" w:author="Arfa Aijazi" w:date="2023-12-26T17:18:00Z"/>
                <w:moveFrom w:id="1347" w:author="Arfa Aijazi" w:date="2023-12-25T16:37:00Z"/>
                <w:rFonts w:cs="Calibri"/>
                <w:color w:val="000000"/>
              </w:rPr>
            </w:pPr>
            <w:moveFrom w:id="1348" w:author="Arfa Aijazi" w:date="2023-12-25T16:37:00Z">
              <w:del w:id="1349" w:author="Arfa Aijazi" w:date="2023-12-26T17:18:00Z">
                <w:r w:rsidRPr="00BD3E3A" w:rsidDel="005F13FD">
                  <w:rPr>
                    <w:rFonts w:cs="Calibri"/>
                    <w:color w:val="000000"/>
                  </w:rPr>
                  <w:delText>7.6</w:delText>
                </w:r>
              </w:del>
            </w:moveFrom>
          </w:p>
        </w:tc>
        <w:tc>
          <w:tcPr>
            <w:tcW w:w="0" w:type="auto"/>
            <w:tcBorders>
              <w:top w:val="nil"/>
              <w:left w:val="nil"/>
              <w:bottom w:val="nil"/>
              <w:right w:val="nil"/>
            </w:tcBorders>
            <w:shd w:val="clear" w:color="auto" w:fill="auto"/>
            <w:noWrap/>
            <w:vAlign w:val="bottom"/>
            <w:hideMark/>
          </w:tcPr>
          <w:p w14:paraId="6724F9E9" w14:textId="3A1106D7" w:rsidR="006B43D3" w:rsidRPr="00BD3E3A" w:rsidDel="005F13FD" w:rsidRDefault="006B43D3" w:rsidP="00AA7222">
            <w:pPr>
              <w:pStyle w:val="Tabletext"/>
              <w:jc w:val="right"/>
              <w:rPr>
                <w:del w:id="1350" w:author="Arfa Aijazi" w:date="2023-12-26T17:18:00Z"/>
                <w:moveFrom w:id="1351" w:author="Arfa Aijazi" w:date="2023-12-25T16:37:00Z"/>
                <w:rFonts w:cs="Calibri"/>
                <w:color w:val="000000"/>
              </w:rPr>
            </w:pPr>
            <w:moveFrom w:id="1352" w:author="Arfa Aijazi" w:date="2023-12-25T16:37:00Z">
              <w:del w:id="1353" w:author="Arfa Aijazi" w:date="2023-12-26T17:18:00Z">
                <w:r w:rsidRPr="00BD3E3A" w:rsidDel="005F13FD">
                  <w:rPr>
                    <w:rFonts w:cs="Calibri"/>
                    <w:color w:val="000000"/>
                  </w:rPr>
                  <w:delText>7.9</w:delText>
                </w:r>
              </w:del>
            </w:moveFrom>
          </w:p>
        </w:tc>
      </w:tr>
      <w:tr w:rsidR="006B43D3" w:rsidRPr="00E60AFB" w:rsidDel="005F13FD" w14:paraId="6D47ED8F" w14:textId="123E095B" w:rsidTr="00AA7222">
        <w:trPr>
          <w:trHeight w:val="285"/>
          <w:del w:id="1354" w:author="Arfa Aijazi" w:date="2023-12-26T17:18:00Z"/>
        </w:trPr>
        <w:tc>
          <w:tcPr>
            <w:tcW w:w="0" w:type="auto"/>
            <w:tcBorders>
              <w:top w:val="nil"/>
              <w:left w:val="nil"/>
              <w:bottom w:val="nil"/>
              <w:right w:val="nil"/>
            </w:tcBorders>
            <w:shd w:val="clear" w:color="auto" w:fill="auto"/>
            <w:noWrap/>
            <w:vAlign w:val="bottom"/>
            <w:hideMark/>
          </w:tcPr>
          <w:p w14:paraId="26AC7F53" w14:textId="5AC5B515" w:rsidR="006B43D3" w:rsidRPr="00BD3E3A" w:rsidDel="005F13FD" w:rsidRDefault="006B43D3" w:rsidP="00AA7222">
            <w:pPr>
              <w:pStyle w:val="Tabletext"/>
              <w:rPr>
                <w:del w:id="1355" w:author="Arfa Aijazi" w:date="2023-12-26T17:18:00Z"/>
                <w:moveFrom w:id="1356" w:author="Arfa Aijazi" w:date="2023-12-25T16:37:00Z"/>
                <w:rFonts w:cs="Calibri"/>
                <w:color w:val="000000"/>
              </w:rPr>
            </w:pPr>
            <w:moveFrom w:id="1357" w:author="Arfa Aijazi" w:date="2023-12-25T16:37:00Z">
              <w:del w:id="1358" w:author="Arfa Aijazi" w:date="2023-12-26T17:18:00Z">
                <w:r w:rsidRPr="00BD3E3A" w:rsidDel="005F13FD">
                  <w:rPr>
                    <w:rFonts w:cs="Calibri"/>
                    <w:color w:val="000000"/>
                  </w:rPr>
                  <w:delText>R</w:delText>
                </w:r>
                <w:r w:rsidDel="005F13FD">
                  <w:rPr>
                    <w:rFonts w:cs="Calibri"/>
                    <w:color w:val="000000"/>
                  </w:rPr>
                  <w:delText>ight f</w:delText>
                </w:r>
                <w:r w:rsidRPr="00BD3E3A" w:rsidDel="005F13FD">
                  <w:rPr>
                    <w:rFonts w:cs="Calibri"/>
                    <w:color w:val="000000"/>
                  </w:rPr>
                  <w:delText>orearm</w:delText>
                </w:r>
              </w:del>
            </w:moveFrom>
          </w:p>
        </w:tc>
        <w:tc>
          <w:tcPr>
            <w:tcW w:w="0" w:type="auto"/>
            <w:tcBorders>
              <w:top w:val="nil"/>
              <w:left w:val="nil"/>
              <w:bottom w:val="nil"/>
              <w:right w:val="nil"/>
            </w:tcBorders>
            <w:shd w:val="clear" w:color="auto" w:fill="auto"/>
            <w:noWrap/>
            <w:vAlign w:val="bottom"/>
            <w:hideMark/>
          </w:tcPr>
          <w:p w14:paraId="429D662C" w14:textId="1659D0A2" w:rsidR="006B43D3" w:rsidRPr="00BD3E3A" w:rsidDel="005F13FD" w:rsidRDefault="006B43D3" w:rsidP="00AA7222">
            <w:pPr>
              <w:pStyle w:val="Tabletext"/>
              <w:jc w:val="right"/>
              <w:rPr>
                <w:del w:id="1359" w:author="Arfa Aijazi" w:date="2023-12-26T17:18:00Z"/>
                <w:moveFrom w:id="1360" w:author="Arfa Aijazi" w:date="2023-12-25T16:37:00Z"/>
                <w:rFonts w:cs="Calibri"/>
                <w:color w:val="000000"/>
              </w:rPr>
            </w:pPr>
            <w:moveFrom w:id="1361" w:author="Arfa Aijazi" w:date="2023-12-25T16:37:00Z">
              <w:del w:id="1362" w:author="Arfa Aijazi" w:date="2023-12-26T17:18:00Z">
                <w:r w:rsidRPr="00BD3E3A" w:rsidDel="005F13FD">
                  <w:rPr>
                    <w:rFonts w:cs="Calibri"/>
                    <w:color w:val="000000"/>
                  </w:rPr>
                  <w:delText>9.1</w:delText>
                </w:r>
              </w:del>
            </w:moveFrom>
          </w:p>
        </w:tc>
        <w:tc>
          <w:tcPr>
            <w:tcW w:w="0" w:type="auto"/>
            <w:tcBorders>
              <w:top w:val="nil"/>
              <w:left w:val="nil"/>
              <w:bottom w:val="nil"/>
              <w:right w:val="nil"/>
            </w:tcBorders>
            <w:shd w:val="clear" w:color="auto" w:fill="auto"/>
            <w:noWrap/>
            <w:vAlign w:val="bottom"/>
            <w:hideMark/>
          </w:tcPr>
          <w:p w14:paraId="2B6589B7" w14:textId="7E7698AB" w:rsidR="006B43D3" w:rsidRPr="00BD3E3A" w:rsidDel="005F13FD" w:rsidRDefault="006B43D3" w:rsidP="00AA7222">
            <w:pPr>
              <w:pStyle w:val="Tabletext"/>
              <w:jc w:val="right"/>
              <w:rPr>
                <w:del w:id="1363" w:author="Arfa Aijazi" w:date="2023-12-26T17:18:00Z"/>
                <w:moveFrom w:id="1364" w:author="Arfa Aijazi" w:date="2023-12-25T16:37:00Z"/>
                <w:rFonts w:cs="Calibri"/>
                <w:color w:val="000000"/>
              </w:rPr>
            </w:pPr>
            <w:moveFrom w:id="1365" w:author="Arfa Aijazi" w:date="2023-12-25T16:37:00Z">
              <w:del w:id="1366" w:author="Arfa Aijazi" w:date="2023-12-26T17:18:00Z">
                <w:r w:rsidRPr="00BD3E3A" w:rsidDel="005F13FD">
                  <w:rPr>
                    <w:rFonts w:cs="Calibri"/>
                    <w:color w:val="000000"/>
                  </w:rPr>
                  <w:delText>8.0</w:delText>
                </w:r>
              </w:del>
            </w:moveFrom>
          </w:p>
        </w:tc>
        <w:tc>
          <w:tcPr>
            <w:tcW w:w="0" w:type="auto"/>
            <w:tcBorders>
              <w:top w:val="nil"/>
              <w:left w:val="nil"/>
              <w:bottom w:val="nil"/>
              <w:right w:val="nil"/>
            </w:tcBorders>
            <w:shd w:val="clear" w:color="auto" w:fill="auto"/>
            <w:noWrap/>
            <w:vAlign w:val="bottom"/>
            <w:hideMark/>
          </w:tcPr>
          <w:p w14:paraId="71610240" w14:textId="7553789A" w:rsidR="006B43D3" w:rsidRPr="00BD3E3A" w:rsidDel="005F13FD" w:rsidRDefault="006B43D3" w:rsidP="00AA7222">
            <w:pPr>
              <w:pStyle w:val="Tabletext"/>
              <w:jc w:val="right"/>
              <w:rPr>
                <w:del w:id="1367" w:author="Arfa Aijazi" w:date="2023-12-26T17:18:00Z"/>
                <w:moveFrom w:id="1368" w:author="Arfa Aijazi" w:date="2023-12-25T16:37:00Z"/>
                <w:rFonts w:cs="Calibri"/>
                <w:color w:val="000000"/>
              </w:rPr>
            </w:pPr>
            <w:moveFrom w:id="1369" w:author="Arfa Aijazi" w:date="2023-12-25T16:37:00Z">
              <w:del w:id="1370" w:author="Arfa Aijazi" w:date="2023-12-26T17:18:00Z">
                <w:r w:rsidRPr="00BD3E3A" w:rsidDel="005F13FD">
                  <w:rPr>
                    <w:rFonts w:cs="Calibri"/>
                    <w:color w:val="000000"/>
                  </w:rPr>
                  <w:delText>8.1</w:delText>
                </w:r>
              </w:del>
            </w:moveFrom>
          </w:p>
        </w:tc>
        <w:tc>
          <w:tcPr>
            <w:tcW w:w="0" w:type="auto"/>
            <w:tcBorders>
              <w:top w:val="nil"/>
              <w:left w:val="nil"/>
              <w:bottom w:val="nil"/>
              <w:right w:val="nil"/>
            </w:tcBorders>
            <w:shd w:val="clear" w:color="auto" w:fill="auto"/>
            <w:noWrap/>
            <w:vAlign w:val="bottom"/>
            <w:hideMark/>
          </w:tcPr>
          <w:p w14:paraId="31A04A1C" w14:textId="18D3D924" w:rsidR="006B43D3" w:rsidRPr="00BD3E3A" w:rsidDel="005F13FD" w:rsidRDefault="006B43D3" w:rsidP="00AA7222">
            <w:pPr>
              <w:pStyle w:val="Tabletext"/>
              <w:jc w:val="right"/>
              <w:rPr>
                <w:del w:id="1371" w:author="Arfa Aijazi" w:date="2023-12-26T17:18:00Z"/>
                <w:moveFrom w:id="1372" w:author="Arfa Aijazi" w:date="2023-12-25T16:37:00Z"/>
                <w:rFonts w:cs="Calibri"/>
                <w:color w:val="000000"/>
              </w:rPr>
            </w:pPr>
            <w:moveFrom w:id="1373" w:author="Arfa Aijazi" w:date="2023-12-25T16:37:00Z">
              <w:del w:id="1374" w:author="Arfa Aijazi" w:date="2023-12-26T17:18:00Z">
                <w:r w:rsidRPr="00BD3E3A" w:rsidDel="005F13FD">
                  <w:rPr>
                    <w:rFonts w:cs="Calibri"/>
                    <w:color w:val="000000"/>
                  </w:rPr>
                  <w:delText>7.9</w:delText>
                </w:r>
              </w:del>
            </w:moveFrom>
          </w:p>
        </w:tc>
      </w:tr>
      <w:tr w:rsidR="006B43D3" w:rsidRPr="00E60AFB" w:rsidDel="005F13FD" w14:paraId="759A85D0" w14:textId="796C6E86" w:rsidTr="00AA7222">
        <w:trPr>
          <w:trHeight w:val="285"/>
          <w:del w:id="1375" w:author="Arfa Aijazi" w:date="2023-12-26T17:18:00Z"/>
        </w:trPr>
        <w:tc>
          <w:tcPr>
            <w:tcW w:w="0" w:type="auto"/>
            <w:tcBorders>
              <w:top w:val="nil"/>
              <w:left w:val="nil"/>
              <w:bottom w:val="nil"/>
              <w:right w:val="nil"/>
            </w:tcBorders>
            <w:shd w:val="clear" w:color="auto" w:fill="auto"/>
            <w:noWrap/>
            <w:vAlign w:val="bottom"/>
            <w:hideMark/>
          </w:tcPr>
          <w:p w14:paraId="7B717B89" w14:textId="534F7F86" w:rsidR="006B43D3" w:rsidRPr="00BD3E3A" w:rsidDel="005F13FD" w:rsidRDefault="006B43D3" w:rsidP="00AA7222">
            <w:pPr>
              <w:pStyle w:val="Tabletext"/>
              <w:rPr>
                <w:del w:id="1376" w:author="Arfa Aijazi" w:date="2023-12-26T17:18:00Z"/>
                <w:moveFrom w:id="1377" w:author="Arfa Aijazi" w:date="2023-12-25T16:37:00Z"/>
                <w:rFonts w:cs="Calibri"/>
                <w:color w:val="000000"/>
              </w:rPr>
            </w:pPr>
            <w:moveFrom w:id="1378" w:author="Arfa Aijazi" w:date="2023-12-25T16:37:00Z">
              <w:del w:id="1379" w:author="Arfa Aijazi" w:date="2023-12-26T17:18:00Z">
                <w:r w:rsidRPr="00BD3E3A" w:rsidDel="005F13FD">
                  <w:rPr>
                    <w:rFonts w:cs="Calibri"/>
                    <w:color w:val="000000"/>
                  </w:rPr>
                  <w:delText>R</w:delText>
                </w:r>
                <w:r w:rsidDel="005F13FD">
                  <w:rPr>
                    <w:rFonts w:cs="Calibri"/>
                    <w:color w:val="000000"/>
                  </w:rPr>
                  <w:delText>ight h</w:delText>
                </w:r>
                <w:r w:rsidRPr="00BD3E3A" w:rsidDel="005F13FD">
                  <w:rPr>
                    <w:rFonts w:cs="Calibri"/>
                    <w:color w:val="000000"/>
                  </w:rPr>
                  <w:delText>and</w:delText>
                </w:r>
              </w:del>
            </w:moveFrom>
          </w:p>
        </w:tc>
        <w:tc>
          <w:tcPr>
            <w:tcW w:w="0" w:type="auto"/>
            <w:tcBorders>
              <w:top w:val="nil"/>
              <w:left w:val="nil"/>
              <w:bottom w:val="nil"/>
              <w:right w:val="nil"/>
            </w:tcBorders>
            <w:shd w:val="clear" w:color="auto" w:fill="auto"/>
            <w:noWrap/>
            <w:vAlign w:val="bottom"/>
            <w:hideMark/>
          </w:tcPr>
          <w:p w14:paraId="4B9D28E3" w14:textId="36BB146B" w:rsidR="006B43D3" w:rsidRPr="00BD3E3A" w:rsidDel="005F13FD" w:rsidRDefault="006B43D3" w:rsidP="00AA7222">
            <w:pPr>
              <w:pStyle w:val="Tabletext"/>
              <w:jc w:val="right"/>
              <w:rPr>
                <w:del w:id="1380" w:author="Arfa Aijazi" w:date="2023-12-26T17:18:00Z"/>
                <w:moveFrom w:id="1381" w:author="Arfa Aijazi" w:date="2023-12-25T16:37:00Z"/>
                <w:rFonts w:cs="Calibri"/>
                <w:color w:val="000000"/>
              </w:rPr>
            </w:pPr>
            <w:moveFrom w:id="1382" w:author="Arfa Aijazi" w:date="2023-12-25T16:37:00Z">
              <w:del w:id="1383" w:author="Arfa Aijazi" w:date="2023-12-26T17:18:00Z">
                <w:r w:rsidRPr="00BD3E3A" w:rsidDel="005F13FD">
                  <w:rPr>
                    <w:rFonts w:cs="Calibri"/>
                    <w:color w:val="000000"/>
                  </w:rPr>
                  <w:delText>9.2</w:delText>
                </w:r>
              </w:del>
            </w:moveFrom>
          </w:p>
        </w:tc>
        <w:tc>
          <w:tcPr>
            <w:tcW w:w="0" w:type="auto"/>
            <w:tcBorders>
              <w:top w:val="nil"/>
              <w:left w:val="nil"/>
              <w:bottom w:val="nil"/>
              <w:right w:val="nil"/>
            </w:tcBorders>
            <w:shd w:val="clear" w:color="auto" w:fill="auto"/>
            <w:noWrap/>
            <w:vAlign w:val="bottom"/>
            <w:hideMark/>
          </w:tcPr>
          <w:p w14:paraId="67365884" w14:textId="3E6C01B9" w:rsidR="006B43D3" w:rsidRPr="00BD3E3A" w:rsidDel="005F13FD" w:rsidRDefault="006B43D3" w:rsidP="00AA7222">
            <w:pPr>
              <w:pStyle w:val="Tabletext"/>
              <w:jc w:val="right"/>
              <w:rPr>
                <w:del w:id="1384" w:author="Arfa Aijazi" w:date="2023-12-26T17:18:00Z"/>
                <w:moveFrom w:id="1385" w:author="Arfa Aijazi" w:date="2023-12-25T16:37:00Z"/>
                <w:rFonts w:cs="Calibri"/>
                <w:color w:val="000000"/>
              </w:rPr>
            </w:pPr>
            <w:moveFrom w:id="1386" w:author="Arfa Aijazi" w:date="2023-12-25T16:37:00Z">
              <w:del w:id="1387" w:author="Arfa Aijazi" w:date="2023-12-26T17:18:00Z">
                <w:r w:rsidRPr="00BD3E3A" w:rsidDel="005F13FD">
                  <w:rPr>
                    <w:rFonts w:cs="Calibri"/>
                    <w:color w:val="000000"/>
                  </w:rPr>
                  <w:delText>8.5</w:delText>
                </w:r>
              </w:del>
            </w:moveFrom>
          </w:p>
        </w:tc>
        <w:tc>
          <w:tcPr>
            <w:tcW w:w="0" w:type="auto"/>
            <w:tcBorders>
              <w:top w:val="nil"/>
              <w:left w:val="nil"/>
              <w:bottom w:val="nil"/>
              <w:right w:val="nil"/>
            </w:tcBorders>
            <w:shd w:val="clear" w:color="auto" w:fill="auto"/>
            <w:noWrap/>
            <w:vAlign w:val="bottom"/>
            <w:hideMark/>
          </w:tcPr>
          <w:p w14:paraId="2AEEA7CE" w14:textId="7E41815B" w:rsidR="006B43D3" w:rsidRPr="00BD3E3A" w:rsidDel="005F13FD" w:rsidRDefault="006B43D3" w:rsidP="00AA7222">
            <w:pPr>
              <w:pStyle w:val="Tabletext"/>
              <w:jc w:val="right"/>
              <w:rPr>
                <w:del w:id="1388" w:author="Arfa Aijazi" w:date="2023-12-26T17:18:00Z"/>
                <w:moveFrom w:id="1389" w:author="Arfa Aijazi" w:date="2023-12-25T16:37:00Z"/>
                <w:rFonts w:cs="Calibri"/>
                <w:color w:val="000000"/>
              </w:rPr>
            </w:pPr>
            <w:moveFrom w:id="1390" w:author="Arfa Aijazi" w:date="2023-12-25T16:37:00Z">
              <w:del w:id="1391" w:author="Arfa Aijazi" w:date="2023-12-26T17:18:00Z">
                <w:r w:rsidRPr="00BD3E3A" w:rsidDel="005F13FD">
                  <w:rPr>
                    <w:rFonts w:cs="Calibri"/>
                    <w:color w:val="000000"/>
                  </w:rPr>
                  <w:delText>8.4</w:delText>
                </w:r>
              </w:del>
            </w:moveFrom>
          </w:p>
        </w:tc>
        <w:tc>
          <w:tcPr>
            <w:tcW w:w="0" w:type="auto"/>
            <w:tcBorders>
              <w:top w:val="nil"/>
              <w:left w:val="nil"/>
              <w:bottom w:val="nil"/>
              <w:right w:val="nil"/>
            </w:tcBorders>
            <w:shd w:val="clear" w:color="auto" w:fill="auto"/>
            <w:noWrap/>
            <w:vAlign w:val="bottom"/>
            <w:hideMark/>
          </w:tcPr>
          <w:p w14:paraId="20A85A3C" w14:textId="2187FFC8" w:rsidR="006B43D3" w:rsidRPr="00BD3E3A" w:rsidDel="005F13FD" w:rsidRDefault="006B43D3" w:rsidP="00AA7222">
            <w:pPr>
              <w:pStyle w:val="Tabletext"/>
              <w:jc w:val="right"/>
              <w:rPr>
                <w:del w:id="1392" w:author="Arfa Aijazi" w:date="2023-12-26T17:18:00Z"/>
                <w:moveFrom w:id="1393" w:author="Arfa Aijazi" w:date="2023-12-25T16:37:00Z"/>
                <w:rFonts w:cs="Calibri"/>
                <w:color w:val="000000"/>
              </w:rPr>
            </w:pPr>
            <w:moveFrom w:id="1394" w:author="Arfa Aijazi" w:date="2023-12-25T16:37:00Z">
              <w:del w:id="1395" w:author="Arfa Aijazi" w:date="2023-12-26T17:18:00Z">
                <w:r w:rsidRPr="00BD3E3A" w:rsidDel="005F13FD">
                  <w:rPr>
                    <w:rFonts w:cs="Calibri"/>
                    <w:color w:val="000000"/>
                  </w:rPr>
                  <w:delText>8.1</w:delText>
                </w:r>
              </w:del>
            </w:moveFrom>
          </w:p>
        </w:tc>
      </w:tr>
      <w:tr w:rsidR="006B43D3" w:rsidRPr="00E60AFB" w:rsidDel="005F13FD" w14:paraId="1EEC78A8" w14:textId="47BEF52C" w:rsidTr="00AA7222">
        <w:trPr>
          <w:trHeight w:val="285"/>
          <w:del w:id="1396" w:author="Arfa Aijazi" w:date="2023-12-26T17:18:00Z"/>
        </w:trPr>
        <w:tc>
          <w:tcPr>
            <w:tcW w:w="0" w:type="auto"/>
            <w:tcBorders>
              <w:top w:val="nil"/>
              <w:left w:val="nil"/>
              <w:bottom w:val="nil"/>
              <w:right w:val="nil"/>
            </w:tcBorders>
            <w:shd w:val="clear" w:color="auto" w:fill="auto"/>
            <w:noWrap/>
            <w:vAlign w:val="bottom"/>
            <w:hideMark/>
          </w:tcPr>
          <w:p w14:paraId="440C6A7B" w14:textId="35F3BAA7" w:rsidR="006B43D3" w:rsidRPr="00BD3E3A" w:rsidDel="005F13FD" w:rsidRDefault="006B43D3" w:rsidP="00AA7222">
            <w:pPr>
              <w:pStyle w:val="Tabletext"/>
              <w:rPr>
                <w:del w:id="1397" w:author="Arfa Aijazi" w:date="2023-12-26T17:18:00Z"/>
                <w:moveFrom w:id="1398" w:author="Arfa Aijazi" w:date="2023-12-25T16:37:00Z"/>
                <w:rFonts w:cs="Calibri"/>
                <w:color w:val="000000"/>
              </w:rPr>
            </w:pPr>
            <w:moveFrom w:id="1399" w:author="Arfa Aijazi" w:date="2023-12-25T16:37:00Z">
              <w:del w:id="1400" w:author="Arfa Aijazi" w:date="2023-12-26T17:18:00Z">
                <w:r w:rsidRPr="00BD3E3A" w:rsidDel="005F13FD">
                  <w:rPr>
                    <w:rFonts w:cs="Calibri"/>
                    <w:color w:val="000000"/>
                  </w:rPr>
                  <w:delText>R</w:delText>
                </w:r>
                <w:r w:rsidDel="005F13FD">
                  <w:rPr>
                    <w:rFonts w:cs="Calibri"/>
                    <w:color w:val="000000"/>
                  </w:rPr>
                  <w:delText>ight l</w:delText>
                </w:r>
                <w:r w:rsidRPr="00BD3E3A" w:rsidDel="005F13FD">
                  <w:rPr>
                    <w:rFonts w:cs="Calibri"/>
                    <w:color w:val="000000"/>
                  </w:rPr>
                  <w:delText>ow</w:delText>
                </w:r>
                <w:r w:rsidDel="005F13FD">
                  <w:rPr>
                    <w:rFonts w:cs="Calibri"/>
                    <w:color w:val="000000"/>
                  </w:rPr>
                  <w:delText>er l</w:delText>
                </w:r>
                <w:r w:rsidRPr="00BD3E3A" w:rsidDel="005F13FD">
                  <w:rPr>
                    <w:rFonts w:cs="Calibri"/>
                    <w:color w:val="000000"/>
                  </w:rPr>
                  <w:delText>eg</w:delText>
                </w:r>
              </w:del>
            </w:moveFrom>
          </w:p>
        </w:tc>
        <w:tc>
          <w:tcPr>
            <w:tcW w:w="0" w:type="auto"/>
            <w:tcBorders>
              <w:top w:val="nil"/>
              <w:left w:val="nil"/>
              <w:bottom w:val="nil"/>
              <w:right w:val="nil"/>
            </w:tcBorders>
            <w:shd w:val="clear" w:color="auto" w:fill="auto"/>
            <w:noWrap/>
            <w:vAlign w:val="bottom"/>
            <w:hideMark/>
          </w:tcPr>
          <w:p w14:paraId="2B5DDC82" w14:textId="29E01641" w:rsidR="006B43D3" w:rsidRPr="00BD3E3A" w:rsidDel="005F13FD" w:rsidRDefault="006B43D3" w:rsidP="00AA7222">
            <w:pPr>
              <w:pStyle w:val="Tabletext"/>
              <w:jc w:val="right"/>
              <w:rPr>
                <w:del w:id="1401" w:author="Arfa Aijazi" w:date="2023-12-26T17:18:00Z"/>
                <w:moveFrom w:id="1402" w:author="Arfa Aijazi" w:date="2023-12-25T16:37:00Z"/>
                <w:rFonts w:cs="Calibri"/>
                <w:color w:val="000000"/>
              </w:rPr>
            </w:pPr>
            <w:moveFrom w:id="1403" w:author="Arfa Aijazi" w:date="2023-12-25T16:37:00Z">
              <w:del w:id="1404" w:author="Arfa Aijazi" w:date="2023-12-26T17:18:00Z">
                <w:r w:rsidRPr="00BD3E3A" w:rsidDel="005F13FD">
                  <w:rPr>
                    <w:rFonts w:cs="Calibri"/>
                    <w:color w:val="000000"/>
                  </w:rPr>
                  <w:delText>8.7</w:delText>
                </w:r>
              </w:del>
            </w:moveFrom>
          </w:p>
        </w:tc>
        <w:tc>
          <w:tcPr>
            <w:tcW w:w="0" w:type="auto"/>
            <w:tcBorders>
              <w:top w:val="nil"/>
              <w:left w:val="nil"/>
              <w:bottom w:val="nil"/>
              <w:right w:val="nil"/>
            </w:tcBorders>
            <w:shd w:val="clear" w:color="auto" w:fill="auto"/>
            <w:noWrap/>
            <w:vAlign w:val="bottom"/>
            <w:hideMark/>
          </w:tcPr>
          <w:p w14:paraId="4AE12950" w14:textId="04C49928" w:rsidR="006B43D3" w:rsidRPr="00BD3E3A" w:rsidDel="005F13FD" w:rsidRDefault="006B43D3" w:rsidP="00AA7222">
            <w:pPr>
              <w:pStyle w:val="Tabletext"/>
              <w:jc w:val="right"/>
              <w:rPr>
                <w:del w:id="1405" w:author="Arfa Aijazi" w:date="2023-12-26T17:18:00Z"/>
                <w:moveFrom w:id="1406" w:author="Arfa Aijazi" w:date="2023-12-25T16:37:00Z"/>
                <w:rFonts w:cs="Calibri"/>
                <w:color w:val="000000"/>
              </w:rPr>
            </w:pPr>
            <w:moveFrom w:id="1407" w:author="Arfa Aijazi" w:date="2023-12-25T16:37:00Z">
              <w:del w:id="1408" w:author="Arfa Aijazi" w:date="2023-12-26T17:18:00Z">
                <w:r w:rsidRPr="00BD3E3A" w:rsidDel="005F13FD">
                  <w:rPr>
                    <w:rFonts w:cs="Calibri"/>
                    <w:color w:val="000000"/>
                  </w:rPr>
                  <w:delText>8.2</w:delText>
                </w:r>
              </w:del>
            </w:moveFrom>
          </w:p>
        </w:tc>
        <w:tc>
          <w:tcPr>
            <w:tcW w:w="0" w:type="auto"/>
            <w:tcBorders>
              <w:top w:val="nil"/>
              <w:left w:val="nil"/>
              <w:bottom w:val="nil"/>
              <w:right w:val="nil"/>
            </w:tcBorders>
            <w:shd w:val="clear" w:color="auto" w:fill="auto"/>
            <w:noWrap/>
            <w:vAlign w:val="bottom"/>
            <w:hideMark/>
          </w:tcPr>
          <w:p w14:paraId="3AFAC3D8" w14:textId="4294BDE3" w:rsidR="006B43D3" w:rsidRPr="00BD3E3A" w:rsidDel="005F13FD" w:rsidRDefault="006B43D3" w:rsidP="00AA7222">
            <w:pPr>
              <w:pStyle w:val="Tabletext"/>
              <w:jc w:val="right"/>
              <w:rPr>
                <w:del w:id="1409" w:author="Arfa Aijazi" w:date="2023-12-26T17:18:00Z"/>
                <w:moveFrom w:id="1410" w:author="Arfa Aijazi" w:date="2023-12-25T16:37:00Z"/>
                <w:rFonts w:cs="Calibri"/>
                <w:color w:val="000000"/>
              </w:rPr>
            </w:pPr>
            <w:moveFrom w:id="1411" w:author="Arfa Aijazi" w:date="2023-12-25T16:37:00Z">
              <w:del w:id="1412" w:author="Arfa Aijazi" w:date="2023-12-26T17:18:00Z">
                <w:r w:rsidRPr="00BD3E3A" w:rsidDel="005F13FD">
                  <w:rPr>
                    <w:rFonts w:cs="Calibri"/>
                    <w:color w:val="000000"/>
                  </w:rPr>
                  <w:delText>7.9</w:delText>
                </w:r>
              </w:del>
            </w:moveFrom>
          </w:p>
        </w:tc>
        <w:tc>
          <w:tcPr>
            <w:tcW w:w="0" w:type="auto"/>
            <w:tcBorders>
              <w:top w:val="nil"/>
              <w:left w:val="nil"/>
              <w:bottom w:val="nil"/>
              <w:right w:val="nil"/>
            </w:tcBorders>
            <w:shd w:val="clear" w:color="auto" w:fill="auto"/>
            <w:noWrap/>
            <w:vAlign w:val="bottom"/>
            <w:hideMark/>
          </w:tcPr>
          <w:p w14:paraId="413810E2" w14:textId="0BDA10B0" w:rsidR="006B43D3" w:rsidRPr="00BD3E3A" w:rsidDel="005F13FD" w:rsidRDefault="006B43D3" w:rsidP="00AA7222">
            <w:pPr>
              <w:pStyle w:val="Tabletext"/>
              <w:jc w:val="right"/>
              <w:rPr>
                <w:del w:id="1413" w:author="Arfa Aijazi" w:date="2023-12-26T17:18:00Z"/>
                <w:moveFrom w:id="1414" w:author="Arfa Aijazi" w:date="2023-12-25T16:37:00Z"/>
                <w:rFonts w:cs="Calibri"/>
                <w:color w:val="000000"/>
              </w:rPr>
            </w:pPr>
            <w:moveFrom w:id="1415" w:author="Arfa Aijazi" w:date="2023-12-25T16:37:00Z">
              <w:del w:id="1416" w:author="Arfa Aijazi" w:date="2023-12-26T17:18:00Z">
                <w:r w:rsidRPr="00BD3E3A" w:rsidDel="005F13FD">
                  <w:rPr>
                    <w:rFonts w:cs="Calibri"/>
                    <w:color w:val="000000"/>
                  </w:rPr>
                  <w:delText>8.1</w:delText>
                </w:r>
              </w:del>
            </w:moveFrom>
          </w:p>
        </w:tc>
      </w:tr>
      <w:tr w:rsidR="006B43D3" w:rsidRPr="00E60AFB" w:rsidDel="005F13FD" w14:paraId="68A1993C" w14:textId="387A8BA0" w:rsidTr="00AA7222">
        <w:trPr>
          <w:trHeight w:val="285"/>
          <w:del w:id="1417" w:author="Arfa Aijazi" w:date="2023-12-26T17:18:00Z"/>
        </w:trPr>
        <w:tc>
          <w:tcPr>
            <w:tcW w:w="0" w:type="auto"/>
            <w:tcBorders>
              <w:top w:val="nil"/>
              <w:left w:val="nil"/>
              <w:bottom w:val="nil"/>
              <w:right w:val="nil"/>
            </w:tcBorders>
            <w:shd w:val="clear" w:color="auto" w:fill="auto"/>
            <w:noWrap/>
            <w:vAlign w:val="bottom"/>
            <w:hideMark/>
          </w:tcPr>
          <w:p w14:paraId="70DD949A" w14:textId="35D300C4" w:rsidR="006B43D3" w:rsidRPr="00BD3E3A" w:rsidDel="005F13FD" w:rsidRDefault="006B43D3" w:rsidP="00AA7222">
            <w:pPr>
              <w:pStyle w:val="Tabletext"/>
              <w:rPr>
                <w:del w:id="1418" w:author="Arfa Aijazi" w:date="2023-12-26T17:18:00Z"/>
                <w:moveFrom w:id="1419" w:author="Arfa Aijazi" w:date="2023-12-25T16:37:00Z"/>
                <w:rFonts w:cs="Calibri"/>
                <w:color w:val="000000"/>
              </w:rPr>
            </w:pPr>
            <w:moveFrom w:id="1420" w:author="Arfa Aijazi" w:date="2023-12-25T16:37:00Z">
              <w:del w:id="1421" w:author="Arfa Aijazi" w:date="2023-12-26T17:18:00Z">
                <w:r w:rsidRPr="00BD3E3A" w:rsidDel="005F13FD">
                  <w:rPr>
                    <w:rFonts w:cs="Calibri"/>
                    <w:color w:val="000000"/>
                  </w:rPr>
                  <w:delText>R</w:delText>
                </w:r>
                <w:r w:rsidDel="005F13FD">
                  <w:rPr>
                    <w:rFonts w:cs="Calibri"/>
                    <w:color w:val="000000"/>
                  </w:rPr>
                  <w:delText>ight t</w:delText>
                </w:r>
                <w:r w:rsidRPr="00BD3E3A" w:rsidDel="005F13FD">
                  <w:rPr>
                    <w:rFonts w:cs="Calibri"/>
                    <w:color w:val="000000"/>
                  </w:rPr>
                  <w:delText>high</w:delText>
                </w:r>
              </w:del>
            </w:moveFrom>
          </w:p>
        </w:tc>
        <w:tc>
          <w:tcPr>
            <w:tcW w:w="0" w:type="auto"/>
            <w:tcBorders>
              <w:top w:val="nil"/>
              <w:left w:val="nil"/>
              <w:bottom w:val="nil"/>
              <w:right w:val="nil"/>
            </w:tcBorders>
            <w:shd w:val="clear" w:color="auto" w:fill="auto"/>
            <w:noWrap/>
            <w:vAlign w:val="bottom"/>
            <w:hideMark/>
          </w:tcPr>
          <w:p w14:paraId="7F9AD466" w14:textId="44CBAC18" w:rsidR="006B43D3" w:rsidRPr="00BD3E3A" w:rsidDel="005F13FD" w:rsidRDefault="006B43D3" w:rsidP="00AA7222">
            <w:pPr>
              <w:pStyle w:val="Tabletext"/>
              <w:jc w:val="right"/>
              <w:rPr>
                <w:del w:id="1422" w:author="Arfa Aijazi" w:date="2023-12-26T17:18:00Z"/>
                <w:moveFrom w:id="1423" w:author="Arfa Aijazi" w:date="2023-12-25T16:37:00Z"/>
                <w:rFonts w:cs="Calibri"/>
                <w:color w:val="000000"/>
              </w:rPr>
            </w:pPr>
            <w:moveFrom w:id="1424" w:author="Arfa Aijazi" w:date="2023-12-25T16:37:00Z">
              <w:del w:id="1425" w:author="Arfa Aijazi" w:date="2023-12-26T17:18:00Z">
                <w:r w:rsidRPr="00BD3E3A" w:rsidDel="005F13FD">
                  <w:rPr>
                    <w:rFonts w:cs="Calibri"/>
                    <w:color w:val="000000"/>
                  </w:rPr>
                  <w:delText>8.0</w:delText>
                </w:r>
              </w:del>
            </w:moveFrom>
          </w:p>
        </w:tc>
        <w:tc>
          <w:tcPr>
            <w:tcW w:w="0" w:type="auto"/>
            <w:tcBorders>
              <w:top w:val="nil"/>
              <w:left w:val="nil"/>
              <w:bottom w:val="nil"/>
              <w:right w:val="nil"/>
            </w:tcBorders>
            <w:shd w:val="clear" w:color="auto" w:fill="auto"/>
            <w:noWrap/>
            <w:vAlign w:val="bottom"/>
            <w:hideMark/>
          </w:tcPr>
          <w:p w14:paraId="71D34204" w14:textId="1777AF6B" w:rsidR="006B43D3" w:rsidRPr="00BD3E3A" w:rsidDel="005F13FD" w:rsidRDefault="006B43D3" w:rsidP="00AA7222">
            <w:pPr>
              <w:pStyle w:val="Tabletext"/>
              <w:jc w:val="right"/>
              <w:rPr>
                <w:del w:id="1426" w:author="Arfa Aijazi" w:date="2023-12-26T17:18:00Z"/>
                <w:moveFrom w:id="1427" w:author="Arfa Aijazi" w:date="2023-12-25T16:37:00Z"/>
                <w:rFonts w:cs="Calibri"/>
                <w:color w:val="000000"/>
              </w:rPr>
            </w:pPr>
            <w:moveFrom w:id="1428" w:author="Arfa Aijazi" w:date="2023-12-25T16:37:00Z">
              <w:del w:id="1429"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5098821F" w14:textId="11A6A621" w:rsidR="006B43D3" w:rsidRPr="00BD3E3A" w:rsidDel="005F13FD" w:rsidRDefault="006B43D3" w:rsidP="00AA7222">
            <w:pPr>
              <w:pStyle w:val="Tabletext"/>
              <w:jc w:val="right"/>
              <w:rPr>
                <w:del w:id="1430" w:author="Arfa Aijazi" w:date="2023-12-26T17:18:00Z"/>
                <w:moveFrom w:id="1431" w:author="Arfa Aijazi" w:date="2023-12-25T16:37:00Z"/>
                <w:rFonts w:cs="Calibri"/>
                <w:color w:val="000000"/>
              </w:rPr>
            </w:pPr>
            <w:moveFrom w:id="1432" w:author="Arfa Aijazi" w:date="2023-12-25T16:37:00Z">
              <w:del w:id="1433" w:author="Arfa Aijazi" w:date="2023-12-26T17:18:00Z">
                <w:r w:rsidRPr="00BD3E3A" w:rsidDel="005F13FD">
                  <w:rPr>
                    <w:rFonts w:cs="Calibri"/>
                    <w:color w:val="000000"/>
                  </w:rPr>
                  <w:delText>7.5</w:delText>
                </w:r>
              </w:del>
            </w:moveFrom>
          </w:p>
        </w:tc>
        <w:tc>
          <w:tcPr>
            <w:tcW w:w="0" w:type="auto"/>
            <w:tcBorders>
              <w:top w:val="nil"/>
              <w:left w:val="nil"/>
              <w:bottom w:val="nil"/>
              <w:right w:val="nil"/>
            </w:tcBorders>
            <w:shd w:val="clear" w:color="auto" w:fill="auto"/>
            <w:noWrap/>
            <w:vAlign w:val="bottom"/>
            <w:hideMark/>
          </w:tcPr>
          <w:p w14:paraId="05C4C40B" w14:textId="4EB95EE6" w:rsidR="006B43D3" w:rsidRPr="00BD3E3A" w:rsidDel="005F13FD" w:rsidRDefault="006B43D3" w:rsidP="00AA7222">
            <w:pPr>
              <w:pStyle w:val="Tabletext"/>
              <w:jc w:val="right"/>
              <w:rPr>
                <w:del w:id="1434" w:author="Arfa Aijazi" w:date="2023-12-26T17:18:00Z"/>
                <w:moveFrom w:id="1435" w:author="Arfa Aijazi" w:date="2023-12-25T16:37:00Z"/>
                <w:rFonts w:cs="Calibri"/>
                <w:color w:val="000000"/>
              </w:rPr>
            </w:pPr>
            <w:moveFrom w:id="1436" w:author="Arfa Aijazi" w:date="2023-12-25T16:37:00Z">
              <w:del w:id="1437" w:author="Arfa Aijazi" w:date="2023-12-26T17:18:00Z">
                <w:r w:rsidRPr="00BD3E3A" w:rsidDel="005F13FD">
                  <w:rPr>
                    <w:rFonts w:cs="Calibri"/>
                    <w:color w:val="000000"/>
                  </w:rPr>
                  <w:delText>7.4</w:delText>
                </w:r>
              </w:del>
            </w:moveFrom>
          </w:p>
        </w:tc>
      </w:tr>
      <w:tr w:rsidR="006B43D3" w:rsidRPr="00E60AFB" w:rsidDel="005F13FD" w14:paraId="0E230151" w14:textId="49710C3E" w:rsidTr="00AA7222">
        <w:trPr>
          <w:trHeight w:val="285"/>
          <w:del w:id="1438" w:author="Arfa Aijazi" w:date="2023-12-26T17:18:00Z"/>
        </w:trPr>
        <w:tc>
          <w:tcPr>
            <w:tcW w:w="0" w:type="auto"/>
            <w:tcBorders>
              <w:top w:val="nil"/>
              <w:left w:val="nil"/>
              <w:bottom w:val="nil"/>
              <w:right w:val="nil"/>
            </w:tcBorders>
            <w:shd w:val="clear" w:color="auto" w:fill="auto"/>
            <w:noWrap/>
            <w:vAlign w:val="bottom"/>
            <w:hideMark/>
          </w:tcPr>
          <w:p w14:paraId="1A807854" w14:textId="04266AD1" w:rsidR="006B43D3" w:rsidRPr="00BD3E3A" w:rsidDel="005F13FD" w:rsidRDefault="006B43D3" w:rsidP="00AA7222">
            <w:pPr>
              <w:pStyle w:val="Tabletext"/>
              <w:rPr>
                <w:del w:id="1439" w:author="Arfa Aijazi" w:date="2023-12-26T17:18:00Z"/>
                <w:moveFrom w:id="1440" w:author="Arfa Aijazi" w:date="2023-12-25T16:37:00Z"/>
                <w:rFonts w:cs="Calibri"/>
                <w:color w:val="000000"/>
              </w:rPr>
            </w:pPr>
            <w:moveFrom w:id="1441" w:author="Arfa Aijazi" w:date="2023-12-25T16:37:00Z">
              <w:del w:id="1442" w:author="Arfa Aijazi" w:date="2023-12-26T17:18:00Z">
                <w:r w:rsidRPr="00BD3E3A" w:rsidDel="005F13FD">
                  <w:rPr>
                    <w:rFonts w:cs="Calibri"/>
                    <w:color w:val="000000"/>
                  </w:rPr>
                  <w:delText>R</w:delText>
                </w:r>
                <w:r w:rsidDel="005F13FD">
                  <w:rPr>
                    <w:rFonts w:cs="Calibri"/>
                    <w:color w:val="000000"/>
                  </w:rPr>
                  <w:delText>ight u</w:delText>
                </w:r>
                <w:r w:rsidRPr="00BD3E3A" w:rsidDel="005F13FD">
                  <w:rPr>
                    <w:rFonts w:cs="Calibri"/>
                    <w:color w:val="000000"/>
                  </w:rPr>
                  <w:delText>pper</w:delText>
                </w:r>
                <w:r w:rsidDel="005F13FD">
                  <w:rPr>
                    <w:rFonts w:cs="Calibri"/>
                    <w:color w:val="000000"/>
                  </w:rPr>
                  <w:delText xml:space="preserve"> a</w:delText>
                </w:r>
                <w:r w:rsidRPr="00BD3E3A" w:rsidDel="005F13FD">
                  <w:rPr>
                    <w:rFonts w:cs="Calibri"/>
                    <w:color w:val="000000"/>
                  </w:rPr>
                  <w:delText>rm</w:delText>
                </w:r>
              </w:del>
            </w:moveFrom>
          </w:p>
        </w:tc>
        <w:tc>
          <w:tcPr>
            <w:tcW w:w="0" w:type="auto"/>
            <w:tcBorders>
              <w:top w:val="nil"/>
              <w:left w:val="nil"/>
              <w:bottom w:val="nil"/>
              <w:right w:val="nil"/>
            </w:tcBorders>
            <w:shd w:val="clear" w:color="auto" w:fill="auto"/>
            <w:noWrap/>
            <w:vAlign w:val="bottom"/>
            <w:hideMark/>
          </w:tcPr>
          <w:p w14:paraId="4D94E6B6" w14:textId="36E4705C" w:rsidR="006B43D3" w:rsidRPr="00BD3E3A" w:rsidDel="005F13FD" w:rsidRDefault="006B43D3" w:rsidP="00AA7222">
            <w:pPr>
              <w:pStyle w:val="Tabletext"/>
              <w:jc w:val="right"/>
              <w:rPr>
                <w:del w:id="1443" w:author="Arfa Aijazi" w:date="2023-12-26T17:18:00Z"/>
                <w:moveFrom w:id="1444" w:author="Arfa Aijazi" w:date="2023-12-25T16:37:00Z"/>
                <w:rFonts w:cs="Calibri"/>
                <w:color w:val="000000"/>
              </w:rPr>
            </w:pPr>
            <w:moveFrom w:id="1445" w:author="Arfa Aijazi" w:date="2023-12-25T16:37:00Z">
              <w:del w:id="1446" w:author="Arfa Aijazi" w:date="2023-12-26T17:18:00Z">
                <w:r w:rsidRPr="00BD3E3A" w:rsidDel="005F13FD">
                  <w:rPr>
                    <w:rFonts w:cs="Calibri"/>
                    <w:color w:val="000000"/>
                  </w:rPr>
                  <w:delText>8.5</w:delText>
                </w:r>
              </w:del>
            </w:moveFrom>
          </w:p>
        </w:tc>
        <w:tc>
          <w:tcPr>
            <w:tcW w:w="0" w:type="auto"/>
            <w:tcBorders>
              <w:top w:val="nil"/>
              <w:left w:val="nil"/>
              <w:bottom w:val="nil"/>
              <w:right w:val="nil"/>
            </w:tcBorders>
            <w:shd w:val="clear" w:color="auto" w:fill="auto"/>
            <w:noWrap/>
            <w:vAlign w:val="bottom"/>
            <w:hideMark/>
          </w:tcPr>
          <w:p w14:paraId="6463B6CC" w14:textId="355301EC" w:rsidR="006B43D3" w:rsidRPr="00BD3E3A" w:rsidDel="005F13FD" w:rsidRDefault="006B43D3" w:rsidP="00AA7222">
            <w:pPr>
              <w:pStyle w:val="Tabletext"/>
              <w:jc w:val="right"/>
              <w:rPr>
                <w:del w:id="1447" w:author="Arfa Aijazi" w:date="2023-12-26T17:18:00Z"/>
                <w:moveFrom w:id="1448" w:author="Arfa Aijazi" w:date="2023-12-25T16:37:00Z"/>
                <w:rFonts w:cs="Calibri"/>
                <w:color w:val="000000"/>
              </w:rPr>
            </w:pPr>
            <w:moveFrom w:id="1449" w:author="Arfa Aijazi" w:date="2023-12-25T16:37:00Z">
              <w:del w:id="1450" w:author="Arfa Aijazi" w:date="2023-12-26T17:18:00Z">
                <w:r w:rsidRPr="00BD3E3A" w:rsidDel="005F13FD">
                  <w:rPr>
                    <w:rFonts w:cs="Calibri"/>
                    <w:color w:val="000000"/>
                  </w:rPr>
                  <w:delText>7.7</w:delText>
                </w:r>
              </w:del>
            </w:moveFrom>
          </w:p>
        </w:tc>
        <w:tc>
          <w:tcPr>
            <w:tcW w:w="0" w:type="auto"/>
            <w:tcBorders>
              <w:top w:val="nil"/>
              <w:left w:val="nil"/>
              <w:bottom w:val="nil"/>
              <w:right w:val="nil"/>
            </w:tcBorders>
            <w:shd w:val="clear" w:color="auto" w:fill="auto"/>
            <w:noWrap/>
            <w:vAlign w:val="bottom"/>
            <w:hideMark/>
          </w:tcPr>
          <w:p w14:paraId="6068926A" w14:textId="06CB3352" w:rsidR="006B43D3" w:rsidRPr="00BD3E3A" w:rsidDel="005F13FD" w:rsidRDefault="006B43D3" w:rsidP="00AA7222">
            <w:pPr>
              <w:pStyle w:val="Tabletext"/>
              <w:jc w:val="right"/>
              <w:rPr>
                <w:del w:id="1451" w:author="Arfa Aijazi" w:date="2023-12-26T17:18:00Z"/>
                <w:moveFrom w:id="1452" w:author="Arfa Aijazi" w:date="2023-12-25T16:37:00Z"/>
                <w:rFonts w:cs="Calibri"/>
                <w:color w:val="000000"/>
              </w:rPr>
            </w:pPr>
            <w:moveFrom w:id="1453" w:author="Arfa Aijazi" w:date="2023-12-25T16:37:00Z">
              <w:del w:id="1454" w:author="Arfa Aijazi" w:date="2023-12-26T17:18:00Z">
                <w:r w:rsidRPr="00BD3E3A" w:rsidDel="005F13FD">
                  <w:rPr>
                    <w:rFonts w:cs="Calibri"/>
                    <w:color w:val="000000"/>
                  </w:rPr>
                  <w:delText>7.4</w:delText>
                </w:r>
              </w:del>
            </w:moveFrom>
          </w:p>
        </w:tc>
        <w:tc>
          <w:tcPr>
            <w:tcW w:w="0" w:type="auto"/>
            <w:tcBorders>
              <w:top w:val="nil"/>
              <w:left w:val="nil"/>
              <w:bottom w:val="nil"/>
              <w:right w:val="nil"/>
            </w:tcBorders>
            <w:shd w:val="clear" w:color="auto" w:fill="auto"/>
            <w:noWrap/>
            <w:vAlign w:val="bottom"/>
            <w:hideMark/>
          </w:tcPr>
          <w:p w14:paraId="26C5D256" w14:textId="12971799" w:rsidR="006B43D3" w:rsidRPr="00BD3E3A" w:rsidDel="005F13FD" w:rsidRDefault="006B43D3" w:rsidP="00AA7222">
            <w:pPr>
              <w:pStyle w:val="Tabletext"/>
              <w:jc w:val="right"/>
              <w:rPr>
                <w:del w:id="1455" w:author="Arfa Aijazi" w:date="2023-12-26T17:18:00Z"/>
                <w:moveFrom w:id="1456" w:author="Arfa Aijazi" w:date="2023-12-25T16:37:00Z"/>
                <w:rFonts w:cs="Calibri"/>
                <w:color w:val="000000"/>
              </w:rPr>
            </w:pPr>
            <w:moveFrom w:id="1457" w:author="Arfa Aijazi" w:date="2023-12-25T16:37:00Z">
              <w:del w:id="1458" w:author="Arfa Aijazi" w:date="2023-12-26T17:18:00Z">
                <w:r w:rsidRPr="00BD3E3A" w:rsidDel="005F13FD">
                  <w:rPr>
                    <w:rFonts w:cs="Calibri"/>
                    <w:color w:val="000000"/>
                  </w:rPr>
                  <w:delText>7.4</w:delText>
                </w:r>
              </w:del>
            </w:moveFrom>
          </w:p>
        </w:tc>
      </w:tr>
      <w:moveFromRangeEnd w:id="1088"/>
    </w:tbl>
    <w:p w14:paraId="3E0B0F01" w14:textId="77777777" w:rsidR="006B43D3" w:rsidDel="005C4BAF" w:rsidRDefault="006B43D3" w:rsidP="00CB4AD7">
      <w:pPr>
        <w:pStyle w:val="Heading2"/>
        <w:rPr>
          <w:del w:id="1459" w:author="Arfa Aijazi" w:date="2023-12-25T16:37:00Z"/>
        </w:rPr>
      </w:pPr>
    </w:p>
    <w:p w14:paraId="10B1181B" w14:textId="7D9D5B95" w:rsidR="00483565" w:rsidDel="00003EB6" w:rsidRDefault="00483565" w:rsidP="00483565">
      <w:pPr>
        <w:pStyle w:val="Caption"/>
        <w:keepNext/>
        <w:rPr>
          <w:moveFrom w:id="1460" w:author="Arfa Aijazi" w:date="2023-12-26T17:19:00Z"/>
        </w:rPr>
      </w:pPr>
      <w:moveFromRangeStart w:id="1461" w:author="Arfa Aijazi" w:date="2023-12-26T17:19:00Z" w:name="move154503600"/>
      <w:moveFrom w:id="1462" w:author="Arfa Aijazi" w:date="2023-12-26T17:19:00Z">
        <w:r w:rsidDel="00003EB6">
          <w:t xml:space="preserve">Fig. </w:t>
        </w:r>
        <w:r w:rsidR="00000000" w:rsidDel="00003EB6">
          <w:fldChar w:fldCharType="begin"/>
        </w:r>
        <w:r w:rsidR="00000000" w:rsidDel="00003EB6">
          <w:instrText xml:space="preserve"> SEQ Fig. \* ARABIC </w:instrText>
        </w:r>
        <w:r w:rsidR="00000000" w:rsidDel="00003EB6">
          <w:fldChar w:fldCharType="separate"/>
        </w:r>
        <w:r w:rsidDel="00003EB6">
          <w:rPr>
            <w:noProof/>
          </w:rPr>
          <w:t>4</w:t>
        </w:r>
        <w:r w:rsidR="00000000" w:rsidDel="00003EB6">
          <w:rPr>
            <w:noProof/>
          </w:rPr>
          <w:fldChar w:fldCharType="end"/>
        </w:r>
        <w:r w:rsidDel="00003EB6">
          <w:t>: Baseline condition</w:t>
        </w:r>
      </w:moveFrom>
    </w:p>
    <w:p w14:paraId="7CB5E5CF" w14:textId="45144799" w:rsidR="001B3AD2" w:rsidDel="00003EB6" w:rsidRDefault="001B3AD2" w:rsidP="001B3AD2">
      <w:pPr>
        <w:keepNext/>
        <w:spacing w:line="240" w:lineRule="auto"/>
        <w:rPr>
          <w:moveFrom w:id="1463" w:author="Arfa Aijazi" w:date="2023-12-26T17:19:00Z"/>
        </w:rPr>
      </w:pPr>
      <w:moveFrom w:id="1464" w:author="Arfa Aijazi" w:date="2023-12-26T17:19:00Z">
        <w:r w:rsidDel="00003EB6">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moveFrom>
    </w:p>
    <w:p w14:paraId="35DECF4E" w14:textId="7E6C6BD8" w:rsidR="001B3AD2" w:rsidDel="00003EB6" w:rsidRDefault="001B3AD2" w:rsidP="008A6A7A">
      <w:pPr>
        <w:pStyle w:val="Caption"/>
        <w:rPr>
          <w:moveFrom w:id="1465" w:author="Arfa Aijazi" w:date="2023-12-26T17:19:00Z"/>
        </w:rPr>
      </w:pPr>
      <w:moveFrom w:id="1466" w:author="Arfa Aijazi" w:date="2023-12-26T17:19:00Z">
        <w:r w:rsidDel="00003EB6">
          <w:t xml:space="preserve">Baseline condition (thermal manikin posture and clothing, bedding, and mattress) is used to calculate the difference in manikin-based equivalent temperature as shown </w:t>
        </w:r>
        <w:r w:rsidRPr="0084123E" w:rsidDel="00003EB6">
          <w:t xml:space="preserve">in </w:t>
        </w:r>
        <w:r w:rsidRPr="0084123E" w:rsidDel="00003EB6">
          <w:fldChar w:fldCharType="begin"/>
        </w:r>
        <w:r w:rsidRPr="0084123E" w:rsidDel="00003EB6">
          <w:instrText xml:space="preserve"> REF _Ref123065519 \h </w:instrText>
        </w:r>
        <w:r w:rsidDel="00003EB6">
          <w:instrText xml:space="preserve"> \* MERGEFORMAT </w:instrText>
        </w:r>
        <w:r w:rsidRPr="0084123E" w:rsidDel="00003EB6">
          <w:fldChar w:fldCharType="separate"/>
        </w:r>
        <w:r w:rsidRPr="0084123E" w:rsidDel="00003EB6">
          <w:t>(</w:t>
        </w:r>
        <w:r w:rsidRPr="0084123E" w:rsidDel="00003EB6">
          <w:rPr>
            <w:noProof/>
          </w:rPr>
          <w:t>2</w:t>
        </w:r>
        <w:r w:rsidRPr="0084123E" w:rsidDel="00003EB6">
          <w:t>)</w:t>
        </w:r>
        <w:r w:rsidRPr="0084123E" w:rsidDel="00003EB6">
          <w:fldChar w:fldCharType="end"/>
        </w:r>
        <w:r w:rsidRPr="0084123E" w:rsidDel="00003EB6">
          <w:t>.</w:t>
        </w:r>
      </w:moveFrom>
    </w:p>
    <w:moveFromRangeEnd w:id="1461"/>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467" w:name="_Ref138204030"/>
    </w:p>
    <w:p w14:paraId="58F12250" w14:textId="6792654B" w:rsidR="00483565" w:rsidRDefault="00483565" w:rsidP="00483565">
      <w:pPr>
        <w:pStyle w:val="Caption"/>
        <w:keepNext/>
      </w:pPr>
      <w:bookmarkStart w:id="1468" w:name="_Ref153362064"/>
      <w:bookmarkEnd w:id="1467"/>
      <w:r>
        <w:lastRenderedPageBreak/>
        <w:t xml:space="preserve">Fig. </w:t>
      </w:r>
      <w:r w:rsidR="00000000">
        <w:fldChar w:fldCharType="begin"/>
      </w:r>
      <w:r w:rsidR="00000000">
        <w:instrText xml:space="preserve"> SEQ Fig. \* ARABIC </w:instrText>
      </w:r>
      <w:r w:rsidR="00000000">
        <w:fldChar w:fldCharType="separate"/>
      </w:r>
      <w:r>
        <w:rPr>
          <w:noProof/>
        </w:rPr>
        <w:t>5</w:t>
      </w:r>
      <w:r w:rsidR="00000000">
        <w:rPr>
          <w:noProof/>
        </w:rPr>
        <w:fldChar w:fldCharType="end"/>
      </w:r>
      <w:bookmarkEnd w:id="1468"/>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6AD7A28F">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469" w:name="_Ref138205245"/>
      <w:r w:rsidRPr="007E6B76">
        <w:t xml:space="preserve">Clothing and bedding </w:t>
      </w:r>
      <w:proofErr w:type="gramStart"/>
      <w:r w:rsidRPr="007E6B76">
        <w:t>insulation</w:t>
      </w:r>
      <w:proofErr w:type="gramEnd"/>
    </w:p>
    <w:p w14:paraId="2A5A95FA" w14:textId="7516A07A" w:rsidR="001C16F3" w:rsidRPr="005C4BAF" w:rsidRDefault="001C16F3">
      <w:pPr>
        <w:pPrChange w:id="1470" w:author="Arfa Aijazi" w:date="2023-12-25T16:42:00Z">
          <w:pPr>
            <w:spacing w:before="240"/>
          </w:pPr>
        </w:pPrChange>
      </w:pPr>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1471" w:author="Arfa Aijazi" w:date="2023-12-19T13:15:00Z">
        <w:r w:rsidR="00D133D5" w:rsidRPr="005C4BAF">
          <w:rPr>
            <w:rPrChange w:id="1472" w:author="Arfa Aijazi" w:date="2023-12-25T16:40:00Z">
              <w:rPr>
                <w:color w:val="0432FF"/>
              </w:rPr>
            </w:rPrChange>
          </w:rPr>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ins>
      <w:ins w:id="1473" w:author="Arfa Aijazi" w:date="2023-12-07T18:08:00Z">
        <w:r w:rsidR="002078DA" w:rsidRPr="005C4BAF">
          <w:t xml:space="preserv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1474" w:name="_Ref153362083"/>
      <w:bookmarkEnd w:id="1469"/>
      <w:r>
        <w:lastRenderedPageBreak/>
        <w:t xml:space="preserve">Fig. </w:t>
      </w:r>
      <w:r w:rsidR="00000000">
        <w:fldChar w:fldCharType="begin"/>
      </w:r>
      <w:r w:rsidR="00000000">
        <w:instrText xml:space="preserve"> SEQ Fig. \* ARABIC </w:instrText>
      </w:r>
      <w:r w:rsidR="00000000">
        <w:fldChar w:fldCharType="separate"/>
      </w:r>
      <w:r>
        <w:rPr>
          <w:noProof/>
        </w:rPr>
        <w:t>6</w:t>
      </w:r>
      <w:r w:rsidR="00000000">
        <w:rPr>
          <w:noProof/>
        </w:rPr>
        <w:fldChar w:fldCharType="end"/>
      </w:r>
      <w:bookmarkEnd w:id="1474"/>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1475"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1475"/>
    </w:p>
    <w:p w14:paraId="169E0D1F" w14:textId="77777777" w:rsidR="00A46F95" w:rsidRDefault="00A46F95" w:rsidP="00CB4AD7">
      <w:pPr>
        <w:pStyle w:val="Heading3"/>
      </w:pPr>
      <w:r>
        <w:t>Emergency blanket</w:t>
      </w:r>
    </w:p>
    <w:p w14:paraId="486A2465" w14:textId="74155004"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ins w:id="1476" w:author="Arfa Aijazi" w:date="2023-12-25T16:45:00Z">
        <w:r w:rsidR="005C4BAF">
          <w:t>s</w:t>
        </w:r>
      </w:ins>
      <w:proofErr w:type="gramEnd"/>
      <w:r>
        <w:t xml:space="preserve"> heat loss through convection and evaporation, and the reflective surface reduces heat loss </w:t>
      </w:r>
      <w:ins w:id="1477" w:author="Arfa Aijazi" w:date="2023-12-25T16:45:00Z">
        <w:r w:rsidR="005C4BAF">
          <w:t>from</w:t>
        </w:r>
      </w:ins>
      <w:del w:id="1478" w:author="Arfa Aijazi" w:date="2023-12-25T16:45:00Z">
        <w:r w:rsidDel="005C4BAF">
          <w:delText>by</w:delText>
        </w:r>
      </w:del>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ins w:id="1479" w:author="Arfa Aijazi" w:date="2023-12-25T16:46:00Z">
        <w:r w:rsidR="00AF2C39">
          <w:t xml:space="preserve"> We </w:t>
        </w:r>
      </w:ins>
      <w:ins w:id="1480" w:author="Arfa Aijazi" w:date="2023-12-25T16:47:00Z">
        <w:r w:rsidR="00AF2C39">
          <w:t>p</w:t>
        </w:r>
      </w:ins>
      <w:ins w:id="1481" w:author="Arfa Aijazi" w:date="2023-12-25T16:46:00Z">
        <w:r w:rsidR="00AF2C39">
          <w:t>lace</w:t>
        </w:r>
      </w:ins>
      <w:ins w:id="1482" w:author="Arfa Aijazi" w:date="2023-12-25T16:47:00Z">
        <w:r w:rsidR="00AF2C39">
          <w:t xml:space="preserve">d the emergency blanket between the thermal manikin and any bedding layer. </w:t>
        </w:r>
      </w:ins>
      <w:ins w:id="1483" w:author="Arfa Aijazi" w:date="2023-12-25T16:48:00Z">
        <w:r w:rsidR="00AF2C39">
          <w:t>Like</w:t>
        </w:r>
      </w:ins>
      <w:ins w:id="1484" w:author="Arfa Aijazi" w:date="2023-12-25T16:47:00Z">
        <w:r w:rsidR="00AF2C39">
          <w:t xml:space="preserve"> clothing and bedding, </w:t>
        </w:r>
      </w:ins>
      <w:ins w:id="1485" w:author="Arfa Aijazi" w:date="2023-12-25T16:48:00Z">
        <w:r w:rsidR="00AF2C39">
          <w:t xml:space="preserve">we </w:t>
        </w:r>
      </w:ins>
      <w:ins w:id="1486" w:author="Arfa Aijazi" w:date="2023-12-25T16:47:00Z">
        <w:r w:rsidR="00AF2C39">
          <w:t>smoothed out t</w:t>
        </w:r>
      </w:ins>
      <w:ins w:id="1487" w:author="Arfa Aijazi" w:date="2023-12-25T16:48:00Z">
        <w:r w:rsidR="00AF2C39">
          <w:t xml:space="preserve">he emergency blanket so that it conformed to the thermal manikin body to minimize trapped air. </w:t>
        </w:r>
      </w:ins>
      <w:del w:id="1488" w:author="Arfa Aijazi" w:date="2023-12-25T16:46:00Z">
        <w:r w:rsidDel="00AF2C39">
          <w:delText xml:space="preserve"> </w:delText>
        </w:r>
      </w:del>
    </w:p>
    <w:p w14:paraId="2B031122" w14:textId="77777777" w:rsidR="00A46F95" w:rsidRDefault="00A46F95" w:rsidP="00CB4AD7">
      <w:pPr>
        <w:pStyle w:val="Heading3"/>
      </w:pPr>
      <w:r>
        <w:t>Bed type</w:t>
      </w:r>
    </w:p>
    <w:p w14:paraId="2FB5020B" w14:textId="6A9A4806"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w:t>
      </w:r>
      <w:del w:id="1489" w:author="Arfa Aijazi" w:date="2023-12-25T16:49:00Z">
        <w:r w:rsidDel="00AF2C39">
          <w:delText xml:space="preserve">the other </w:delText>
        </w:r>
      </w:del>
      <w:r>
        <w:t xml:space="preserve">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5E5EAC5C"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ins w:id="1490" w:author="Arfa Aijazi" w:date="2023-12-25T16:51:00Z">
        <w:r w:rsidR="00AF2C39">
          <w:t>, per manufacturer recommendations to prevent burns</w:t>
        </w:r>
      </w:ins>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1491" w:name="_Ref153362030"/>
      <w:r>
        <w:lastRenderedPageBreak/>
        <w:t xml:space="preserve">Fig. </w:t>
      </w:r>
      <w:r w:rsidR="00000000">
        <w:fldChar w:fldCharType="begin"/>
      </w:r>
      <w:r w:rsidR="00000000">
        <w:instrText xml:space="preserve"> SEQ Fig. \* ARABIC </w:instrText>
      </w:r>
      <w:r w:rsidR="00000000">
        <w:fldChar w:fldCharType="separate"/>
      </w:r>
      <w:r>
        <w:rPr>
          <w:noProof/>
        </w:rPr>
        <w:t>7</w:t>
      </w:r>
      <w:r w:rsidR="00000000">
        <w:rPr>
          <w:noProof/>
        </w:rPr>
        <w:fldChar w:fldCharType="end"/>
      </w:r>
      <w:bookmarkEnd w:id="1491"/>
      <w:r>
        <w:t>: Air speed over the bed</w:t>
      </w:r>
    </w:p>
    <w:p w14:paraId="44DA126A" w14:textId="77777777" w:rsidR="001C16F3" w:rsidRDefault="001C16F3" w:rsidP="001C16F3">
      <w:pPr>
        <w:keepNext/>
      </w:pPr>
      <w:r>
        <w:rPr>
          <w:noProof/>
          <w:lang w:eastAsia="zh-CN"/>
        </w:rPr>
        <w:drawing>
          <wp:inline distT="0" distB="0" distL="0" distR="0" wp14:anchorId="341A1FD5" wp14:editId="48344C3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492"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492"/>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ins w:id="1493" w:author="Arfa Aijazi" w:date="2023-12-13T13:43:00Z">
        <w:r w:rsidR="005C593F">
          <w:t>We randomized the order of experimental trials within</w:t>
        </w:r>
      </w:ins>
      <w:ins w:id="1494" w:author="Arfa Aijazi" w:date="2023-12-13T13:44:00Z">
        <w:r w:rsidR="005C593F">
          <w:t xml:space="preserve"> twelve</w:t>
        </w:r>
      </w:ins>
      <w:ins w:id="1495" w:author="Arfa Aijazi" w:date="2023-12-13T13:43:00Z">
        <w:r w:rsidR="005C593F">
          <w:t xml:space="preserve"> blocks of the same chamber temperature setpoint. </w:t>
        </w:r>
      </w:ins>
      <w:ins w:id="1496" w:author="Arfa Aijazi" w:date="2023-12-13T13:44:00Z">
        <w:r w:rsidR="005C593F">
          <w:t xml:space="preserve">This is due to the amount of time needed to transition the chamber from one temperature condition to another. </w:t>
        </w:r>
      </w:ins>
      <w:ins w:id="1497" w:author="Arfa Aijazi" w:date="2023-12-25T16:53:00Z">
        <w:r w:rsidR="00AF2C39">
          <w:t xml:space="preserve">We allowed for at least 30 minutes between experimental runs, due to the time constant of the mattress as measured in preliminary studies. </w:t>
        </w:r>
      </w:ins>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ins w:id="1498"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ins w:id="1499"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ins w:id="1500"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1C8EEB4F"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xml:space="preserve">, according to guidelines from the </w:t>
      </w:r>
      <w:del w:id="1501" w:author="Arfa Aijazi" w:date="2023-12-25T16:56:00Z">
        <w:r w:rsidDel="008851D2">
          <w:delText>World Health Organization (</w:delText>
        </w:r>
      </w:del>
      <w:r>
        <w:t>WHO</w:t>
      </w:r>
      <w:del w:id="1502" w:author="Arfa Aijazi" w:date="2023-12-25T16:56:00Z">
        <w:r w:rsidDel="008851D2">
          <w:delText>)</w:delText>
        </w:r>
      </w:del>
      <w:r>
        <w:t xml:space="preserve">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ins w:id="1503"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ins w:id="1504"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ins w:id="1505"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ins w:id="1506"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ins w:id="1507"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ins w:id="1508"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ins w:id="1509"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r>
            <w:rPr>
              <w:rFonts w:ascii="Cambria Math" w:hAnsi="Cambria Math"/>
            </w:rPr>
            <m:t>=h</m:t>
          </m:r>
          <m:d>
            <m:dPr>
              <m:ctrlPr>
                <w:ins w:id="1510" w:author="Stefano Schiavon" w:date="2023-12-15T14:13:00Z">
                  <w:rPr>
                    <w:rFonts w:ascii="Cambria Math" w:hAnsi="Cambria Math"/>
                    <w:i/>
                  </w:rPr>
                </w:ins>
              </m:ctrlPr>
            </m:dPr>
            <m:e>
              <m:sSub>
                <m:sSubPr>
                  <m:ctrlPr>
                    <w:ins w:id="1511"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r>
                <w:rPr>
                  <w:rFonts w:ascii="Cambria Math" w:hAnsi="Cambria Math"/>
                </w:rPr>
                <m:t>-</m:t>
              </m:r>
              <m:sSub>
                <m:sSubPr>
                  <m:ctrlPr>
                    <w:ins w:id="1512"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513" w:name="_Ref121554562"/>
      <w:r>
        <w:t>(</w:t>
      </w:r>
      <w:r w:rsidR="00000000">
        <w:fldChar w:fldCharType="begin"/>
      </w:r>
      <w:r w:rsidR="00000000">
        <w:instrText xml:space="preserve"> SEQ ( \* ARABIC </w:instrText>
      </w:r>
      <w:r w:rsidR="00000000">
        <w:fldChar w:fldCharType="separate"/>
      </w:r>
      <w:r>
        <w:rPr>
          <w:noProof/>
        </w:rPr>
        <w:t>3</w:t>
      </w:r>
      <w:r w:rsidR="00000000">
        <w:rPr>
          <w:noProof/>
        </w:rPr>
        <w:fldChar w:fldCharType="end"/>
      </w:r>
      <w:r>
        <w:t>)</w:t>
      </w:r>
      <w:bookmarkEnd w:id="1513"/>
    </w:p>
    <w:p w14:paraId="1895815D" w14:textId="28947E99" w:rsidR="00405F96" w:rsidRDefault="00A46F95" w:rsidP="000311DB">
      <w:pPr>
        <w:rPr>
          <w:ins w:id="1514" w:author="Arfa Aijazi" w:date="2023-12-13T12:24:00Z"/>
        </w:rPr>
      </w:pPr>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del w:id="1515" w:author="Arfa Aijazi" w:date="2023-12-13T12:24:00Z">
        <w:r w:rsidDel="00483565">
          <w:delText xml:space="preserve"> </w:delText>
        </w:r>
      </w:del>
    </w:p>
    <w:p w14:paraId="693D0008" w14:textId="2BA7F5F8" w:rsidR="00483565" w:rsidRDefault="00483565" w:rsidP="000311DB">
      <w:ins w:id="1516" w:author="Arfa Aijazi" w:date="2023-12-13T12:29:00Z">
        <w:r>
          <w:t>We next modeled</w:t>
        </w:r>
      </w:ins>
      <w:ins w:id="1517" w:author="Arfa Aijazi" w:date="2023-12-13T12:25:00Z">
        <w:r>
          <w:t xml:space="preserve"> the impact of coupling low-energy and passive strategies with reduced heating set points</w:t>
        </w:r>
      </w:ins>
      <w:ins w:id="1518" w:author="Arfa Aijazi" w:date="2023-12-13T12:29:00Z">
        <w:r>
          <w:t xml:space="preserve">. </w:t>
        </w:r>
      </w:ins>
      <w:ins w:id="1519" w:author="Arfa Aijazi" w:date="2023-12-13T12:36:00Z">
        <w:r>
          <w:t xml:space="preserve">The original </w:t>
        </w:r>
        <w:del w:id="1520" w:author="Thomas Parkinson" w:date="2023-12-15T10:33:00Z">
          <w:r w:rsidDel="008B6D79">
            <w:delText>Dallas</w:delText>
          </w:r>
        </w:del>
      </w:ins>
      <w:ins w:id="1521" w:author="Thomas Parkinson" w:date="2023-12-15T10:33:00Z">
        <w:r w:rsidR="008B6D79">
          <w:t>reference</w:t>
        </w:r>
      </w:ins>
      <w:ins w:id="1522" w:author="Arfa Aijazi" w:date="2023-12-13T12:36:00Z">
        <w:r>
          <w:t xml:space="preserve"> energy model </w:t>
        </w:r>
      </w:ins>
      <w:ins w:id="1523" w:author="Thomas Parkinson" w:date="2023-12-15T10:33:00Z">
        <w:r w:rsidR="008B6D79">
          <w:t xml:space="preserve">for Dallas </w:t>
        </w:r>
      </w:ins>
      <w:ins w:id="1524"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1525" w:author="Thomas Parkinson" w:date="2023-12-15T10:33:00Z">
        <w:r w:rsidR="008B6D79">
          <w:t xml:space="preserve"> (18</w:t>
        </w:r>
        <w:r w:rsidR="008B6D79" w:rsidRPr="00483565">
          <w:t>°C</w:t>
        </w:r>
        <w:r w:rsidR="008B6D79">
          <w:t>)</w:t>
        </w:r>
      </w:ins>
      <w:ins w:id="1526" w:author="Arfa Aijazi" w:date="2023-12-13T12:36:00Z">
        <w:r>
          <w:t xml:space="preserve"> and then subsequently reduced the setpoint</w:t>
        </w:r>
        <w:del w:id="1527" w:author="Thomas Parkinson" w:date="2023-12-15T10:33:00Z">
          <w:r w:rsidDel="008B6D79">
            <w:delText>,</w:delText>
          </w:r>
        </w:del>
        <w:r>
          <w:t xml:space="preserve"> so that the heating effect from the heating intervention would bring the equivalent temperature to within the WHO guideline. To </w:t>
        </w:r>
        <w:del w:id="1528" w:author="Thomas Parkinson" w:date="2023-12-15T10:34:00Z">
          <w:r w:rsidDel="008B6D79">
            <w:delText>do this</w:delText>
          </w:r>
        </w:del>
      </w:ins>
      <w:ins w:id="1529" w:author="Thomas Parkinson" w:date="2023-12-15T10:35:00Z">
        <w:r w:rsidR="008B6D79">
          <w:t>estimate</w:t>
        </w:r>
      </w:ins>
      <w:ins w:id="1530" w:author="Thomas Parkinson" w:date="2023-12-15T10:34:00Z">
        <w:r w:rsidR="008B6D79">
          <w:t xml:space="preserve"> the different setpoint temperatures</w:t>
        </w:r>
      </w:ins>
      <w:ins w:id="1531" w:author="Thomas Parkinson" w:date="2023-12-15T10:35:00Z">
        <w:r w:rsidR="008B6D79">
          <w:t xml:space="preserve"> for the modelling exercise</w:t>
        </w:r>
      </w:ins>
      <w:ins w:id="1532" w:author="Arfa Aijazi" w:date="2023-12-13T12:36:00Z">
        <w:r>
          <w:t>, w</w:t>
        </w:r>
      </w:ins>
      <w:ins w:id="1533" w:author="Arfa Aijazi" w:date="2023-12-13T12:29:00Z">
        <w:r>
          <w:t xml:space="preserve">e calculated </w:t>
        </w:r>
      </w:ins>
      <w:ins w:id="1534" w:author="Arfa Aijazi" w:date="2023-12-13T12:30:00Z">
        <w:r>
          <w:t>each intervention</w:t>
        </w:r>
      </w:ins>
      <w:ins w:id="1535" w:author="Arfa Aijazi" w:date="2023-12-13T12:31:00Z">
        <w:r>
          <w:t>'</w:t>
        </w:r>
      </w:ins>
      <w:ins w:id="1536" w:author="Arfa Aijazi" w:date="2023-12-13T12:30:00Z">
        <w:r>
          <w:t>s heating effect at 18°C and then subtracted that amount from 18°C</w:t>
        </w:r>
      </w:ins>
      <w:ins w:id="1537" w:author="Arfa Aijazi" w:date="2023-12-13T12:31:00Z">
        <w:r>
          <w:t xml:space="preserve">. </w:t>
        </w:r>
      </w:ins>
      <w:ins w:id="1538" w:author="Arfa Aijazi" w:date="2023-12-13T13:20:00Z">
        <w:del w:id="1539" w:author="Thomas Parkinson" w:date="2023-12-15T10:35:00Z">
          <w:r w:rsidDel="00DF6708">
            <w:delText>We began t</w:delText>
          </w:r>
        </w:del>
      </w:ins>
      <w:ins w:id="1540" w:author="Thomas Parkinson" w:date="2023-12-15T10:35:00Z">
        <w:r w:rsidR="00DF6708">
          <w:t>T</w:t>
        </w:r>
      </w:ins>
      <w:ins w:id="1541" w:author="Arfa Aijazi" w:date="2023-12-13T13:20:00Z">
        <w:r>
          <w:t>he reduced setpoint</w:t>
        </w:r>
      </w:ins>
      <w:ins w:id="1542" w:author="Thomas Parkinson" w:date="2023-12-15T10:35:00Z">
        <w:r w:rsidR="00DF6708">
          <w:t xml:space="preserve"> was applied</w:t>
        </w:r>
      </w:ins>
      <w:ins w:id="1543" w:author="Arfa Aijazi" w:date="2023-12-13T13:20:00Z">
        <w:del w:id="1544" w:author="Thomas Parkinson" w:date="2023-12-15T10:35:00Z">
          <w:r w:rsidDel="00DF6708">
            <w:delText xml:space="preserve"> </w:delText>
          </w:r>
        </w:del>
      </w:ins>
      <w:ins w:id="1545" w:author="Thomas Parkinson" w:date="2023-12-15T10:35:00Z">
        <w:r w:rsidR="00DF6708">
          <w:t xml:space="preserve"> in the simulation </w:t>
        </w:r>
      </w:ins>
      <w:ins w:id="1546" w:author="Arfa Aijazi" w:date="2023-12-13T13:20:00Z">
        <w:r>
          <w:t>at 10:00 p</w:t>
        </w:r>
      </w:ins>
      <w:ins w:id="1547" w:author="Arfa Aijazi" w:date="2023-12-13T13:39:00Z">
        <w:r>
          <w:t>.</w:t>
        </w:r>
      </w:ins>
      <w:ins w:id="1548" w:author="Arfa Aijazi" w:date="2023-12-13T13:20:00Z">
        <w:r>
          <w:t>m</w:t>
        </w:r>
      </w:ins>
      <w:ins w:id="1549" w:author="Arfa Aijazi" w:date="2023-12-13T13:39:00Z">
        <w:r>
          <w:t>.</w:t>
        </w:r>
      </w:ins>
      <w:ins w:id="1550" w:author="Arfa Aijazi" w:date="2023-12-13T13:20:00Z">
        <w:r>
          <w:t xml:space="preserve"> on February 13 and ended at </w:t>
        </w:r>
      </w:ins>
      <w:ins w:id="1551" w:author="Arfa Aijazi" w:date="2023-12-13T13:38:00Z">
        <w:r>
          <w:t>7:00 a</w:t>
        </w:r>
      </w:ins>
      <w:ins w:id="1552" w:author="Arfa Aijazi" w:date="2023-12-13T13:39:00Z">
        <w:r>
          <w:t>.</w:t>
        </w:r>
      </w:ins>
      <w:ins w:id="1553" w:author="Arfa Aijazi" w:date="2023-12-13T13:38:00Z">
        <w:r>
          <w:t>m</w:t>
        </w:r>
      </w:ins>
      <w:ins w:id="1554" w:author="Arfa Aijazi" w:date="2023-12-13T13:39:00Z">
        <w:r>
          <w:t>.</w:t>
        </w:r>
      </w:ins>
      <w:ins w:id="1555" w:author="Arfa Aijazi" w:date="2023-12-13T13:38:00Z">
        <w:r>
          <w:t xml:space="preserve"> on February 14, which corresponds to the first overnight period during the 2021 Texas power crisis</w:t>
        </w:r>
      </w:ins>
      <w:ins w:id="1556" w:author="Arfa Aijazi" w:date="2023-12-13T13:39:00Z">
        <w:r>
          <w:t>. As before, we assume</w:t>
        </w:r>
      </w:ins>
      <w:ins w:id="1557" w:author="Thomas Parkinson" w:date="2023-12-15T10:36:00Z">
        <w:r w:rsidR="00DF6708">
          <w:t>d</w:t>
        </w:r>
      </w:ins>
      <w:ins w:id="1558" w:author="Arfa Aijazi" w:date="2023-12-13T13:39:00Z">
        <w:r>
          <w:t xml:space="preserve"> occupants would have other heating measures available after 7:00 </w:t>
        </w:r>
        <w:proofErr w:type="spellStart"/>
        <w:r>
          <w:t>a.m</w:t>
        </w:r>
      </w:ins>
      <w:proofErr w:type="spellEnd"/>
      <w:ins w:id="1559" w:author="Thomas Parkinson" w:date="2023-12-15T10:36:00Z">
        <w:r w:rsidR="00DF6708">
          <w:t xml:space="preserve"> during wake hours</w:t>
        </w:r>
      </w:ins>
      <w:ins w:id="1560" w:author="Arfa Aijazi" w:date="2023-12-13T13:39:00Z">
        <w:r>
          <w:t xml:space="preserve">. </w:t>
        </w:r>
      </w:ins>
      <w:ins w:id="1561" w:author="Arfa Aijazi" w:date="2023-12-13T13:40:00Z">
        <w:del w:id="1562" w:author="Thomas Parkinson" w:date="2023-12-15T10:36:00Z">
          <w:r w:rsidDel="00DF6708">
            <w:delText>We reviewed t</w:delText>
          </w:r>
        </w:del>
      </w:ins>
      <w:ins w:id="1563" w:author="Thomas Parkinson" w:date="2023-12-15T10:36:00Z">
        <w:r w:rsidR="00DF6708">
          <w:t>Analysis of t</w:t>
        </w:r>
      </w:ins>
      <w:ins w:id="1564" w:author="Arfa Aijazi" w:date="2023-12-13T13:40:00Z">
        <w:r>
          <w:t xml:space="preserve">he </w:t>
        </w:r>
      </w:ins>
      <w:ins w:id="1565" w:author="Thomas Parkinson" w:date="2023-12-15T10:36:00Z">
        <w:r w:rsidR="00DF6708">
          <w:t xml:space="preserve">simulated </w:t>
        </w:r>
      </w:ins>
      <w:ins w:id="1566" w:author="Arfa Aijazi" w:date="2023-12-13T13:40:00Z">
        <w:r>
          <w:t xml:space="preserve">peak energy and total energy </w:t>
        </w:r>
      </w:ins>
      <w:ins w:id="1567" w:author="Thomas Parkinson" w:date="2023-12-15T10:37:00Z">
        <w:r w:rsidR="00DF6708">
          <w:t>focused on</w:t>
        </w:r>
      </w:ins>
      <w:ins w:id="1568" w:author="Thomas Parkinson" w:date="2023-12-15T10:36:00Z">
        <w:r w:rsidR="00DF6708">
          <w:t xml:space="preserve"> </w:t>
        </w:r>
      </w:ins>
      <w:ins w:id="1569" w:author="Arfa Aijazi" w:date="2023-12-13T13:40:00Z">
        <w:del w:id="1570" w:author="Thomas Parkinson" w:date="2023-12-15T10:36:00Z">
          <w:r w:rsidDel="00DF6708">
            <w:delText xml:space="preserve">outputs from the energy model </w:delText>
          </w:r>
        </w:del>
        <w:del w:id="1571" w:author="Thomas Parkinson" w:date="2023-12-15T10:37:00Z">
          <w:r w:rsidDel="00DF6708">
            <w:delText>during</w:delText>
          </w:r>
        </w:del>
      </w:ins>
      <w:ins w:id="1572" w:author="Thomas Parkinson" w:date="2023-12-15T10:37:00Z">
        <w:r w:rsidR="00DF6708">
          <w:t>the</w:t>
        </w:r>
      </w:ins>
      <w:ins w:id="1573" w:author="Arfa Aijazi" w:date="2023-12-13T13:40:00Z">
        <w:r>
          <w:t xml:space="preserve"> sleep time hours </w:t>
        </w:r>
      </w:ins>
      <w:ins w:id="1574" w:author="Thomas Parkinson" w:date="2023-12-15T10:37:00Z">
        <w:r w:rsidR="00DF6708">
          <w:t xml:space="preserve">only </w:t>
        </w:r>
      </w:ins>
      <w:ins w:id="1575" w:author="Arfa Aijazi" w:date="2023-12-13T13:40:00Z">
        <w:r>
          <w:t>(10:00 p.m. – 7:00 a.m.)</w:t>
        </w:r>
      </w:ins>
      <w:ins w:id="1576" w:author="Thomas Parkinson" w:date="2023-12-15T10:37:00Z">
        <w:r w:rsidR="00DF6708">
          <w:t>.</w:t>
        </w:r>
      </w:ins>
      <w:ins w:id="1577" w:author="Arfa Aijazi" w:date="2023-12-14T22:53:00Z">
        <w:r w:rsidR="00A81897">
          <w:t xml:space="preserve"> To estimate the energy consumption from low-energy interventions, we assumed four pe</w:t>
        </w:r>
      </w:ins>
      <w:ins w:id="1578" w:author="Arfa Aijazi" w:date="2023-12-14T22:54:00Z">
        <w:r w:rsidR="00A81897">
          <w:t xml:space="preserve">ople would use the device continuously overnight. </w:t>
        </w:r>
      </w:ins>
      <w:ins w:id="1579" w:author="Arfa Aijazi" w:date="2023-12-13T13:40:00Z">
        <w:del w:id="1580"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851D2" w:rsidRDefault="00306945">
      <w:pPr>
        <w:pStyle w:val="Bibliography"/>
        <w:spacing w:line="240" w:lineRule="auto"/>
        <w:rPr>
          <w:sz w:val="20"/>
          <w:szCs w:val="20"/>
          <w:rPrChange w:id="1581" w:author="Arfa Aijazi" w:date="2023-12-25T17:03:00Z">
            <w:rPr/>
          </w:rPrChange>
        </w:rPr>
        <w:pPrChange w:id="1582" w:author="Arfa Aijazi" w:date="2023-12-25T17:03:00Z">
          <w:pPr>
            <w:pStyle w:val="Bibliography"/>
          </w:pPr>
        </w:pPrChange>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851D2">
        <w:rPr>
          <w:sz w:val="20"/>
          <w:szCs w:val="20"/>
          <w:rPrChange w:id="1583" w:author="Arfa Aijazi" w:date="2023-12-25T17:03:00Z">
            <w:rPr/>
          </w:rPrChange>
        </w:rPr>
        <w:t>1.</w:t>
      </w:r>
      <w:r w:rsidR="00F26D09" w:rsidRPr="008851D2">
        <w:rPr>
          <w:sz w:val="20"/>
          <w:szCs w:val="20"/>
          <w:rPrChange w:id="1584" w:author="Arfa Aijazi" w:date="2023-12-25T17:03:00Z">
            <w:rPr/>
          </w:rPrChange>
        </w:rPr>
        <w:tab/>
        <w:t xml:space="preserve">Cappuccio, F. P., Cooper, D., D’Elia, L., Strazzullo, P. &amp; Miller, M. A. Sleep duration predicts cardiovascular outcomes: a systematic review and meta-analysis of prospective studies. </w:t>
      </w:r>
      <w:r w:rsidR="00F26D09" w:rsidRPr="008851D2">
        <w:rPr>
          <w:i/>
          <w:iCs/>
          <w:sz w:val="20"/>
          <w:szCs w:val="20"/>
          <w:rPrChange w:id="1585" w:author="Arfa Aijazi" w:date="2023-12-25T17:03:00Z">
            <w:rPr>
              <w:i/>
              <w:iCs/>
            </w:rPr>
          </w:rPrChange>
        </w:rPr>
        <w:t>Eur. Heart J.</w:t>
      </w:r>
      <w:r w:rsidR="00F26D09" w:rsidRPr="008851D2">
        <w:rPr>
          <w:sz w:val="20"/>
          <w:szCs w:val="20"/>
          <w:rPrChange w:id="1586" w:author="Arfa Aijazi" w:date="2023-12-25T17:03:00Z">
            <w:rPr/>
          </w:rPrChange>
        </w:rPr>
        <w:t xml:space="preserve"> </w:t>
      </w:r>
      <w:r w:rsidR="00F26D09" w:rsidRPr="008851D2">
        <w:rPr>
          <w:b/>
          <w:bCs/>
          <w:sz w:val="20"/>
          <w:szCs w:val="20"/>
          <w:rPrChange w:id="1587" w:author="Arfa Aijazi" w:date="2023-12-25T17:03:00Z">
            <w:rPr>
              <w:b/>
              <w:bCs/>
            </w:rPr>
          </w:rPrChange>
        </w:rPr>
        <w:t>32</w:t>
      </w:r>
      <w:r w:rsidR="00F26D09" w:rsidRPr="008851D2">
        <w:rPr>
          <w:sz w:val="20"/>
          <w:szCs w:val="20"/>
          <w:rPrChange w:id="1588" w:author="Arfa Aijazi" w:date="2023-12-25T17:03:00Z">
            <w:rPr/>
          </w:rPrChange>
        </w:rPr>
        <w:t>, 1484–1492 (2011).</w:t>
      </w:r>
    </w:p>
    <w:p w14:paraId="44D7AAB5" w14:textId="77777777" w:rsidR="00F26D09" w:rsidRPr="008851D2" w:rsidRDefault="00F26D09">
      <w:pPr>
        <w:pStyle w:val="Bibliography"/>
        <w:spacing w:line="240" w:lineRule="auto"/>
        <w:rPr>
          <w:sz w:val="20"/>
          <w:szCs w:val="20"/>
          <w:rPrChange w:id="1589" w:author="Arfa Aijazi" w:date="2023-12-25T17:03:00Z">
            <w:rPr/>
          </w:rPrChange>
        </w:rPr>
        <w:pPrChange w:id="1590" w:author="Arfa Aijazi" w:date="2023-12-25T17:03:00Z">
          <w:pPr>
            <w:pStyle w:val="Bibliography"/>
          </w:pPr>
        </w:pPrChange>
      </w:pPr>
      <w:r w:rsidRPr="008851D2">
        <w:rPr>
          <w:sz w:val="20"/>
          <w:szCs w:val="20"/>
          <w:rPrChange w:id="1591" w:author="Arfa Aijazi" w:date="2023-12-25T17:03:00Z">
            <w:rPr/>
          </w:rPrChange>
        </w:rPr>
        <w:t>2.</w:t>
      </w:r>
      <w:r w:rsidRPr="008851D2">
        <w:rPr>
          <w:sz w:val="20"/>
          <w:szCs w:val="20"/>
          <w:rPrChange w:id="1592" w:author="Arfa Aijazi" w:date="2023-12-25T17:03:00Z">
            <w:rPr/>
          </w:rPrChange>
        </w:rPr>
        <w:tab/>
        <w:t xml:space="preserve">Gottlieb, D. J. </w:t>
      </w:r>
      <w:r w:rsidRPr="008851D2">
        <w:rPr>
          <w:i/>
          <w:iCs/>
          <w:sz w:val="20"/>
          <w:szCs w:val="20"/>
          <w:rPrChange w:id="1593" w:author="Arfa Aijazi" w:date="2023-12-25T17:03:00Z">
            <w:rPr>
              <w:i/>
              <w:iCs/>
            </w:rPr>
          </w:rPrChange>
        </w:rPr>
        <w:t>et al.</w:t>
      </w:r>
      <w:r w:rsidRPr="008851D2">
        <w:rPr>
          <w:sz w:val="20"/>
          <w:szCs w:val="20"/>
          <w:rPrChange w:id="1594" w:author="Arfa Aijazi" w:date="2023-12-25T17:03:00Z">
            <w:rPr/>
          </w:rPrChange>
        </w:rPr>
        <w:t xml:space="preserve"> Association of Sleep Time With Diabetes Mellitus and Impaired Glucose Tolerance. </w:t>
      </w:r>
      <w:r w:rsidRPr="008851D2">
        <w:rPr>
          <w:i/>
          <w:iCs/>
          <w:sz w:val="20"/>
          <w:szCs w:val="20"/>
          <w:rPrChange w:id="1595" w:author="Arfa Aijazi" w:date="2023-12-25T17:03:00Z">
            <w:rPr>
              <w:i/>
              <w:iCs/>
            </w:rPr>
          </w:rPrChange>
        </w:rPr>
        <w:t>Arch. Intern. Med.</w:t>
      </w:r>
      <w:r w:rsidRPr="008851D2">
        <w:rPr>
          <w:sz w:val="20"/>
          <w:szCs w:val="20"/>
          <w:rPrChange w:id="1596" w:author="Arfa Aijazi" w:date="2023-12-25T17:03:00Z">
            <w:rPr/>
          </w:rPrChange>
        </w:rPr>
        <w:t xml:space="preserve"> </w:t>
      </w:r>
      <w:r w:rsidRPr="008851D2">
        <w:rPr>
          <w:b/>
          <w:bCs/>
          <w:sz w:val="20"/>
          <w:szCs w:val="20"/>
          <w:rPrChange w:id="1597" w:author="Arfa Aijazi" w:date="2023-12-25T17:03:00Z">
            <w:rPr>
              <w:b/>
              <w:bCs/>
            </w:rPr>
          </w:rPrChange>
        </w:rPr>
        <w:t>165</w:t>
      </w:r>
      <w:r w:rsidRPr="008851D2">
        <w:rPr>
          <w:sz w:val="20"/>
          <w:szCs w:val="20"/>
          <w:rPrChange w:id="1598" w:author="Arfa Aijazi" w:date="2023-12-25T17:03:00Z">
            <w:rPr/>
          </w:rPrChange>
        </w:rPr>
        <w:t>, 863–867 (2005).</w:t>
      </w:r>
    </w:p>
    <w:p w14:paraId="20BCCCD4" w14:textId="77777777" w:rsidR="00F26D09" w:rsidRPr="008851D2" w:rsidRDefault="00F26D09">
      <w:pPr>
        <w:pStyle w:val="Bibliography"/>
        <w:spacing w:line="240" w:lineRule="auto"/>
        <w:rPr>
          <w:sz w:val="20"/>
          <w:szCs w:val="20"/>
          <w:rPrChange w:id="1599" w:author="Arfa Aijazi" w:date="2023-12-25T17:03:00Z">
            <w:rPr/>
          </w:rPrChange>
        </w:rPr>
        <w:pPrChange w:id="1600" w:author="Arfa Aijazi" w:date="2023-12-25T17:03:00Z">
          <w:pPr>
            <w:pStyle w:val="Bibliography"/>
          </w:pPr>
        </w:pPrChange>
      </w:pPr>
      <w:r w:rsidRPr="008851D2">
        <w:rPr>
          <w:sz w:val="20"/>
          <w:szCs w:val="20"/>
          <w:rPrChange w:id="1601" w:author="Arfa Aijazi" w:date="2023-12-25T17:03:00Z">
            <w:rPr/>
          </w:rPrChange>
        </w:rPr>
        <w:t>3.</w:t>
      </w:r>
      <w:r w:rsidRPr="008851D2">
        <w:rPr>
          <w:sz w:val="20"/>
          <w:szCs w:val="20"/>
          <w:rPrChange w:id="1602" w:author="Arfa Aijazi" w:date="2023-12-25T17:03:00Z">
            <w:rPr/>
          </w:rPrChange>
        </w:rPr>
        <w:tab/>
        <w:t xml:space="preserve">Knutson, K. L. &amp; Van Cauter, E. Associations between sleep loss and increased risk of obesity and diabetes. </w:t>
      </w:r>
      <w:r w:rsidRPr="008851D2">
        <w:rPr>
          <w:i/>
          <w:iCs/>
          <w:sz w:val="20"/>
          <w:szCs w:val="20"/>
          <w:rPrChange w:id="1603" w:author="Arfa Aijazi" w:date="2023-12-25T17:03:00Z">
            <w:rPr>
              <w:i/>
              <w:iCs/>
            </w:rPr>
          </w:rPrChange>
        </w:rPr>
        <w:t>Ann. N. Y. Acad. Sci.</w:t>
      </w:r>
      <w:r w:rsidRPr="008851D2">
        <w:rPr>
          <w:sz w:val="20"/>
          <w:szCs w:val="20"/>
          <w:rPrChange w:id="1604" w:author="Arfa Aijazi" w:date="2023-12-25T17:03:00Z">
            <w:rPr/>
          </w:rPrChange>
        </w:rPr>
        <w:t xml:space="preserve"> </w:t>
      </w:r>
      <w:r w:rsidRPr="008851D2">
        <w:rPr>
          <w:b/>
          <w:bCs/>
          <w:sz w:val="20"/>
          <w:szCs w:val="20"/>
          <w:rPrChange w:id="1605" w:author="Arfa Aijazi" w:date="2023-12-25T17:03:00Z">
            <w:rPr>
              <w:b/>
              <w:bCs/>
            </w:rPr>
          </w:rPrChange>
        </w:rPr>
        <w:t>1129</w:t>
      </w:r>
      <w:r w:rsidRPr="008851D2">
        <w:rPr>
          <w:sz w:val="20"/>
          <w:szCs w:val="20"/>
          <w:rPrChange w:id="1606" w:author="Arfa Aijazi" w:date="2023-12-25T17:03:00Z">
            <w:rPr/>
          </w:rPrChange>
        </w:rPr>
        <w:t>, 287–304 (2008).</w:t>
      </w:r>
    </w:p>
    <w:p w14:paraId="060AAA26" w14:textId="77777777" w:rsidR="00F26D09" w:rsidRPr="008851D2" w:rsidRDefault="00F26D09">
      <w:pPr>
        <w:pStyle w:val="Bibliography"/>
        <w:spacing w:line="240" w:lineRule="auto"/>
        <w:rPr>
          <w:sz w:val="20"/>
          <w:szCs w:val="20"/>
          <w:rPrChange w:id="1607" w:author="Arfa Aijazi" w:date="2023-12-25T17:03:00Z">
            <w:rPr/>
          </w:rPrChange>
        </w:rPr>
        <w:pPrChange w:id="1608" w:author="Arfa Aijazi" w:date="2023-12-25T17:03:00Z">
          <w:pPr>
            <w:pStyle w:val="Bibliography"/>
          </w:pPr>
        </w:pPrChange>
      </w:pPr>
      <w:r w:rsidRPr="008851D2">
        <w:rPr>
          <w:sz w:val="20"/>
          <w:szCs w:val="20"/>
          <w:rPrChange w:id="1609" w:author="Arfa Aijazi" w:date="2023-12-25T17:03:00Z">
            <w:rPr/>
          </w:rPrChange>
        </w:rPr>
        <w:t>4.</w:t>
      </w:r>
      <w:r w:rsidRPr="008851D2">
        <w:rPr>
          <w:sz w:val="20"/>
          <w:szCs w:val="20"/>
          <w:rPrChange w:id="1610" w:author="Arfa Aijazi" w:date="2023-12-25T17:03:00Z">
            <w:rPr/>
          </w:rPrChange>
        </w:rPr>
        <w:tab/>
        <w:t xml:space="preserve">Baglioni, C. </w:t>
      </w:r>
      <w:r w:rsidRPr="008851D2">
        <w:rPr>
          <w:i/>
          <w:iCs/>
          <w:sz w:val="20"/>
          <w:szCs w:val="20"/>
          <w:rPrChange w:id="1611" w:author="Arfa Aijazi" w:date="2023-12-25T17:03:00Z">
            <w:rPr>
              <w:i/>
              <w:iCs/>
            </w:rPr>
          </w:rPrChange>
        </w:rPr>
        <w:t>et al.</w:t>
      </w:r>
      <w:r w:rsidRPr="008851D2">
        <w:rPr>
          <w:sz w:val="20"/>
          <w:szCs w:val="20"/>
          <w:rPrChange w:id="1612" w:author="Arfa Aijazi" w:date="2023-12-25T17:03:00Z">
            <w:rPr/>
          </w:rPrChange>
        </w:rPr>
        <w:t xml:space="preserve"> Insomnia as a predictor of depression: a meta-analytic evaluation of longitudinal epidemiological studies. </w:t>
      </w:r>
      <w:r w:rsidRPr="008851D2">
        <w:rPr>
          <w:i/>
          <w:iCs/>
          <w:sz w:val="20"/>
          <w:szCs w:val="20"/>
          <w:rPrChange w:id="1613" w:author="Arfa Aijazi" w:date="2023-12-25T17:03:00Z">
            <w:rPr>
              <w:i/>
              <w:iCs/>
            </w:rPr>
          </w:rPrChange>
        </w:rPr>
        <w:t>J. Affect. Disord.</w:t>
      </w:r>
      <w:r w:rsidRPr="008851D2">
        <w:rPr>
          <w:sz w:val="20"/>
          <w:szCs w:val="20"/>
          <w:rPrChange w:id="1614" w:author="Arfa Aijazi" w:date="2023-12-25T17:03:00Z">
            <w:rPr/>
          </w:rPrChange>
        </w:rPr>
        <w:t xml:space="preserve"> </w:t>
      </w:r>
      <w:r w:rsidRPr="008851D2">
        <w:rPr>
          <w:b/>
          <w:bCs/>
          <w:sz w:val="20"/>
          <w:szCs w:val="20"/>
          <w:rPrChange w:id="1615" w:author="Arfa Aijazi" w:date="2023-12-25T17:03:00Z">
            <w:rPr>
              <w:b/>
              <w:bCs/>
            </w:rPr>
          </w:rPrChange>
        </w:rPr>
        <w:t>135</w:t>
      </w:r>
      <w:r w:rsidRPr="008851D2">
        <w:rPr>
          <w:sz w:val="20"/>
          <w:szCs w:val="20"/>
          <w:rPrChange w:id="1616" w:author="Arfa Aijazi" w:date="2023-12-25T17:03:00Z">
            <w:rPr/>
          </w:rPrChange>
        </w:rPr>
        <w:t>, 10–19 (2011).</w:t>
      </w:r>
    </w:p>
    <w:p w14:paraId="622E3211" w14:textId="77777777" w:rsidR="00F26D09" w:rsidRPr="008851D2" w:rsidRDefault="00F26D09">
      <w:pPr>
        <w:pStyle w:val="Bibliography"/>
        <w:spacing w:line="240" w:lineRule="auto"/>
        <w:rPr>
          <w:sz w:val="20"/>
          <w:szCs w:val="20"/>
          <w:rPrChange w:id="1617" w:author="Arfa Aijazi" w:date="2023-12-25T17:03:00Z">
            <w:rPr/>
          </w:rPrChange>
        </w:rPr>
        <w:pPrChange w:id="1618" w:author="Arfa Aijazi" w:date="2023-12-25T17:03:00Z">
          <w:pPr>
            <w:pStyle w:val="Bibliography"/>
          </w:pPr>
        </w:pPrChange>
      </w:pPr>
      <w:r w:rsidRPr="008851D2">
        <w:rPr>
          <w:sz w:val="20"/>
          <w:szCs w:val="20"/>
          <w:rPrChange w:id="1619" w:author="Arfa Aijazi" w:date="2023-12-25T17:03:00Z">
            <w:rPr/>
          </w:rPrChange>
        </w:rPr>
        <w:t>5.</w:t>
      </w:r>
      <w:r w:rsidRPr="008851D2">
        <w:rPr>
          <w:sz w:val="20"/>
          <w:szCs w:val="20"/>
          <w:rPrChange w:id="1620" w:author="Arfa Aijazi" w:date="2023-12-25T17:03:00Z">
            <w:rPr/>
          </w:rPrChange>
        </w:rPr>
        <w:tab/>
        <w:t xml:space="preserve">Stickgold, R. A memory boost while you sleep. </w:t>
      </w:r>
      <w:r w:rsidRPr="008851D2">
        <w:rPr>
          <w:i/>
          <w:iCs/>
          <w:sz w:val="20"/>
          <w:szCs w:val="20"/>
          <w:rPrChange w:id="1621" w:author="Arfa Aijazi" w:date="2023-12-25T17:03:00Z">
            <w:rPr>
              <w:i/>
              <w:iCs/>
            </w:rPr>
          </w:rPrChange>
        </w:rPr>
        <w:t>Nature</w:t>
      </w:r>
      <w:r w:rsidRPr="008851D2">
        <w:rPr>
          <w:sz w:val="20"/>
          <w:szCs w:val="20"/>
          <w:rPrChange w:id="1622" w:author="Arfa Aijazi" w:date="2023-12-25T17:03:00Z">
            <w:rPr/>
          </w:rPrChange>
        </w:rPr>
        <w:t xml:space="preserve"> </w:t>
      </w:r>
      <w:r w:rsidRPr="008851D2">
        <w:rPr>
          <w:b/>
          <w:bCs/>
          <w:sz w:val="20"/>
          <w:szCs w:val="20"/>
          <w:rPrChange w:id="1623" w:author="Arfa Aijazi" w:date="2023-12-25T17:03:00Z">
            <w:rPr>
              <w:b/>
              <w:bCs/>
            </w:rPr>
          </w:rPrChange>
        </w:rPr>
        <w:t>444</w:t>
      </w:r>
      <w:r w:rsidRPr="008851D2">
        <w:rPr>
          <w:sz w:val="20"/>
          <w:szCs w:val="20"/>
          <w:rPrChange w:id="1624" w:author="Arfa Aijazi" w:date="2023-12-25T17:03:00Z">
            <w:rPr/>
          </w:rPrChange>
        </w:rPr>
        <w:t>, 559–560 (2006).</w:t>
      </w:r>
    </w:p>
    <w:p w14:paraId="2143B435" w14:textId="77777777" w:rsidR="00F26D09" w:rsidRPr="008851D2" w:rsidRDefault="00F26D09">
      <w:pPr>
        <w:pStyle w:val="Bibliography"/>
        <w:spacing w:line="240" w:lineRule="auto"/>
        <w:rPr>
          <w:sz w:val="20"/>
          <w:szCs w:val="20"/>
          <w:rPrChange w:id="1625" w:author="Arfa Aijazi" w:date="2023-12-25T17:03:00Z">
            <w:rPr/>
          </w:rPrChange>
        </w:rPr>
        <w:pPrChange w:id="1626" w:author="Arfa Aijazi" w:date="2023-12-25T17:03:00Z">
          <w:pPr>
            <w:pStyle w:val="Bibliography"/>
          </w:pPr>
        </w:pPrChange>
      </w:pPr>
      <w:r w:rsidRPr="008851D2">
        <w:rPr>
          <w:sz w:val="20"/>
          <w:szCs w:val="20"/>
          <w:rPrChange w:id="1627" w:author="Arfa Aijazi" w:date="2023-12-25T17:03:00Z">
            <w:rPr/>
          </w:rPrChange>
        </w:rPr>
        <w:t>6.</w:t>
      </w:r>
      <w:r w:rsidRPr="008851D2">
        <w:rPr>
          <w:sz w:val="20"/>
          <w:szCs w:val="20"/>
          <w:rPrChange w:id="1628" w:author="Arfa Aijazi" w:date="2023-12-25T17:03:00Z">
            <w:rPr/>
          </w:rPrChange>
        </w:rPr>
        <w:tab/>
        <w:t xml:space="preserve">Xie, L. </w:t>
      </w:r>
      <w:r w:rsidRPr="008851D2">
        <w:rPr>
          <w:i/>
          <w:iCs/>
          <w:sz w:val="20"/>
          <w:szCs w:val="20"/>
          <w:rPrChange w:id="1629" w:author="Arfa Aijazi" w:date="2023-12-25T17:03:00Z">
            <w:rPr>
              <w:i/>
              <w:iCs/>
            </w:rPr>
          </w:rPrChange>
        </w:rPr>
        <w:t>et al.</w:t>
      </w:r>
      <w:r w:rsidRPr="008851D2">
        <w:rPr>
          <w:sz w:val="20"/>
          <w:szCs w:val="20"/>
          <w:rPrChange w:id="1630" w:author="Arfa Aijazi" w:date="2023-12-25T17:03:00Z">
            <w:rPr/>
          </w:rPrChange>
        </w:rPr>
        <w:t xml:space="preserve"> Sleep Drives Metabolite Clearance from the Adult Brain. </w:t>
      </w:r>
      <w:r w:rsidRPr="008851D2">
        <w:rPr>
          <w:i/>
          <w:iCs/>
          <w:sz w:val="20"/>
          <w:szCs w:val="20"/>
          <w:rPrChange w:id="1631" w:author="Arfa Aijazi" w:date="2023-12-25T17:03:00Z">
            <w:rPr>
              <w:i/>
              <w:iCs/>
            </w:rPr>
          </w:rPrChange>
        </w:rPr>
        <w:t>Science</w:t>
      </w:r>
      <w:r w:rsidRPr="008851D2">
        <w:rPr>
          <w:sz w:val="20"/>
          <w:szCs w:val="20"/>
          <w:rPrChange w:id="1632" w:author="Arfa Aijazi" w:date="2023-12-25T17:03:00Z">
            <w:rPr/>
          </w:rPrChange>
        </w:rPr>
        <w:t xml:space="preserve"> </w:t>
      </w:r>
      <w:r w:rsidRPr="008851D2">
        <w:rPr>
          <w:b/>
          <w:bCs/>
          <w:sz w:val="20"/>
          <w:szCs w:val="20"/>
          <w:rPrChange w:id="1633" w:author="Arfa Aijazi" w:date="2023-12-25T17:03:00Z">
            <w:rPr>
              <w:b/>
              <w:bCs/>
            </w:rPr>
          </w:rPrChange>
        </w:rPr>
        <w:t>342</w:t>
      </w:r>
      <w:r w:rsidRPr="008851D2">
        <w:rPr>
          <w:sz w:val="20"/>
          <w:szCs w:val="20"/>
          <w:rPrChange w:id="1634" w:author="Arfa Aijazi" w:date="2023-12-25T17:03:00Z">
            <w:rPr/>
          </w:rPrChange>
        </w:rPr>
        <w:t>, 373–377 (2013).</w:t>
      </w:r>
    </w:p>
    <w:p w14:paraId="3D651CA9" w14:textId="77777777" w:rsidR="00F26D09" w:rsidRPr="008851D2" w:rsidRDefault="00F26D09">
      <w:pPr>
        <w:pStyle w:val="Bibliography"/>
        <w:spacing w:line="240" w:lineRule="auto"/>
        <w:rPr>
          <w:sz w:val="20"/>
          <w:szCs w:val="20"/>
          <w:rPrChange w:id="1635" w:author="Arfa Aijazi" w:date="2023-12-25T17:03:00Z">
            <w:rPr/>
          </w:rPrChange>
        </w:rPr>
        <w:pPrChange w:id="1636" w:author="Arfa Aijazi" w:date="2023-12-25T17:03:00Z">
          <w:pPr>
            <w:pStyle w:val="Bibliography"/>
          </w:pPr>
        </w:pPrChange>
      </w:pPr>
      <w:r w:rsidRPr="008851D2">
        <w:rPr>
          <w:sz w:val="20"/>
          <w:szCs w:val="20"/>
          <w:rPrChange w:id="1637" w:author="Arfa Aijazi" w:date="2023-12-25T17:03:00Z">
            <w:rPr/>
          </w:rPrChange>
        </w:rPr>
        <w:t>7.</w:t>
      </w:r>
      <w:r w:rsidRPr="008851D2">
        <w:rPr>
          <w:sz w:val="20"/>
          <w:szCs w:val="20"/>
          <w:rPrChange w:id="1638" w:author="Arfa Aijazi" w:date="2023-12-25T17:03:00Z">
            <w:rPr/>
          </w:rPrChange>
        </w:rPr>
        <w:tab/>
        <w:t xml:space="preserve">Alhola, P. &amp; Polo-Kantola, P. Sleep deprivation: Impact on cognitive performance. </w:t>
      </w:r>
      <w:r w:rsidRPr="008851D2">
        <w:rPr>
          <w:i/>
          <w:iCs/>
          <w:sz w:val="20"/>
          <w:szCs w:val="20"/>
          <w:rPrChange w:id="1639" w:author="Arfa Aijazi" w:date="2023-12-25T17:03:00Z">
            <w:rPr>
              <w:i/>
              <w:iCs/>
            </w:rPr>
          </w:rPrChange>
        </w:rPr>
        <w:t>Neuropsychiatr. Dis. Treat.</w:t>
      </w:r>
      <w:r w:rsidRPr="008851D2">
        <w:rPr>
          <w:sz w:val="20"/>
          <w:szCs w:val="20"/>
          <w:rPrChange w:id="1640" w:author="Arfa Aijazi" w:date="2023-12-25T17:03:00Z">
            <w:rPr/>
          </w:rPrChange>
        </w:rPr>
        <w:t xml:space="preserve"> </w:t>
      </w:r>
      <w:r w:rsidRPr="008851D2">
        <w:rPr>
          <w:b/>
          <w:bCs/>
          <w:sz w:val="20"/>
          <w:szCs w:val="20"/>
          <w:rPrChange w:id="1641" w:author="Arfa Aijazi" w:date="2023-12-25T17:03:00Z">
            <w:rPr>
              <w:b/>
              <w:bCs/>
            </w:rPr>
          </w:rPrChange>
        </w:rPr>
        <w:t>3</w:t>
      </w:r>
      <w:r w:rsidRPr="008851D2">
        <w:rPr>
          <w:sz w:val="20"/>
          <w:szCs w:val="20"/>
          <w:rPrChange w:id="1642" w:author="Arfa Aijazi" w:date="2023-12-25T17:03:00Z">
            <w:rPr/>
          </w:rPrChange>
        </w:rPr>
        <w:t>, 553–567 (2007).</w:t>
      </w:r>
    </w:p>
    <w:p w14:paraId="6B095D34" w14:textId="77777777" w:rsidR="00F26D09" w:rsidRPr="008851D2" w:rsidRDefault="00F26D09">
      <w:pPr>
        <w:pStyle w:val="Bibliography"/>
        <w:spacing w:line="240" w:lineRule="auto"/>
        <w:rPr>
          <w:sz w:val="20"/>
          <w:szCs w:val="20"/>
          <w:rPrChange w:id="1643" w:author="Arfa Aijazi" w:date="2023-12-25T17:03:00Z">
            <w:rPr/>
          </w:rPrChange>
        </w:rPr>
        <w:pPrChange w:id="1644" w:author="Arfa Aijazi" w:date="2023-12-25T17:03:00Z">
          <w:pPr>
            <w:pStyle w:val="Bibliography"/>
          </w:pPr>
        </w:pPrChange>
      </w:pPr>
      <w:r w:rsidRPr="008851D2">
        <w:rPr>
          <w:sz w:val="20"/>
          <w:szCs w:val="20"/>
          <w:rPrChange w:id="1645" w:author="Arfa Aijazi" w:date="2023-12-25T17:03:00Z">
            <w:rPr/>
          </w:rPrChange>
        </w:rPr>
        <w:t>8.</w:t>
      </w:r>
      <w:r w:rsidRPr="008851D2">
        <w:rPr>
          <w:sz w:val="20"/>
          <w:szCs w:val="20"/>
          <w:rPrChange w:id="1646" w:author="Arfa Aijazi" w:date="2023-12-25T17:03:00Z">
            <w:rPr/>
          </w:rPrChange>
        </w:rPr>
        <w:tab/>
        <w:t xml:space="preserve">Lan, L., Tsuzuki, K., Liu, Y. F. &amp; Lian, Z. W. Thermal environment and sleep quality: A review. </w:t>
      </w:r>
      <w:r w:rsidRPr="008851D2">
        <w:rPr>
          <w:i/>
          <w:iCs/>
          <w:sz w:val="20"/>
          <w:szCs w:val="20"/>
          <w:rPrChange w:id="1647" w:author="Arfa Aijazi" w:date="2023-12-25T17:03:00Z">
            <w:rPr>
              <w:i/>
              <w:iCs/>
            </w:rPr>
          </w:rPrChange>
        </w:rPr>
        <w:t>Energy Build.</w:t>
      </w:r>
      <w:r w:rsidRPr="008851D2">
        <w:rPr>
          <w:sz w:val="20"/>
          <w:szCs w:val="20"/>
          <w:rPrChange w:id="1648" w:author="Arfa Aijazi" w:date="2023-12-25T17:03:00Z">
            <w:rPr/>
          </w:rPrChange>
        </w:rPr>
        <w:t xml:space="preserve"> </w:t>
      </w:r>
      <w:r w:rsidRPr="008851D2">
        <w:rPr>
          <w:b/>
          <w:bCs/>
          <w:sz w:val="20"/>
          <w:szCs w:val="20"/>
          <w:rPrChange w:id="1649" w:author="Arfa Aijazi" w:date="2023-12-25T17:03:00Z">
            <w:rPr>
              <w:b/>
              <w:bCs/>
            </w:rPr>
          </w:rPrChange>
        </w:rPr>
        <w:t>149</w:t>
      </w:r>
      <w:r w:rsidRPr="008851D2">
        <w:rPr>
          <w:sz w:val="20"/>
          <w:szCs w:val="20"/>
          <w:rPrChange w:id="1650" w:author="Arfa Aijazi" w:date="2023-12-25T17:03:00Z">
            <w:rPr/>
          </w:rPrChange>
        </w:rPr>
        <w:t>, 101–113 (2017).</w:t>
      </w:r>
    </w:p>
    <w:p w14:paraId="61497D9D" w14:textId="77777777" w:rsidR="00F26D09" w:rsidRPr="008851D2" w:rsidRDefault="00F26D09">
      <w:pPr>
        <w:pStyle w:val="Bibliography"/>
        <w:spacing w:line="240" w:lineRule="auto"/>
        <w:rPr>
          <w:sz w:val="20"/>
          <w:szCs w:val="20"/>
          <w:rPrChange w:id="1651" w:author="Arfa Aijazi" w:date="2023-12-25T17:03:00Z">
            <w:rPr/>
          </w:rPrChange>
        </w:rPr>
        <w:pPrChange w:id="1652" w:author="Arfa Aijazi" w:date="2023-12-25T17:03:00Z">
          <w:pPr>
            <w:pStyle w:val="Bibliography"/>
          </w:pPr>
        </w:pPrChange>
      </w:pPr>
      <w:r w:rsidRPr="008851D2">
        <w:rPr>
          <w:sz w:val="20"/>
          <w:szCs w:val="20"/>
          <w:rPrChange w:id="1653" w:author="Arfa Aijazi" w:date="2023-12-25T17:03:00Z">
            <w:rPr/>
          </w:rPrChange>
        </w:rPr>
        <w:t>9.</w:t>
      </w:r>
      <w:r w:rsidRPr="008851D2">
        <w:rPr>
          <w:sz w:val="20"/>
          <w:szCs w:val="20"/>
          <w:rPrChange w:id="1654" w:author="Arfa Aijazi" w:date="2023-12-25T17:03:00Z">
            <w:rPr/>
          </w:rPrChange>
        </w:rPr>
        <w:tab/>
        <w:t xml:space="preserve">Xiong, J., Lan, L., Lian, Z. &amp; De dear, R. Associations of bedroom temperature and ventilation with sleep quality. </w:t>
      </w:r>
      <w:r w:rsidRPr="008851D2">
        <w:rPr>
          <w:i/>
          <w:iCs/>
          <w:sz w:val="20"/>
          <w:szCs w:val="20"/>
          <w:rPrChange w:id="1655" w:author="Arfa Aijazi" w:date="2023-12-25T17:03:00Z">
            <w:rPr>
              <w:i/>
              <w:iCs/>
            </w:rPr>
          </w:rPrChange>
        </w:rPr>
        <w:t>Sci. Technol. Built Environ.</w:t>
      </w:r>
      <w:r w:rsidRPr="008851D2">
        <w:rPr>
          <w:sz w:val="20"/>
          <w:szCs w:val="20"/>
          <w:rPrChange w:id="1656" w:author="Arfa Aijazi" w:date="2023-12-25T17:03:00Z">
            <w:rPr/>
          </w:rPrChange>
        </w:rPr>
        <w:t xml:space="preserve"> </w:t>
      </w:r>
      <w:r w:rsidRPr="008851D2">
        <w:rPr>
          <w:b/>
          <w:bCs/>
          <w:sz w:val="20"/>
          <w:szCs w:val="20"/>
          <w:rPrChange w:id="1657" w:author="Arfa Aijazi" w:date="2023-12-25T17:03:00Z">
            <w:rPr>
              <w:b/>
              <w:bCs/>
            </w:rPr>
          </w:rPrChange>
        </w:rPr>
        <w:t>26</w:t>
      </w:r>
      <w:r w:rsidRPr="008851D2">
        <w:rPr>
          <w:sz w:val="20"/>
          <w:szCs w:val="20"/>
          <w:rPrChange w:id="1658" w:author="Arfa Aijazi" w:date="2023-12-25T17:03:00Z">
            <w:rPr/>
          </w:rPrChange>
        </w:rPr>
        <w:t>, 1274–1284 (2020).</w:t>
      </w:r>
    </w:p>
    <w:p w14:paraId="5B64D543" w14:textId="77777777" w:rsidR="00F26D09" w:rsidRPr="008851D2" w:rsidRDefault="00F26D09">
      <w:pPr>
        <w:pStyle w:val="Bibliography"/>
        <w:spacing w:line="240" w:lineRule="auto"/>
        <w:rPr>
          <w:sz w:val="20"/>
          <w:szCs w:val="20"/>
          <w:rPrChange w:id="1659" w:author="Arfa Aijazi" w:date="2023-12-25T17:03:00Z">
            <w:rPr/>
          </w:rPrChange>
        </w:rPr>
        <w:pPrChange w:id="1660" w:author="Arfa Aijazi" w:date="2023-12-25T17:03:00Z">
          <w:pPr>
            <w:pStyle w:val="Bibliography"/>
          </w:pPr>
        </w:pPrChange>
      </w:pPr>
      <w:r w:rsidRPr="008851D2">
        <w:rPr>
          <w:sz w:val="20"/>
          <w:szCs w:val="20"/>
          <w:rPrChange w:id="1661" w:author="Arfa Aijazi" w:date="2023-12-25T17:03:00Z">
            <w:rPr/>
          </w:rPrChange>
        </w:rPr>
        <w:t>10.</w:t>
      </w:r>
      <w:r w:rsidRPr="008851D2">
        <w:rPr>
          <w:sz w:val="20"/>
          <w:szCs w:val="20"/>
          <w:rPrChange w:id="1662" w:author="Arfa Aijazi" w:date="2023-12-25T17:03:00Z">
            <w:rPr/>
          </w:rPrChange>
        </w:rPr>
        <w:tab/>
        <w:t xml:space="preserve">Okamoto-Mizuno, K., Mizuno, K., Michie, S., Maeda, A. &amp; Iizuka, S. Effects of thermal environment on sleep and circadian rhythm. </w:t>
      </w:r>
      <w:r w:rsidRPr="008851D2">
        <w:rPr>
          <w:i/>
          <w:iCs/>
          <w:sz w:val="20"/>
          <w:szCs w:val="20"/>
          <w:rPrChange w:id="1663" w:author="Arfa Aijazi" w:date="2023-12-25T17:03:00Z">
            <w:rPr>
              <w:i/>
              <w:iCs/>
            </w:rPr>
          </w:rPrChange>
        </w:rPr>
        <w:t>J. Physiol. Anthropol.</w:t>
      </w:r>
      <w:r w:rsidRPr="008851D2">
        <w:rPr>
          <w:sz w:val="20"/>
          <w:szCs w:val="20"/>
          <w:rPrChange w:id="1664" w:author="Arfa Aijazi" w:date="2023-12-25T17:03:00Z">
            <w:rPr/>
          </w:rPrChange>
        </w:rPr>
        <w:t xml:space="preserve"> </w:t>
      </w:r>
      <w:r w:rsidRPr="008851D2">
        <w:rPr>
          <w:b/>
          <w:bCs/>
          <w:sz w:val="20"/>
          <w:szCs w:val="20"/>
          <w:rPrChange w:id="1665" w:author="Arfa Aijazi" w:date="2023-12-25T17:03:00Z">
            <w:rPr>
              <w:b/>
              <w:bCs/>
            </w:rPr>
          </w:rPrChange>
        </w:rPr>
        <w:t>31</w:t>
      </w:r>
      <w:r w:rsidRPr="008851D2">
        <w:rPr>
          <w:sz w:val="20"/>
          <w:szCs w:val="20"/>
          <w:rPrChange w:id="1666" w:author="Arfa Aijazi" w:date="2023-12-25T17:03:00Z">
            <w:rPr/>
          </w:rPrChange>
        </w:rPr>
        <w:t>, 14 (2012).</w:t>
      </w:r>
    </w:p>
    <w:p w14:paraId="46565464" w14:textId="77777777" w:rsidR="00F26D09" w:rsidRPr="008851D2" w:rsidRDefault="00F26D09">
      <w:pPr>
        <w:pStyle w:val="Bibliography"/>
        <w:spacing w:line="240" w:lineRule="auto"/>
        <w:rPr>
          <w:sz w:val="20"/>
          <w:szCs w:val="20"/>
          <w:rPrChange w:id="1667" w:author="Arfa Aijazi" w:date="2023-12-25T17:03:00Z">
            <w:rPr/>
          </w:rPrChange>
        </w:rPr>
        <w:pPrChange w:id="1668" w:author="Arfa Aijazi" w:date="2023-12-25T17:03:00Z">
          <w:pPr>
            <w:pStyle w:val="Bibliography"/>
          </w:pPr>
        </w:pPrChange>
      </w:pPr>
      <w:r w:rsidRPr="008851D2">
        <w:rPr>
          <w:sz w:val="20"/>
          <w:szCs w:val="20"/>
          <w:rPrChange w:id="1669" w:author="Arfa Aijazi" w:date="2023-12-25T17:03:00Z">
            <w:rPr/>
          </w:rPrChange>
        </w:rPr>
        <w:t>11.</w:t>
      </w:r>
      <w:r w:rsidRPr="008851D2">
        <w:rPr>
          <w:sz w:val="20"/>
          <w:szCs w:val="20"/>
          <w:rPrChange w:id="1670" w:author="Arfa Aijazi" w:date="2023-12-25T17:03:00Z">
            <w:rPr/>
          </w:rPrChange>
        </w:rPr>
        <w:tab/>
        <w:t xml:space="preserve">Okamoto-Mizuno, K. Effects of Humid Heat Exposure on Human Sleep Stages and Body Temperature. </w:t>
      </w:r>
      <w:r w:rsidRPr="008851D2">
        <w:rPr>
          <w:i/>
          <w:iCs/>
          <w:sz w:val="20"/>
          <w:szCs w:val="20"/>
          <w:rPrChange w:id="1671" w:author="Arfa Aijazi" w:date="2023-12-25T17:03:00Z">
            <w:rPr>
              <w:i/>
              <w:iCs/>
            </w:rPr>
          </w:rPrChange>
        </w:rPr>
        <w:t>Sleep</w:t>
      </w:r>
      <w:r w:rsidRPr="008851D2">
        <w:rPr>
          <w:sz w:val="20"/>
          <w:szCs w:val="20"/>
          <w:rPrChange w:id="1672" w:author="Arfa Aijazi" w:date="2023-12-25T17:03:00Z">
            <w:rPr/>
          </w:rPrChange>
        </w:rPr>
        <w:t xml:space="preserve"> </w:t>
      </w:r>
      <w:r w:rsidRPr="008851D2">
        <w:rPr>
          <w:b/>
          <w:bCs/>
          <w:sz w:val="20"/>
          <w:szCs w:val="20"/>
          <w:rPrChange w:id="1673" w:author="Arfa Aijazi" w:date="2023-12-25T17:03:00Z">
            <w:rPr>
              <w:b/>
              <w:bCs/>
            </w:rPr>
          </w:rPrChange>
        </w:rPr>
        <w:t>22</w:t>
      </w:r>
      <w:r w:rsidRPr="008851D2">
        <w:rPr>
          <w:sz w:val="20"/>
          <w:szCs w:val="20"/>
          <w:rPrChange w:id="1674" w:author="Arfa Aijazi" w:date="2023-12-25T17:03:00Z">
            <w:rPr/>
          </w:rPrChange>
        </w:rPr>
        <w:t>, 767–773 (1999).</w:t>
      </w:r>
    </w:p>
    <w:p w14:paraId="78F04D20" w14:textId="77777777" w:rsidR="00F26D09" w:rsidRPr="008851D2" w:rsidRDefault="00F26D09">
      <w:pPr>
        <w:pStyle w:val="Bibliography"/>
        <w:spacing w:line="240" w:lineRule="auto"/>
        <w:rPr>
          <w:sz w:val="20"/>
          <w:szCs w:val="20"/>
          <w:rPrChange w:id="1675" w:author="Arfa Aijazi" w:date="2023-12-25T17:03:00Z">
            <w:rPr/>
          </w:rPrChange>
        </w:rPr>
        <w:pPrChange w:id="1676" w:author="Arfa Aijazi" w:date="2023-12-25T17:03:00Z">
          <w:pPr>
            <w:pStyle w:val="Bibliography"/>
          </w:pPr>
        </w:pPrChange>
      </w:pPr>
      <w:r w:rsidRPr="008851D2">
        <w:rPr>
          <w:sz w:val="20"/>
          <w:szCs w:val="20"/>
          <w:rPrChange w:id="1677" w:author="Arfa Aijazi" w:date="2023-12-25T17:03:00Z">
            <w:rPr/>
          </w:rPrChange>
        </w:rPr>
        <w:t>12.</w:t>
      </w:r>
      <w:r w:rsidRPr="008851D2">
        <w:rPr>
          <w:sz w:val="20"/>
          <w:szCs w:val="20"/>
          <w:rPrChange w:id="1678" w:author="Arfa Aijazi" w:date="2023-12-25T17:03:00Z">
            <w:rPr/>
          </w:rPrChange>
        </w:rPr>
        <w:tab/>
        <w:t xml:space="preserve">Okamoto-Mizuno, K., Tsuzuki, K., Mizuno, K. &amp; Ohshiro, Y. Effects of low ambient temperature on heart rate variability during sleep in humans. </w:t>
      </w:r>
      <w:r w:rsidRPr="008851D2">
        <w:rPr>
          <w:i/>
          <w:iCs/>
          <w:sz w:val="20"/>
          <w:szCs w:val="20"/>
          <w:rPrChange w:id="1679" w:author="Arfa Aijazi" w:date="2023-12-25T17:03:00Z">
            <w:rPr>
              <w:i/>
              <w:iCs/>
            </w:rPr>
          </w:rPrChange>
        </w:rPr>
        <w:t>Eur. J. Appl. Physiol.</w:t>
      </w:r>
      <w:r w:rsidRPr="008851D2">
        <w:rPr>
          <w:sz w:val="20"/>
          <w:szCs w:val="20"/>
          <w:rPrChange w:id="1680" w:author="Arfa Aijazi" w:date="2023-12-25T17:03:00Z">
            <w:rPr/>
          </w:rPrChange>
        </w:rPr>
        <w:t xml:space="preserve"> </w:t>
      </w:r>
      <w:r w:rsidRPr="008851D2">
        <w:rPr>
          <w:b/>
          <w:bCs/>
          <w:sz w:val="20"/>
          <w:szCs w:val="20"/>
          <w:rPrChange w:id="1681" w:author="Arfa Aijazi" w:date="2023-12-25T17:03:00Z">
            <w:rPr>
              <w:b/>
              <w:bCs/>
            </w:rPr>
          </w:rPrChange>
        </w:rPr>
        <w:t>105</w:t>
      </w:r>
      <w:r w:rsidRPr="008851D2">
        <w:rPr>
          <w:sz w:val="20"/>
          <w:szCs w:val="20"/>
          <w:rPrChange w:id="1682" w:author="Arfa Aijazi" w:date="2023-12-25T17:03:00Z">
            <w:rPr/>
          </w:rPrChange>
        </w:rPr>
        <w:t>, 191 (2008).</w:t>
      </w:r>
    </w:p>
    <w:p w14:paraId="35CBCBCC" w14:textId="77777777" w:rsidR="00F26D09" w:rsidRPr="008851D2" w:rsidRDefault="00F26D09">
      <w:pPr>
        <w:pStyle w:val="Bibliography"/>
        <w:spacing w:line="240" w:lineRule="auto"/>
        <w:rPr>
          <w:sz w:val="20"/>
          <w:szCs w:val="20"/>
          <w:rPrChange w:id="1683" w:author="Arfa Aijazi" w:date="2023-12-25T17:03:00Z">
            <w:rPr/>
          </w:rPrChange>
        </w:rPr>
        <w:pPrChange w:id="1684" w:author="Arfa Aijazi" w:date="2023-12-25T17:03:00Z">
          <w:pPr>
            <w:pStyle w:val="Bibliography"/>
          </w:pPr>
        </w:pPrChange>
      </w:pPr>
      <w:r w:rsidRPr="008851D2">
        <w:rPr>
          <w:sz w:val="20"/>
          <w:szCs w:val="20"/>
          <w:rPrChange w:id="1685" w:author="Arfa Aijazi" w:date="2023-12-25T17:03:00Z">
            <w:rPr/>
          </w:rPrChange>
        </w:rPr>
        <w:t>13.</w:t>
      </w:r>
      <w:r w:rsidRPr="008851D2">
        <w:rPr>
          <w:sz w:val="20"/>
          <w:szCs w:val="20"/>
          <w:rPrChange w:id="1686" w:author="Arfa Aijazi" w:date="2023-12-25T17:03:00Z">
            <w:rPr/>
          </w:rPrChange>
        </w:rPr>
        <w:tab/>
        <w:t xml:space="preserve">Willich, S. N. </w:t>
      </w:r>
      <w:r w:rsidRPr="008851D2">
        <w:rPr>
          <w:i/>
          <w:iCs/>
          <w:sz w:val="20"/>
          <w:szCs w:val="20"/>
          <w:rPrChange w:id="1687" w:author="Arfa Aijazi" w:date="2023-12-25T17:03:00Z">
            <w:rPr>
              <w:i/>
              <w:iCs/>
            </w:rPr>
          </w:rPrChange>
        </w:rPr>
        <w:t>et al.</w:t>
      </w:r>
      <w:r w:rsidRPr="008851D2">
        <w:rPr>
          <w:sz w:val="20"/>
          <w:szCs w:val="20"/>
          <w:rPrChange w:id="1688" w:author="Arfa Aijazi" w:date="2023-12-25T17:03:00Z">
            <w:rPr/>
          </w:rPrChange>
        </w:rPr>
        <w:t xml:space="preserve"> Increased morning incidence of myocardial infarction in the ISAM Study: absence with prior beta-adrenergic blockade. ISAM Study Group. </w:t>
      </w:r>
      <w:r w:rsidRPr="008851D2">
        <w:rPr>
          <w:i/>
          <w:iCs/>
          <w:sz w:val="20"/>
          <w:szCs w:val="20"/>
          <w:rPrChange w:id="1689" w:author="Arfa Aijazi" w:date="2023-12-25T17:03:00Z">
            <w:rPr>
              <w:i/>
              <w:iCs/>
            </w:rPr>
          </w:rPrChange>
        </w:rPr>
        <w:t>Circulation</w:t>
      </w:r>
      <w:r w:rsidRPr="008851D2">
        <w:rPr>
          <w:sz w:val="20"/>
          <w:szCs w:val="20"/>
          <w:rPrChange w:id="1690" w:author="Arfa Aijazi" w:date="2023-12-25T17:03:00Z">
            <w:rPr/>
          </w:rPrChange>
        </w:rPr>
        <w:t xml:space="preserve"> </w:t>
      </w:r>
      <w:r w:rsidRPr="008851D2">
        <w:rPr>
          <w:b/>
          <w:bCs/>
          <w:sz w:val="20"/>
          <w:szCs w:val="20"/>
          <w:rPrChange w:id="1691" w:author="Arfa Aijazi" w:date="2023-12-25T17:03:00Z">
            <w:rPr>
              <w:b/>
              <w:bCs/>
            </w:rPr>
          </w:rPrChange>
        </w:rPr>
        <w:t>80</w:t>
      </w:r>
      <w:r w:rsidRPr="008851D2">
        <w:rPr>
          <w:sz w:val="20"/>
          <w:szCs w:val="20"/>
          <w:rPrChange w:id="1692" w:author="Arfa Aijazi" w:date="2023-12-25T17:03:00Z">
            <w:rPr/>
          </w:rPrChange>
        </w:rPr>
        <w:t>, 853–858 (1989).</w:t>
      </w:r>
    </w:p>
    <w:p w14:paraId="66561EA8" w14:textId="77777777" w:rsidR="00F26D09" w:rsidRPr="008851D2" w:rsidRDefault="00F26D09">
      <w:pPr>
        <w:pStyle w:val="Bibliography"/>
        <w:spacing w:line="240" w:lineRule="auto"/>
        <w:rPr>
          <w:sz w:val="20"/>
          <w:szCs w:val="20"/>
          <w:rPrChange w:id="1693" w:author="Arfa Aijazi" w:date="2023-12-25T17:03:00Z">
            <w:rPr/>
          </w:rPrChange>
        </w:rPr>
        <w:pPrChange w:id="1694" w:author="Arfa Aijazi" w:date="2023-12-25T17:03:00Z">
          <w:pPr>
            <w:pStyle w:val="Bibliography"/>
          </w:pPr>
        </w:pPrChange>
      </w:pPr>
      <w:r w:rsidRPr="008851D2">
        <w:rPr>
          <w:sz w:val="20"/>
          <w:szCs w:val="20"/>
          <w:rPrChange w:id="1695" w:author="Arfa Aijazi" w:date="2023-12-25T17:03:00Z">
            <w:rPr/>
          </w:rPrChange>
        </w:rPr>
        <w:t>14.</w:t>
      </w:r>
      <w:r w:rsidRPr="008851D2">
        <w:rPr>
          <w:sz w:val="20"/>
          <w:szCs w:val="20"/>
          <w:rPrChange w:id="1696" w:author="Arfa Aijazi" w:date="2023-12-25T17:03:00Z">
            <w:rPr/>
          </w:rPrChange>
        </w:rPr>
        <w:tab/>
        <w:t xml:space="preserve">Sheth, T., Nair, C., Muller, J. &amp; Yusuf, S. Increased winter mortality from acute myocardial infarction and stroke: the effect of age. </w:t>
      </w:r>
      <w:r w:rsidRPr="008851D2">
        <w:rPr>
          <w:i/>
          <w:iCs/>
          <w:sz w:val="20"/>
          <w:szCs w:val="20"/>
          <w:rPrChange w:id="1697" w:author="Arfa Aijazi" w:date="2023-12-25T17:03:00Z">
            <w:rPr>
              <w:i/>
              <w:iCs/>
            </w:rPr>
          </w:rPrChange>
        </w:rPr>
        <w:t>J. Am. Coll. Cardiol.</w:t>
      </w:r>
      <w:r w:rsidRPr="008851D2">
        <w:rPr>
          <w:sz w:val="20"/>
          <w:szCs w:val="20"/>
          <w:rPrChange w:id="1698" w:author="Arfa Aijazi" w:date="2023-12-25T17:03:00Z">
            <w:rPr/>
          </w:rPrChange>
        </w:rPr>
        <w:t xml:space="preserve"> </w:t>
      </w:r>
      <w:r w:rsidRPr="008851D2">
        <w:rPr>
          <w:b/>
          <w:bCs/>
          <w:sz w:val="20"/>
          <w:szCs w:val="20"/>
          <w:rPrChange w:id="1699" w:author="Arfa Aijazi" w:date="2023-12-25T17:03:00Z">
            <w:rPr>
              <w:b/>
              <w:bCs/>
            </w:rPr>
          </w:rPrChange>
        </w:rPr>
        <w:t>33</w:t>
      </w:r>
      <w:r w:rsidRPr="008851D2">
        <w:rPr>
          <w:sz w:val="20"/>
          <w:szCs w:val="20"/>
          <w:rPrChange w:id="1700" w:author="Arfa Aijazi" w:date="2023-12-25T17:03:00Z">
            <w:rPr/>
          </w:rPrChange>
        </w:rPr>
        <w:t>, 1916–1919 (1999).</w:t>
      </w:r>
    </w:p>
    <w:p w14:paraId="10E31329" w14:textId="77777777" w:rsidR="00F26D09" w:rsidRPr="008851D2" w:rsidRDefault="00F26D09">
      <w:pPr>
        <w:pStyle w:val="Bibliography"/>
        <w:spacing w:line="240" w:lineRule="auto"/>
        <w:rPr>
          <w:sz w:val="20"/>
          <w:szCs w:val="20"/>
          <w:rPrChange w:id="1701" w:author="Arfa Aijazi" w:date="2023-12-25T17:03:00Z">
            <w:rPr/>
          </w:rPrChange>
        </w:rPr>
        <w:pPrChange w:id="1702" w:author="Arfa Aijazi" w:date="2023-12-25T17:03:00Z">
          <w:pPr>
            <w:pStyle w:val="Bibliography"/>
          </w:pPr>
        </w:pPrChange>
      </w:pPr>
      <w:r w:rsidRPr="008851D2">
        <w:rPr>
          <w:sz w:val="20"/>
          <w:szCs w:val="20"/>
          <w:rPrChange w:id="1703" w:author="Arfa Aijazi" w:date="2023-12-25T17:03:00Z">
            <w:rPr/>
          </w:rPrChange>
        </w:rPr>
        <w:t>15.</w:t>
      </w:r>
      <w:r w:rsidRPr="008851D2">
        <w:rPr>
          <w:sz w:val="20"/>
          <w:szCs w:val="20"/>
          <w:rPrChange w:id="1704" w:author="Arfa Aijazi" w:date="2023-12-25T17:03:00Z">
            <w:rPr/>
          </w:rPrChange>
        </w:rPr>
        <w:tab/>
        <w:t xml:space="preserve">Nicol, F. </w:t>
      </w:r>
      <w:r w:rsidRPr="008851D2">
        <w:rPr>
          <w:i/>
          <w:iCs/>
          <w:sz w:val="20"/>
          <w:szCs w:val="20"/>
          <w:rPrChange w:id="1705" w:author="Arfa Aijazi" w:date="2023-12-25T17:03:00Z">
            <w:rPr>
              <w:i/>
              <w:iCs/>
            </w:rPr>
          </w:rPrChange>
        </w:rPr>
        <w:t>The Limits of Thermal Comfort: Avoiding Overheating in European Buildings: CIBSE TM52, 2013</w:t>
      </w:r>
      <w:r w:rsidRPr="008851D2">
        <w:rPr>
          <w:sz w:val="20"/>
          <w:szCs w:val="20"/>
          <w:rPrChange w:id="1706" w:author="Arfa Aijazi" w:date="2023-12-25T17:03:00Z">
            <w:rPr/>
          </w:rPrChange>
        </w:rPr>
        <w:t>. (CIBSE, 2013).</w:t>
      </w:r>
    </w:p>
    <w:p w14:paraId="7262D698" w14:textId="77777777" w:rsidR="00F26D09" w:rsidRPr="008851D2" w:rsidRDefault="00F26D09">
      <w:pPr>
        <w:pStyle w:val="Bibliography"/>
        <w:spacing w:line="240" w:lineRule="auto"/>
        <w:rPr>
          <w:sz w:val="20"/>
          <w:szCs w:val="20"/>
          <w:rPrChange w:id="1707" w:author="Arfa Aijazi" w:date="2023-12-25T17:03:00Z">
            <w:rPr/>
          </w:rPrChange>
        </w:rPr>
        <w:pPrChange w:id="1708" w:author="Arfa Aijazi" w:date="2023-12-25T17:03:00Z">
          <w:pPr>
            <w:pStyle w:val="Bibliography"/>
          </w:pPr>
        </w:pPrChange>
      </w:pPr>
      <w:r w:rsidRPr="008851D2">
        <w:rPr>
          <w:sz w:val="20"/>
          <w:szCs w:val="20"/>
          <w:rPrChange w:id="1709" w:author="Arfa Aijazi" w:date="2023-12-25T17:03:00Z">
            <w:rPr/>
          </w:rPrChange>
        </w:rPr>
        <w:t>16.</w:t>
      </w:r>
      <w:r w:rsidRPr="008851D2">
        <w:rPr>
          <w:sz w:val="20"/>
          <w:szCs w:val="20"/>
          <w:rPrChange w:id="1710" w:author="Arfa Aijazi" w:date="2023-12-25T17:03:00Z">
            <w:rPr/>
          </w:rPrChange>
        </w:rPr>
        <w:tab/>
        <w:t xml:space="preserve">Nicol, F. Temperature and sleep. </w:t>
      </w:r>
      <w:r w:rsidRPr="008851D2">
        <w:rPr>
          <w:i/>
          <w:iCs/>
          <w:sz w:val="20"/>
          <w:szCs w:val="20"/>
          <w:rPrChange w:id="1711" w:author="Arfa Aijazi" w:date="2023-12-25T17:03:00Z">
            <w:rPr>
              <w:i/>
              <w:iCs/>
            </w:rPr>
          </w:rPrChange>
        </w:rPr>
        <w:t>Energy Build.</w:t>
      </w:r>
      <w:r w:rsidRPr="008851D2">
        <w:rPr>
          <w:sz w:val="20"/>
          <w:szCs w:val="20"/>
          <w:rPrChange w:id="1712" w:author="Arfa Aijazi" w:date="2023-12-25T17:03:00Z">
            <w:rPr/>
          </w:rPrChange>
        </w:rPr>
        <w:t xml:space="preserve"> </w:t>
      </w:r>
      <w:r w:rsidRPr="008851D2">
        <w:rPr>
          <w:b/>
          <w:bCs/>
          <w:sz w:val="20"/>
          <w:szCs w:val="20"/>
          <w:rPrChange w:id="1713" w:author="Arfa Aijazi" w:date="2023-12-25T17:03:00Z">
            <w:rPr>
              <w:b/>
              <w:bCs/>
            </w:rPr>
          </w:rPrChange>
        </w:rPr>
        <w:t>204</w:t>
      </w:r>
      <w:r w:rsidRPr="008851D2">
        <w:rPr>
          <w:sz w:val="20"/>
          <w:szCs w:val="20"/>
          <w:rPrChange w:id="1714" w:author="Arfa Aijazi" w:date="2023-12-25T17:03:00Z">
            <w:rPr/>
          </w:rPrChange>
        </w:rPr>
        <w:t>, 109516 (2019).</w:t>
      </w:r>
    </w:p>
    <w:p w14:paraId="54CF8917" w14:textId="77777777" w:rsidR="00F26D09" w:rsidRPr="008851D2" w:rsidRDefault="00F26D09">
      <w:pPr>
        <w:pStyle w:val="Bibliography"/>
        <w:spacing w:line="240" w:lineRule="auto"/>
        <w:rPr>
          <w:sz w:val="20"/>
          <w:szCs w:val="20"/>
          <w:rPrChange w:id="1715" w:author="Arfa Aijazi" w:date="2023-12-25T17:03:00Z">
            <w:rPr/>
          </w:rPrChange>
        </w:rPr>
        <w:pPrChange w:id="1716" w:author="Arfa Aijazi" w:date="2023-12-25T17:03:00Z">
          <w:pPr>
            <w:pStyle w:val="Bibliography"/>
          </w:pPr>
        </w:pPrChange>
      </w:pPr>
      <w:r w:rsidRPr="008851D2">
        <w:rPr>
          <w:sz w:val="20"/>
          <w:szCs w:val="20"/>
          <w:rPrChange w:id="1717" w:author="Arfa Aijazi" w:date="2023-12-25T17:03:00Z">
            <w:rPr/>
          </w:rPrChange>
        </w:rPr>
        <w:t>17.</w:t>
      </w:r>
      <w:r w:rsidRPr="008851D2">
        <w:rPr>
          <w:sz w:val="20"/>
          <w:szCs w:val="20"/>
          <w:rPrChange w:id="1718" w:author="Arfa Aijazi" w:date="2023-12-25T17:03:00Z">
            <w:rPr/>
          </w:rPrChange>
        </w:rPr>
        <w:tab/>
        <w:t xml:space="preserve">Lomas, K. J. </w:t>
      </w:r>
      <w:r w:rsidRPr="008851D2">
        <w:rPr>
          <w:i/>
          <w:iCs/>
          <w:sz w:val="20"/>
          <w:szCs w:val="20"/>
          <w:rPrChange w:id="1719" w:author="Arfa Aijazi" w:date="2023-12-25T17:03:00Z">
            <w:rPr>
              <w:i/>
              <w:iCs/>
            </w:rPr>
          </w:rPrChange>
        </w:rPr>
        <w:t>et al.</w:t>
      </w:r>
      <w:r w:rsidRPr="008851D2">
        <w:rPr>
          <w:sz w:val="20"/>
          <w:szCs w:val="20"/>
          <w:rPrChange w:id="1720" w:author="Arfa Aijazi" w:date="2023-12-25T17:03:00Z">
            <w:rPr/>
          </w:rPrChange>
        </w:rPr>
        <w:t xml:space="preserve"> Dwelling and household characteristics’ influence on reported and measured summertime overheating: A glimpse of a mild climate in the 2050’s. </w:t>
      </w:r>
      <w:r w:rsidRPr="008851D2">
        <w:rPr>
          <w:i/>
          <w:iCs/>
          <w:sz w:val="20"/>
          <w:szCs w:val="20"/>
          <w:rPrChange w:id="1721" w:author="Arfa Aijazi" w:date="2023-12-25T17:03:00Z">
            <w:rPr>
              <w:i/>
              <w:iCs/>
            </w:rPr>
          </w:rPrChange>
        </w:rPr>
        <w:t>Build. Environ.</w:t>
      </w:r>
      <w:r w:rsidRPr="008851D2">
        <w:rPr>
          <w:sz w:val="20"/>
          <w:szCs w:val="20"/>
          <w:rPrChange w:id="1722" w:author="Arfa Aijazi" w:date="2023-12-25T17:03:00Z">
            <w:rPr/>
          </w:rPrChange>
        </w:rPr>
        <w:t xml:space="preserve"> </w:t>
      </w:r>
      <w:r w:rsidRPr="008851D2">
        <w:rPr>
          <w:b/>
          <w:bCs/>
          <w:sz w:val="20"/>
          <w:szCs w:val="20"/>
          <w:rPrChange w:id="1723" w:author="Arfa Aijazi" w:date="2023-12-25T17:03:00Z">
            <w:rPr>
              <w:b/>
              <w:bCs/>
            </w:rPr>
          </w:rPrChange>
        </w:rPr>
        <w:t>201</w:t>
      </w:r>
      <w:r w:rsidRPr="008851D2">
        <w:rPr>
          <w:sz w:val="20"/>
          <w:szCs w:val="20"/>
          <w:rPrChange w:id="1724" w:author="Arfa Aijazi" w:date="2023-12-25T17:03:00Z">
            <w:rPr/>
          </w:rPrChange>
        </w:rPr>
        <w:t>, 107986 (2021).</w:t>
      </w:r>
    </w:p>
    <w:p w14:paraId="38CB2B92" w14:textId="77777777" w:rsidR="00F26D09" w:rsidRPr="008851D2" w:rsidRDefault="00F26D09">
      <w:pPr>
        <w:pStyle w:val="Bibliography"/>
        <w:spacing w:line="240" w:lineRule="auto"/>
        <w:rPr>
          <w:sz w:val="20"/>
          <w:szCs w:val="20"/>
          <w:rPrChange w:id="1725" w:author="Arfa Aijazi" w:date="2023-12-25T17:03:00Z">
            <w:rPr/>
          </w:rPrChange>
        </w:rPr>
        <w:pPrChange w:id="1726" w:author="Arfa Aijazi" w:date="2023-12-25T17:03:00Z">
          <w:pPr>
            <w:pStyle w:val="Bibliography"/>
          </w:pPr>
        </w:pPrChange>
      </w:pPr>
      <w:r w:rsidRPr="008851D2">
        <w:rPr>
          <w:sz w:val="20"/>
          <w:szCs w:val="20"/>
          <w:rPrChange w:id="1727" w:author="Arfa Aijazi" w:date="2023-12-25T17:03:00Z">
            <w:rPr/>
          </w:rPrChange>
        </w:rPr>
        <w:t>18.</w:t>
      </w:r>
      <w:r w:rsidRPr="008851D2">
        <w:rPr>
          <w:sz w:val="20"/>
          <w:szCs w:val="20"/>
          <w:rPrChange w:id="1728" w:author="Arfa Aijazi" w:date="2023-12-25T17:03:00Z">
            <w:rPr/>
          </w:rPrChange>
        </w:rPr>
        <w:tab/>
        <w:t xml:space="preserve">Lomas, K. J. &amp; Li, M. An overheating criterion for bedrooms in temperate climates: Derivation and application. </w:t>
      </w:r>
      <w:r w:rsidRPr="008851D2">
        <w:rPr>
          <w:i/>
          <w:iCs/>
          <w:sz w:val="20"/>
          <w:szCs w:val="20"/>
          <w:rPrChange w:id="1729" w:author="Arfa Aijazi" w:date="2023-12-25T17:03:00Z">
            <w:rPr>
              <w:i/>
              <w:iCs/>
            </w:rPr>
          </w:rPrChange>
        </w:rPr>
        <w:t>Build. Serv. Eng. Res. Technol.</w:t>
      </w:r>
      <w:r w:rsidRPr="008851D2">
        <w:rPr>
          <w:sz w:val="20"/>
          <w:szCs w:val="20"/>
          <w:rPrChange w:id="1730" w:author="Arfa Aijazi" w:date="2023-12-25T17:03:00Z">
            <w:rPr/>
          </w:rPrChange>
        </w:rPr>
        <w:t xml:space="preserve"> </w:t>
      </w:r>
      <w:r w:rsidRPr="008851D2">
        <w:rPr>
          <w:b/>
          <w:bCs/>
          <w:sz w:val="20"/>
          <w:szCs w:val="20"/>
          <w:rPrChange w:id="1731" w:author="Arfa Aijazi" w:date="2023-12-25T17:03:00Z">
            <w:rPr>
              <w:b/>
              <w:bCs/>
            </w:rPr>
          </w:rPrChange>
        </w:rPr>
        <w:t>44</w:t>
      </w:r>
      <w:r w:rsidRPr="008851D2">
        <w:rPr>
          <w:sz w:val="20"/>
          <w:szCs w:val="20"/>
          <w:rPrChange w:id="1732" w:author="Arfa Aijazi" w:date="2023-12-25T17:03:00Z">
            <w:rPr/>
          </w:rPrChange>
        </w:rPr>
        <w:t>, 485–517 (2023).</w:t>
      </w:r>
    </w:p>
    <w:p w14:paraId="65534F50" w14:textId="77777777" w:rsidR="00F26D09" w:rsidRPr="008851D2" w:rsidRDefault="00F26D09">
      <w:pPr>
        <w:pStyle w:val="Bibliography"/>
        <w:spacing w:line="240" w:lineRule="auto"/>
        <w:rPr>
          <w:sz w:val="20"/>
          <w:szCs w:val="20"/>
          <w:rPrChange w:id="1733" w:author="Arfa Aijazi" w:date="2023-12-25T17:03:00Z">
            <w:rPr/>
          </w:rPrChange>
        </w:rPr>
        <w:pPrChange w:id="1734" w:author="Arfa Aijazi" w:date="2023-12-25T17:03:00Z">
          <w:pPr>
            <w:pStyle w:val="Bibliography"/>
          </w:pPr>
        </w:pPrChange>
      </w:pPr>
      <w:r w:rsidRPr="008851D2">
        <w:rPr>
          <w:sz w:val="20"/>
          <w:szCs w:val="20"/>
          <w:rPrChange w:id="1735" w:author="Arfa Aijazi" w:date="2023-12-25T17:03:00Z">
            <w:rPr/>
          </w:rPrChange>
        </w:rPr>
        <w:t>19.</w:t>
      </w:r>
      <w:r w:rsidRPr="008851D2">
        <w:rPr>
          <w:sz w:val="20"/>
          <w:szCs w:val="20"/>
          <w:rPrChange w:id="1736" w:author="Arfa Aijazi" w:date="2023-12-25T17:03:00Z">
            <w:rPr/>
          </w:rPrChange>
        </w:rPr>
        <w:tab/>
        <w:t xml:space="preserve">WHO Regional office for Europe. </w:t>
      </w:r>
      <w:r w:rsidRPr="008851D2">
        <w:rPr>
          <w:i/>
          <w:iCs/>
          <w:sz w:val="20"/>
          <w:szCs w:val="20"/>
          <w:rPrChange w:id="1737" w:author="Arfa Aijazi" w:date="2023-12-25T17:03:00Z">
            <w:rPr>
              <w:i/>
              <w:iCs/>
            </w:rPr>
          </w:rPrChange>
        </w:rPr>
        <w:t>Public Health Advice on preventing health effects of heat: New and updated information for different audiences</w:t>
      </w:r>
      <w:r w:rsidRPr="008851D2">
        <w:rPr>
          <w:sz w:val="20"/>
          <w:szCs w:val="20"/>
          <w:rPrChange w:id="1738" w:author="Arfa Aijazi" w:date="2023-12-25T17:03:00Z">
            <w:rPr/>
          </w:rPrChange>
        </w:rPr>
        <w:t>. https://www.who.int/publications-detail-redirect/WHO-EURO-2011-2510-42266-58691 (2011).</w:t>
      </w:r>
    </w:p>
    <w:p w14:paraId="481690A5" w14:textId="77777777" w:rsidR="00F26D09" w:rsidRPr="008851D2" w:rsidRDefault="00F26D09">
      <w:pPr>
        <w:pStyle w:val="Bibliography"/>
        <w:spacing w:line="240" w:lineRule="auto"/>
        <w:rPr>
          <w:sz w:val="20"/>
          <w:szCs w:val="20"/>
          <w:rPrChange w:id="1739" w:author="Arfa Aijazi" w:date="2023-12-25T17:03:00Z">
            <w:rPr/>
          </w:rPrChange>
        </w:rPr>
        <w:pPrChange w:id="1740" w:author="Arfa Aijazi" w:date="2023-12-25T17:03:00Z">
          <w:pPr>
            <w:pStyle w:val="Bibliography"/>
          </w:pPr>
        </w:pPrChange>
      </w:pPr>
      <w:r w:rsidRPr="008851D2">
        <w:rPr>
          <w:sz w:val="20"/>
          <w:szCs w:val="20"/>
          <w:rPrChange w:id="1741" w:author="Arfa Aijazi" w:date="2023-12-25T17:03:00Z">
            <w:rPr/>
          </w:rPrChange>
        </w:rPr>
        <w:t>20.</w:t>
      </w:r>
      <w:r w:rsidRPr="008851D2">
        <w:rPr>
          <w:sz w:val="20"/>
          <w:szCs w:val="20"/>
          <w:rPrChange w:id="1742" w:author="Arfa Aijazi" w:date="2023-12-25T17:03:00Z">
            <w:rPr/>
          </w:rPrChange>
        </w:rPr>
        <w:tab/>
        <w:t xml:space="preserve">CDC. Keep Your Cool in Hot Weather! </w:t>
      </w:r>
      <w:r w:rsidRPr="008851D2">
        <w:rPr>
          <w:i/>
          <w:iCs/>
          <w:sz w:val="20"/>
          <w:szCs w:val="20"/>
          <w:rPrChange w:id="1743" w:author="Arfa Aijazi" w:date="2023-12-25T17:03:00Z">
            <w:rPr>
              <w:i/>
              <w:iCs/>
            </w:rPr>
          </w:rPrChange>
        </w:rPr>
        <w:t>Centers for Disease Control and Prevention</w:t>
      </w:r>
      <w:r w:rsidRPr="008851D2">
        <w:rPr>
          <w:sz w:val="20"/>
          <w:szCs w:val="20"/>
          <w:rPrChange w:id="1744" w:author="Arfa Aijazi" w:date="2023-12-25T17:03:00Z">
            <w:rPr/>
          </w:rPrChange>
        </w:rPr>
        <w:t xml:space="preserve"> https://www.cdc.gov/nceh/features/extremeheat/index.html (2022).</w:t>
      </w:r>
    </w:p>
    <w:p w14:paraId="24B7E8F4" w14:textId="77777777" w:rsidR="00F26D09" w:rsidRPr="008851D2" w:rsidRDefault="00F26D09">
      <w:pPr>
        <w:pStyle w:val="Bibliography"/>
        <w:spacing w:line="240" w:lineRule="auto"/>
        <w:rPr>
          <w:sz w:val="20"/>
          <w:szCs w:val="20"/>
          <w:rPrChange w:id="1745" w:author="Arfa Aijazi" w:date="2023-12-25T17:03:00Z">
            <w:rPr/>
          </w:rPrChange>
        </w:rPr>
        <w:pPrChange w:id="1746" w:author="Arfa Aijazi" w:date="2023-12-25T17:03:00Z">
          <w:pPr>
            <w:pStyle w:val="Bibliography"/>
          </w:pPr>
        </w:pPrChange>
      </w:pPr>
      <w:r w:rsidRPr="008851D2">
        <w:rPr>
          <w:sz w:val="20"/>
          <w:szCs w:val="20"/>
          <w:rPrChange w:id="1747" w:author="Arfa Aijazi" w:date="2023-12-25T17:03:00Z">
            <w:rPr/>
          </w:rPrChange>
        </w:rPr>
        <w:t>21.</w:t>
      </w:r>
      <w:r w:rsidRPr="008851D2">
        <w:rPr>
          <w:sz w:val="20"/>
          <w:szCs w:val="20"/>
          <w:rPrChange w:id="1748" w:author="Arfa Aijazi" w:date="2023-12-25T17:03:00Z">
            <w:rPr/>
          </w:rPrChange>
        </w:rPr>
        <w:tab/>
        <w:t xml:space="preserve">NHS. Heatwave: how to cope in hot weather. </w:t>
      </w:r>
      <w:r w:rsidRPr="008851D2">
        <w:rPr>
          <w:i/>
          <w:iCs/>
          <w:sz w:val="20"/>
          <w:szCs w:val="20"/>
          <w:rPrChange w:id="1749" w:author="Arfa Aijazi" w:date="2023-12-25T17:03:00Z">
            <w:rPr>
              <w:i/>
              <w:iCs/>
            </w:rPr>
          </w:rPrChange>
        </w:rPr>
        <w:t>nhs.uk</w:t>
      </w:r>
      <w:r w:rsidRPr="008851D2">
        <w:rPr>
          <w:sz w:val="20"/>
          <w:szCs w:val="20"/>
          <w:rPrChange w:id="1750" w:author="Arfa Aijazi" w:date="2023-12-25T17:03:00Z">
            <w:rPr/>
          </w:rPrChange>
        </w:rPr>
        <w:t xml:space="preserve"> https://www.nhs.uk/live-well/seasonal-health/heatwave-how-to-cope-in-hot-weather/ (2022).</w:t>
      </w:r>
    </w:p>
    <w:p w14:paraId="3E709868" w14:textId="77777777" w:rsidR="00F26D09" w:rsidRPr="008851D2" w:rsidRDefault="00F26D09">
      <w:pPr>
        <w:pStyle w:val="Bibliography"/>
        <w:spacing w:line="240" w:lineRule="auto"/>
        <w:rPr>
          <w:sz w:val="20"/>
          <w:szCs w:val="20"/>
          <w:rPrChange w:id="1751" w:author="Arfa Aijazi" w:date="2023-12-25T17:03:00Z">
            <w:rPr/>
          </w:rPrChange>
        </w:rPr>
        <w:pPrChange w:id="1752" w:author="Arfa Aijazi" w:date="2023-12-25T17:03:00Z">
          <w:pPr>
            <w:pStyle w:val="Bibliography"/>
          </w:pPr>
        </w:pPrChange>
      </w:pPr>
      <w:r w:rsidRPr="008851D2">
        <w:rPr>
          <w:sz w:val="20"/>
          <w:szCs w:val="20"/>
          <w:rPrChange w:id="1753" w:author="Arfa Aijazi" w:date="2023-12-25T17:03:00Z">
            <w:rPr/>
          </w:rPrChange>
        </w:rPr>
        <w:t>22.</w:t>
      </w:r>
      <w:r w:rsidRPr="008851D2">
        <w:rPr>
          <w:sz w:val="20"/>
          <w:szCs w:val="20"/>
          <w:rPrChange w:id="1754" w:author="Arfa Aijazi" w:date="2023-12-25T17:03:00Z">
            <w:rPr/>
          </w:rPrChange>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851D2" w:rsidRDefault="00F26D09">
      <w:pPr>
        <w:pStyle w:val="Bibliography"/>
        <w:spacing w:line="240" w:lineRule="auto"/>
        <w:rPr>
          <w:sz w:val="20"/>
          <w:szCs w:val="20"/>
          <w:rPrChange w:id="1755" w:author="Arfa Aijazi" w:date="2023-12-25T17:03:00Z">
            <w:rPr/>
          </w:rPrChange>
        </w:rPr>
        <w:pPrChange w:id="1756" w:author="Arfa Aijazi" w:date="2023-12-25T17:03:00Z">
          <w:pPr>
            <w:pStyle w:val="Bibliography"/>
          </w:pPr>
        </w:pPrChange>
      </w:pPr>
      <w:r w:rsidRPr="008851D2">
        <w:rPr>
          <w:sz w:val="20"/>
          <w:szCs w:val="20"/>
          <w:rPrChange w:id="1757" w:author="Arfa Aijazi" w:date="2023-12-25T17:03:00Z">
            <w:rPr/>
          </w:rPrChange>
        </w:rPr>
        <w:t>23.</w:t>
      </w:r>
      <w:r w:rsidRPr="008851D2">
        <w:rPr>
          <w:sz w:val="20"/>
          <w:szCs w:val="20"/>
          <w:rPrChange w:id="1758" w:author="Arfa Aijazi" w:date="2023-12-25T17:03:00Z">
            <w:rPr/>
          </w:rPrChange>
        </w:rPr>
        <w:tab/>
        <w:t xml:space="preserve">U.S. CDC. When the Power Goes Out. </w:t>
      </w:r>
      <w:r w:rsidRPr="008851D2">
        <w:rPr>
          <w:i/>
          <w:iCs/>
          <w:sz w:val="20"/>
          <w:szCs w:val="20"/>
          <w:rPrChange w:id="1759" w:author="Arfa Aijazi" w:date="2023-12-25T17:03:00Z">
            <w:rPr>
              <w:i/>
              <w:iCs/>
            </w:rPr>
          </w:rPrChange>
        </w:rPr>
        <w:t>Centers for Disease Control and Prevention (CDC) | Natural Disasters and Severe Weather</w:t>
      </w:r>
      <w:r w:rsidRPr="008851D2">
        <w:rPr>
          <w:sz w:val="20"/>
          <w:szCs w:val="20"/>
          <w:rPrChange w:id="1760" w:author="Arfa Aijazi" w:date="2023-12-25T17:03:00Z">
            <w:rPr/>
          </w:rPrChange>
        </w:rPr>
        <w:t xml:space="preserve"> https://www.cdc.gov/disasters/poweroutage/needtoknow.html (2021).</w:t>
      </w:r>
    </w:p>
    <w:p w14:paraId="39228C7F" w14:textId="77777777" w:rsidR="00F26D09" w:rsidRPr="008851D2" w:rsidRDefault="00F26D09">
      <w:pPr>
        <w:pStyle w:val="Bibliography"/>
        <w:spacing w:line="240" w:lineRule="auto"/>
        <w:rPr>
          <w:sz w:val="20"/>
          <w:szCs w:val="20"/>
          <w:rPrChange w:id="1761" w:author="Arfa Aijazi" w:date="2023-12-25T17:03:00Z">
            <w:rPr/>
          </w:rPrChange>
        </w:rPr>
        <w:pPrChange w:id="1762" w:author="Arfa Aijazi" w:date="2023-12-25T17:03:00Z">
          <w:pPr>
            <w:pStyle w:val="Bibliography"/>
          </w:pPr>
        </w:pPrChange>
      </w:pPr>
      <w:r w:rsidRPr="008851D2">
        <w:rPr>
          <w:sz w:val="20"/>
          <w:szCs w:val="20"/>
          <w:rPrChange w:id="1763" w:author="Arfa Aijazi" w:date="2023-12-25T17:03:00Z">
            <w:rPr/>
          </w:rPrChange>
        </w:rPr>
        <w:t>24.</w:t>
      </w:r>
      <w:r w:rsidRPr="008851D2">
        <w:rPr>
          <w:sz w:val="20"/>
          <w:szCs w:val="20"/>
          <w:rPrChange w:id="1764" w:author="Arfa Aijazi" w:date="2023-12-25T17:03:00Z">
            <w:rPr/>
          </w:rPrChange>
        </w:rPr>
        <w:tab/>
        <w:t xml:space="preserve">MI State Police. Winter Power Outage Tips. </w:t>
      </w:r>
      <w:r w:rsidRPr="008851D2">
        <w:rPr>
          <w:i/>
          <w:iCs/>
          <w:sz w:val="20"/>
          <w:szCs w:val="20"/>
          <w:rPrChange w:id="1765" w:author="Arfa Aijazi" w:date="2023-12-25T17:03:00Z">
            <w:rPr>
              <w:i/>
              <w:iCs/>
            </w:rPr>
          </w:rPrChange>
        </w:rPr>
        <w:t>MIReady</w:t>
      </w:r>
      <w:r w:rsidRPr="008851D2">
        <w:rPr>
          <w:sz w:val="20"/>
          <w:szCs w:val="20"/>
          <w:rPrChange w:id="1766" w:author="Arfa Aijazi" w:date="2023-12-25T17:03:00Z">
            <w:rPr/>
          </w:rPrChange>
        </w:rPr>
        <w:t xml:space="preserve"> https://www.michigan.gov/miready/be-informed/winter-prep/winter-power-outage-tips.</w:t>
      </w:r>
    </w:p>
    <w:p w14:paraId="7D74C970" w14:textId="77777777" w:rsidR="00F26D09" w:rsidRPr="008851D2" w:rsidRDefault="00F26D09">
      <w:pPr>
        <w:pStyle w:val="Bibliography"/>
        <w:spacing w:line="240" w:lineRule="auto"/>
        <w:rPr>
          <w:sz w:val="20"/>
          <w:szCs w:val="20"/>
          <w:rPrChange w:id="1767" w:author="Arfa Aijazi" w:date="2023-12-25T17:03:00Z">
            <w:rPr/>
          </w:rPrChange>
        </w:rPr>
        <w:pPrChange w:id="1768" w:author="Arfa Aijazi" w:date="2023-12-25T17:03:00Z">
          <w:pPr>
            <w:pStyle w:val="Bibliography"/>
          </w:pPr>
        </w:pPrChange>
      </w:pPr>
      <w:r w:rsidRPr="008851D2">
        <w:rPr>
          <w:sz w:val="20"/>
          <w:szCs w:val="20"/>
          <w:rPrChange w:id="1769" w:author="Arfa Aijazi" w:date="2023-12-25T17:03:00Z">
            <w:rPr/>
          </w:rPrChange>
        </w:rPr>
        <w:t>25.</w:t>
      </w:r>
      <w:r w:rsidRPr="008851D2">
        <w:rPr>
          <w:sz w:val="20"/>
          <w:szCs w:val="20"/>
          <w:rPrChange w:id="1770" w:author="Arfa Aijazi" w:date="2023-12-25T17:03:00Z">
            <w:rPr/>
          </w:rPrChange>
        </w:rPr>
        <w:tab/>
        <w:t xml:space="preserve">Barreca, A., Clay, K., Deschenes, O., Greenstone, M. &amp; Shapiro, J. S. Adapting to Climate Change: The Remarkable Decline in the US Temperature-Mortality Relationship over the Twentieth Century. </w:t>
      </w:r>
      <w:r w:rsidRPr="008851D2">
        <w:rPr>
          <w:i/>
          <w:iCs/>
          <w:sz w:val="20"/>
          <w:szCs w:val="20"/>
          <w:rPrChange w:id="1771" w:author="Arfa Aijazi" w:date="2023-12-25T17:03:00Z">
            <w:rPr>
              <w:i/>
              <w:iCs/>
            </w:rPr>
          </w:rPrChange>
        </w:rPr>
        <w:t>J. Polit. Econ.</w:t>
      </w:r>
      <w:r w:rsidRPr="008851D2">
        <w:rPr>
          <w:sz w:val="20"/>
          <w:szCs w:val="20"/>
          <w:rPrChange w:id="1772" w:author="Arfa Aijazi" w:date="2023-12-25T17:03:00Z">
            <w:rPr/>
          </w:rPrChange>
        </w:rPr>
        <w:t xml:space="preserve"> </w:t>
      </w:r>
      <w:r w:rsidRPr="008851D2">
        <w:rPr>
          <w:b/>
          <w:bCs/>
          <w:sz w:val="20"/>
          <w:szCs w:val="20"/>
          <w:rPrChange w:id="1773" w:author="Arfa Aijazi" w:date="2023-12-25T17:03:00Z">
            <w:rPr>
              <w:b/>
              <w:bCs/>
            </w:rPr>
          </w:rPrChange>
        </w:rPr>
        <w:t>124</w:t>
      </w:r>
      <w:r w:rsidRPr="008851D2">
        <w:rPr>
          <w:sz w:val="20"/>
          <w:szCs w:val="20"/>
          <w:rPrChange w:id="1774" w:author="Arfa Aijazi" w:date="2023-12-25T17:03:00Z">
            <w:rPr/>
          </w:rPrChange>
        </w:rPr>
        <w:t>, 105–159 (2016).</w:t>
      </w:r>
    </w:p>
    <w:p w14:paraId="0460C92C" w14:textId="77777777" w:rsidR="00F26D09" w:rsidRPr="008851D2" w:rsidRDefault="00F26D09">
      <w:pPr>
        <w:pStyle w:val="Bibliography"/>
        <w:spacing w:line="240" w:lineRule="auto"/>
        <w:rPr>
          <w:sz w:val="20"/>
          <w:szCs w:val="20"/>
          <w:rPrChange w:id="1775" w:author="Arfa Aijazi" w:date="2023-12-25T17:03:00Z">
            <w:rPr/>
          </w:rPrChange>
        </w:rPr>
        <w:pPrChange w:id="1776" w:author="Arfa Aijazi" w:date="2023-12-25T17:03:00Z">
          <w:pPr>
            <w:pStyle w:val="Bibliography"/>
          </w:pPr>
        </w:pPrChange>
      </w:pPr>
      <w:r w:rsidRPr="008851D2">
        <w:rPr>
          <w:sz w:val="20"/>
          <w:szCs w:val="20"/>
          <w:rPrChange w:id="1777" w:author="Arfa Aijazi" w:date="2023-12-25T17:03:00Z">
            <w:rPr/>
          </w:rPrChange>
        </w:rPr>
        <w:t>26.</w:t>
      </w:r>
      <w:r w:rsidRPr="008851D2">
        <w:rPr>
          <w:sz w:val="20"/>
          <w:szCs w:val="20"/>
          <w:rPrChange w:id="1778" w:author="Arfa Aijazi" w:date="2023-12-25T17:03:00Z">
            <w:rPr/>
          </w:rPrChange>
        </w:rPr>
        <w:tab/>
        <w:t>EIA. 2020 RECS Survey Data. https://www.eia.gov/consumption/residential/data/2020/ (2022).</w:t>
      </w:r>
    </w:p>
    <w:p w14:paraId="10125DA7" w14:textId="77777777" w:rsidR="00F26D09" w:rsidRPr="008851D2" w:rsidRDefault="00F26D09">
      <w:pPr>
        <w:pStyle w:val="Bibliography"/>
        <w:spacing w:line="240" w:lineRule="auto"/>
        <w:rPr>
          <w:sz w:val="20"/>
          <w:szCs w:val="20"/>
          <w:rPrChange w:id="1779" w:author="Arfa Aijazi" w:date="2023-12-25T17:03:00Z">
            <w:rPr/>
          </w:rPrChange>
        </w:rPr>
        <w:pPrChange w:id="1780" w:author="Arfa Aijazi" w:date="2023-12-25T17:03:00Z">
          <w:pPr>
            <w:pStyle w:val="Bibliography"/>
          </w:pPr>
        </w:pPrChange>
      </w:pPr>
      <w:r w:rsidRPr="008851D2">
        <w:rPr>
          <w:sz w:val="20"/>
          <w:szCs w:val="20"/>
          <w:rPrChange w:id="1781" w:author="Arfa Aijazi" w:date="2023-12-25T17:03:00Z">
            <w:rPr/>
          </w:rPrChange>
        </w:rPr>
        <w:t>27.</w:t>
      </w:r>
      <w:r w:rsidRPr="008851D2">
        <w:rPr>
          <w:sz w:val="20"/>
          <w:szCs w:val="20"/>
          <w:rPrChange w:id="1782" w:author="Arfa Aijazi" w:date="2023-12-25T17:03:00Z">
            <w:rPr/>
          </w:rPrChange>
        </w:rPr>
        <w:tab/>
        <w:t xml:space="preserve">EIA. </w:t>
      </w:r>
      <w:r w:rsidRPr="008851D2">
        <w:rPr>
          <w:i/>
          <w:iCs/>
          <w:sz w:val="20"/>
          <w:szCs w:val="20"/>
          <w:rPrChange w:id="1783" w:author="Arfa Aijazi" w:date="2023-12-25T17:03:00Z">
            <w:rPr>
              <w:i/>
              <w:iCs/>
            </w:rPr>
          </w:rPrChange>
        </w:rPr>
        <w:t>Residential Energy Consumption Survey (RECS): 2015 Household Characteristics Technical Documentation Summary</w:t>
      </w:r>
      <w:r w:rsidRPr="008851D2">
        <w:rPr>
          <w:sz w:val="20"/>
          <w:szCs w:val="20"/>
          <w:rPrChange w:id="1784" w:author="Arfa Aijazi" w:date="2023-12-25T17:03:00Z">
            <w:rPr/>
          </w:rPrChange>
        </w:rPr>
        <w:t>. 22 (2018).</w:t>
      </w:r>
    </w:p>
    <w:p w14:paraId="2B9F79C7" w14:textId="77777777" w:rsidR="00F26D09" w:rsidRPr="008851D2" w:rsidRDefault="00F26D09">
      <w:pPr>
        <w:pStyle w:val="Bibliography"/>
        <w:spacing w:line="240" w:lineRule="auto"/>
        <w:rPr>
          <w:sz w:val="20"/>
          <w:szCs w:val="20"/>
          <w:rPrChange w:id="1785" w:author="Arfa Aijazi" w:date="2023-12-25T17:03:00Z">
            <w:rPr/>
          </w:rPrChange>
        </w:rPr>
        <w:pPrChange w:id="1786" w:author="Arfa Aijazi" w:date="2023-12-25T17:03:00Z">
          <w:pPr>
            <w:pStyle w:val="Bibliography"/>
          </w:pPr>
        </w:pPrChange>
      </w:pPr>
      <w:r w:rsidRPr="008851D2">
        <w:rPr>
          <w:sz w:val="20"/>
          <w:szCs w:val="20"/>
          <w:rPrChange w:id="1787" w:author="Arfa Aijazi" w:date="2023-12-25T17:03:00Z">
            <w:rPr/>
          </w:rPrChange>
        </w:rPr>
        <w:lastRenderedPageBreak/>
        <w:t>28.</w:t>
      </w:r>
      <w:r w:rsidRPr="008851D2">
        <w:rPr>
          <w:sz w:val="20"/>
          <w:szCs w:val="20"/>
          <w:rPrChange w:id="1788" w:author="Arfa Aijazi" w:date="2023-12-25T17:03:00Z">
            <w:rPr/>
          </w:rPrChange>
        </w:rPr>
        <w:tab/>
        <w:t xml:space="preserve">A/C Masters. HVAC Units: a Guide to Types and Sizes. </w:t>
      </w:r>
      <w:r w:rsidRPr="008851D2">
        <w:rPr>
          <w:i/>
          <w:iCs/>
          <w:sz w:val="20"/>
          <w:szCs w:val="20"/>
          <w:rPrChange w:id="1789" w:author="Arfa Aijazi" w:date="2023-12-25T17:03:00Z">
            <w:rPr>
              <w:i/>
              <w:iCs/>
            </w:rPr>
          </w:rPrChange>
        </w:rPr>
        <w:t>A/C Masters Heating &amp; Air Conditioning Inc.</w:t>
      </w:r>
      <w:r w:rsidRPr="008851D2">
        <w:rPr>
          <w:sz w:val="20"/>
          <w:szCs w:val="20"/>
          <w:rPrChange w:id="1790" w:author="Arfa Aijazi" w:date="2023-12-25T17:03:00Z">
            <w:rPr/>
          </w:rPrChange>
        </w:rPr>
        <w:t xml:space="preserve"> https://acmasters.com/a-guide-to-hvac-unit-types-sizes/ (2019).</w:t>
      </w:r>
    </w:p>
    <w:p w14:paraId="200FA448" w14:textId="77777777" w:rsidR="00F26D09" w:rsidRPr="008851D2" w:rsidRDefault="00F26D09">
      <w:pPr>
        <w:pStyle w:val="Bibliography"/>
        <w:spacing w:line="240" w:lineRule="auto"/>
        <w:rPr>
          <w:sz w:val="20"/>
          <w:szCs w:val="20"/>
          <w:rPrChange w:id="1791" w:author="Arfa Aijazi" w:date="2023-12-25T17:03:00Z">
            <w:rPr/>
          </w:rPrChange>
        </w:rPr>
        <w:pPrChange w:id="1792" w:author="Arfa Aijazi" w:date="2023-12-25T17:03:00Z">
          <w:pPr>
            <w:pStyle w:val="Bibliography"/>
          </w:pPr>
        </w:pPrChange>
      </w:pPr>
      <w:r w:rsidRPr="008851D2">
        <w:rPr>
          <w:sz w:val="20"/>
          <w:szCs w:val="20"/>
          <w:rPrChange w:id="1793" w:author="Arfa Aijazi" w:date="2023-12-25T17:03:00Z">
            <w:rPr/>
          </w:rPrChange>
        </w:rPr>
        <w:t>29.</w:t>
      </w:r>
      <w:r w:rsidRPr="008851D2">
        <w:rPr>
          <w:sz w:val="20"/>
          <w:szCs w:val="20"/>
          <w:rPrChange w:id="1794" w:author="Arfa Aijazi" w:date="2023-12-25T17:03:00Z">
            <w:rPr/>
          </w:rPrChange>
        </w:rPr>
        <w:tab/>
        <w:t xml:space="preserve">Modernize Home Services. 2023 Furnace Size Calculator | What Size Furnace Do I Need? </w:t>
      </w:r>
      <w:r w:rsidRPr="008851D2">
        <w:rPr>
          <w:i/>
          <w:iCs/>
          <w:sz w:val="20"/>
          <w:szCs w:val="20"/>
          <w:rPrChange w:id="1795" w:author="Arfa Aijazi" w:date="2023-12-25T17:03:00Z">
            <w:rPr>
              <w:i/>
              <w:iCs/>
            </w:rPr>
          </w:rPrChange>
        </w:rPr>
        <w:t>Modernize</w:t>
      </w:r>
      <w:r w:rsidRPr="008851D2">
        <w:rPr>
          <w:sz w:val="20"/>
          <w:szCs w:val="20"/>
          <w:rPrChange w:id="1796" w:author="Arfa Aijazi" w:date="2023-12-25T17:03:00Z">
            <w:rPr/>
          </w:rPrChange>
        </w:rPr>
        <w:t xml:space="preserve"> https://modernize.com/hvac/heating-repair-installation/furnace/furnace-size-calculator (n.d.).</w:t>
      </w:r>
    </w:p>
    <w:p w14:paraId="131E2198" w14:textId="77777777" w:rsidR="00F26D09" w:rsidRPr="008851D2" w:rsidRDefault="00F26D09">
      <w:pPr>
        <w:pStyle w:val="Bibliography"/>
        <w:spacing w:line="240" w:lineRule="auto"/>
        <w:rPr>
          <w:sz w:val="20"/>
          <w:szCs w:val="20"/>
          <w:rPrChange w:id="1797" w:author="Arfa Aijazi" w:date="2023-12-25T17:03:00Z">
            <w:rPr/>
          </w:rPrChange>
        </w:rPr>
        <w:pPrChange w:id="1798" w:author="Arfa Aijazi" w:date="2023-12-25T17:03:00Z">
          <w:pPr>
            <w:pStyle w:val="Bibliography"/>
          </w:pPr>
        </w:pPrChange>
      </w:pPr>
      <w:r w:rsidRPr="008851D2">
        <w:rPr>
          <w:sz w:val="20"/>
          <w:szCs w:val="20"/>
          <w:rPrChange w:id="1799" w:author="Arfa Aijazi" w:date="2023-12-25T17:03:00Z">
            <w:rPr/>
          </w:rPrChange>
        </w:rPr>
        <w:t>30.</w:t>
      </w:r>
      <w:r w:rsidRPr="008851D2">
        <w:rPr>
          <w:sz w:val="20"/>
          <w:szCs w:val="20"/>
          <w:rPrChange w:id="1800" w:author="Arfa Aijazi" w:date="2023-12-25T17:03:00Z">
            <w:rPr/>
          </w:rPrChange>
        </w:rPr>
        <w:tab/>
        <w:t xml:space="preserve">Home Depot. Koldfront 25,000 BTU 230V Window Air Conditioner Cools 1500 Sq. Ft. with Heater and Remote in White WAC25001W. </w:t>
      </w:r>
      <w:r w:rsidRPr="008851D2">
        <w:rPr>
          <w:i/>
          <w:iCs/>
          <w:sz w:val="20"/>
          <w:szCs w:val="20"/>
          <w:rPrChange w:id="1801" w:author="Arfa Aijazi" w:date="2023-12-25T17:03:00Z">
            <w:rPr>
              <w:i/>
              <w:iCs/>
            </w:rPr>
          </w:rPrChange>
        </w:rPr>
        <w:t>The Home Depot</w:t>
      </w:r>
      <w:r w:rsidRPr="008851D2">
        <w:rPr>
          <w:sz w:val="20"/>
          <w:szCs w:val="20"/>
          <w:rPrChange w:id="1802" w:author="Arfa Aijazi" w:date="2023-12-25T17:03:00Z">
            <w:rPr/>
          </w:rPrChange>
        </w:rPr>
        <w:t xml:space="preserve"> https://www.homedepot.com/p/Koldfront-25-000-BTU-230V-Window-Air-Conditioner-Cools-1500-Sq-Ft-with-Heater-and-Remote-in-White-WAC25001W/309204561 (2023).</w:t>
      </w:r>
    </w:p>
    <w:p w14:paraId="05FB89FB" w14:textId="77777777" w:rsidR="00F26D09" w:rsidRPr="008851D2" w:rsidRDefault="00F26D09">
      <w:pPr>
        <w:pStyle w:val="Bibliography"/>
        <w:spacing w:line="240" w:lineRule="auto"/>
        <w:rPr>
          <w:sz w:val="20"/>
          <w:szCs w:val="20"/>
          <w:rPrChange w:id="1803" w:author="Arfa Aijazi" w:date="2023-12-25T17:03:00Z">
            <w:rPr/>
          </w:rPrChange>
        </w:rPr>
        <w:pPrChange w:id="1804" w:author="Arfa Aijazi" w:date="2023-12-25T17:03:00Z">
          <w:pPr>
            <w:pStyle w:val="Bibliography"/>
          </w:pPr>
        </w:pPrChange>
      </w:pPr>
      <w:r w:rsidRPr="008851D2">
        <w:rPr>
          <w:sz w:val="20"/>
          <w:szCs w:val="20"/>
          <w:rPrChange w:id="1805" w:author="Arfa Aijazi" w:date="2023-12-25T17:03:00Z">
            <w:rPr/>
          </w:rPrChange>
        </w:rPr>
        <w:t>31.</w:t>
      </w:r>
      <w:r w:rsidRPr="008851D2">
        <w:rPr>
          <w:sz w:val="20"/>
          <w:szCs w:val="20"/>
          <w:rPrChange w:id="1806" w:author="Arfa Aijazi" w:date="2023-12-25T17:03:00Z">
            <w:rPr/>
          </w:rPrChange>
        </w:rPr>
        <w:tab/>
        <w:t>Cohn, S. A. C. Development of a Personal Heater Efficiency Index. (University of California, Berkeley, 2017).</w:t>
      </w:r>
    </w:p>
    <w:p w14:paraId="1DE919C8" w14:textId="77777777" w:rsidR="00F26D09" w:rsidRPr="008851D2" w:rsidRDefault="00F26D09">
      <w:pPr>
        <w:pStyle w:val="Bibliography"/>
        <w:spacing w:line="240" w:lineRule="auto"/>
        <w:rPr>
          <w:sz w:val="20"/>
          <w:szCs w:val="20"/>
          <w:rPrChange w:id="1807" w:author="Arfa Aijazi" w:date="2023-12-25T17:03:00Z">
            <w:rPr/>
          </w:rPrChange>
        </w:rPr>
        <w:pPrChange w:id="1808" w:author="Arfa Aijazi" w:date="2023-12-25T17:03:00Z">
          <w:pPr>
            <w:pStyle w:val="Bibliography"/>
          </w:pPr>
        </w:pPrChange>
      </w:pPr>
      <w:r w:rsidRPr="008851D2">
        <w:rPr>
          <w:sz w:val="20"/>
          <w:szCs w:val="20"/>
          <w:rPrChange w:id="1809" w:author="Arfa Aijazi" w:date="2023-12-25T17:03:00Z">
            <w:rPr/>
          </w:rPrChange>
        </w:rPr>
        <w:t>32.</w:t>
      </w:r>
      <w:r w:rsidRPr="008851D2">
        <w:rPr>
          <w:sz w:val="20"/>
          <w:szCs w:val="20"/>
          <w:rPrChange w:id="1810" w:author="Arfa Aijazi" w:date="2023-12-25T17:03:00Z">
            <w:rPr/>
          </w:rPrChange>
        </w:rPr>
        <w:tab/>
        <w:t xml:space="preserve">Lee, W. V. &amp; Shaman, J. Heat-coping strategies and bedroom thermal satisfaction in New York City. </w:t>
      </w:r>
      <w:r w:rsidRPr="008851D2">
        <w:rPr>
          <w:i/>
          <w:iCs/>
          <w:sz w:val="20"/>
          <w:szCs w:val="20"/>
          <w:rPrChange w:id="1811" w:author="Arfa Aijazi" w:date="2023-12-25T17:03:00Z">
            <w:rPr>
              <w:i/>
              <w:iCs/>
            </w:rPr>
          </w:rPrChange>
        </w:rPr>
        <w:t>Sci. Total Environ.</w:t>
      </w:r>
      <w:r w:rsidRPr="008851D2">
        <w:rPr>
          <w:sz w:val="20"/>
          <w:szCs w:val="20"/>
          <w:rPrChange w:id="1812" w:author="Arfa Aijazi" w:date="2023-12-25T17:03:00Z">
            <w:rPr/>
          </w:rPrChange>
        </w:rPr>
        <w:t xml:space="preserve"> </w:t>
      </w:r>
      <w:r w:rsidRPr="008851D2">
        <w:rPr>
          <w:b/>
          <w:bCs/>
          <w:sz w:val="20"/>
          <w:szCs w:val="20"/>
          <w:rPrChange w:id="1813" w:author="Arfa Aijazi" w:date="2023-12-25T17:03:00Z">
            <w:rPr>
              <w:b/>
              <w:bCs/>
            </w:rPr>
          </w:rPrChange>
        </w:rPr>
        <w:t>574</w:t>
      </w:r>
      <w:r w:rsidRPr="008851D2">
        <w:rPr>
          <w:sz w:val="20"/>
          <w:szCs w:val="20"/>
          <w:rPrChange w:id="1814" w:author="Arfa Aijazi" w:date="2023-12-25T17:03:00Z">
            <w:rPr/>
          </w:rPrChange>
        </w:rPr>
        <w:t>, 1217–1231 (2017).</w:t>
      </w:r>
    </w:p>
    <w:p w14:paraId="128EDEF5" w14:textId="77777777" w:rsidR="00F26D09" w:rsidRPr="008851D2" w:rsidRDefault="00F26D09">
      <w:pPr>
        <w:pStyle w:val="Bibliography"/>
        <w:spacing w:line="240" w:lineRule="auto"/>
        <w:rPr>
          <w:sz w:val="20"/>
          <w:szCs w:val="20"/>
          <w:rPrChange w:id="1815" w:author="Arfa Aijazi" w:date="2023-12-25T17:03:00Z">
            <w:rPr/>
          </w:rPrChange>
        </w:rPr>
        <w:pPrChange w:id="1816" w:author="Arfa Aijazi" w:date="2023-12-25T17:03:00Z">
          <w:pPr>
            <w:pStyle w:val="Bibliography"/>
          </w:pPr>
        </w:pPrChange>
      </w:pPr>
      <w:r w:rsidRPr="008851D2">
        <w:rPr>
          <w:sz w:val="20"/>
          <w:szCs w:val="20"/>
          <w:rPrChange w:id="1817" w:author="Arfa Aijazi" w:date="2023-12-25T17:03:00Z">
            <w:rPr/>
          </w:rPrChange>
        </w:rPr>
        <w:t>33.</w:t>
      </w:r>
      <w:r w:rsidRPr="008851D2">
        <w:rPr>
          <w:sz w:val="20"/>
          <w:szCs w:val="20"/>
          <w:rPrChange w:id="1818" w:author="Arfa Aijazi" w:date="2023-12-25T17:03:00Z">
            <w:rPr/>
          </w:rPrChange>
        </w:rPr>
        <w:tab/>
        <w:t xml:space="preserve">Lin, Z. &amp; Deng, S. A questionnaire survey on sleeping thermal environment and bedroom air conditioning in high-rise residences in Hong Kong. </w:t>
      </w:r>
      <w:r w:rsidRPr="008851D2">
        <w:rPr>
          <w:i/>
          <w:iCs/>
          <w:sz w:val="20"/>
          <w:szCs w:val="20"/>
          <w:rPrChange w:id="1819" w:author="Arfa Aijazi" w:date="2023-12-25T17:03:00Z">
            <w:rPr>
              <w:i/>
              <w:iCs/>
            </w:rPr>
          </w:rPrChange>
        </w:rPr>
        <w:t>Energy Build.</w:t>
      </w:r>
      <w:r w:rsidRPr="008851D2">
        <w:rPr>
          <w:sz w:val="20"/>
          <w:szCs w:val="20"/>
          <w:rPrChange w:id="1820" w:author="Arfa Aijazi" w:date="2023-12-25T17:03:00Z">
            <w:rPr/>
          </w:rPrChange>
        </w:rPr>
        <w:t xml:space="preserve"> </w:t>
      </w:r>
      <w:r w:rsidRPr="008851D2">
        <w:rPr>
          <w:b/>
          <w:bCs/>
          <w:sz w:val="20"/>
          <w:szCs w:val="20"/>
          <w:rPrChange w:id="1821" w:author="Arfa Aijazi" w:date="2023-12-25T17:03:00Z">
            <w:rPr>
              <w:b/>
              <w:bCs/>
            </w:rPr>
          </w:rPrChange>
        </w:rPr>
        <w:t>38</w:t>
      </w:r>
      <w:r w:rsidRPr="008851D2">
        <w:rPr>
          <w:sz w:val="20"/>
          <w:szCs w:val="20"/>
          <w:rPrChange w:id="1822" w:author="Arfa Aijazi" w:date="2023-12-25T17:03:00Z">
            <w:rPr/>
          </w:rPrChange>
        </w:rPr>
        <w:t>, 1302–1307 (2006).</w:t>
      </w:r>
    </w:p>
    <w:p w14:paraId="0E0C138E" w14:textId="77777777" w:rsidR="00F26D09" w:rsidRPr="008851D2" w:rsidRDefault="00F26D09">
      <w:pPr>
        <w:pStyle w:val="Bibliography"/>
        <w:spacing w:line="240" w:lineRule="auto"/>
        <w:rPr>
          <w:sz w:val="20"/>
          <w:szCs w:val="20"/>
          <w:rPrChange w:id="1823" w:author="Arfa Aijazi" w:date="2023-12-25T17:03:00Z">
            <w:rPr/>
          </w:rPrChange>
        </w:rPr>
        <w:pPrChange w:id="1824" w:author="Arfa Aijazi" w:date="2023-12-25T17:03:00Z">
          <w:pPr>
            <w:pStyle w:val="Bibliography"/>
          </w:pPr>
        </w:pPrChange>
      </w:pPr>
      <w:r w:rsidRPr="008851D2">
        <w:rPr>
          <w:sz w:val="20"/>
          <w:szCs w:val="20"/>
          <w:rPrChange w:id="1825" w:author="Arfa Aijazi" w:date="2023-12-25T17:03:00Z">
            <w:rPr/>
          </w:rPrChange>
        </w:rPr>
        <w:t>34.</w:t>
      </w:r>
      <w:r w:rsidRPr="008851D2">
        <w:rPr>
          <w:sz w:val="20"/>
          <w:szCs w:val="20"/>
          <w:rPrChange w:id="1826" w:author="Arfa Aijazi" w:date="2023-12-25T17:03:00Z">
            <w:rPr/>
          </w:rPrChange>
        </w:rPr>
        <w:tab/>
        <w:t xml:space="preserve">An, J., Yan, D. &amp; Hong, T. Clustering and statistical analyses of air-conditioning intensity and use patterns in residential buildings. </w:t>
      </w:r>
      <w:r w:rsidRPr="008851D2">
        <w:rPr>
          <w:i/>
          <w:iCs/>
          <w:sz w:val="20"/>
          <w:szCs w:val="20"/>
          <w:rPrChange w:id="1827" w:author="Arfa Aijazi" w:date="2023-12-25T17:03:00Z">
            <w:rPr>
              <w:i/>
              <w:iCs/>
            </w:rPr>
          </w:rPrChange>
        </w:rPr>
        <w:t>Energy Build.</w:t>
      </w:r>
      <w:r w:rsidRPr="008851D2">
        <w:rPr>
          <w:sz w:val="20"/>
          <w:szCs w:val="20"/>
          <w:rPrChange w:id="1828" w:author="Arfa Aijazi" w:date="2023-12-25T17:03:00Z">
            <w:rPr/>
          </w:rPrChange>
        </w:rPr>
        <w:t xml:space="preserve"> </w:t>
      </w:r>
      <w:r w:rsidRPr="008851D2">
        <w:rPr>
          <w:b/>
          <w:bCs/>
          <w:sz w:val="20"/>
          <w:szCs w:val="20"/>
          <w:rPrChange w:id="1829" w:author="Arfa Aijazi" w:date="2023-12-25T17:03:00Z">
            <w:rPr>
              <w:b/>
              <w:bCs/>
            </w:rPr>
          </w:rPrChange>
        </w:rPr>
        <w:t>174</w:t>
      </w:r>
      <w:r w:rsidRPr="008851D2">
        <w:rPr>
          <w:sz w:val="20"/>
          <w:szCs w:val="20"/>
          <w:rPrChange w:id="1830" w:author="Arfa Aijazi" w:date="2023-12-25T17:03:00Z">
            <w:rPr/>
          </w:rPrChange>
        </w:rPr>
        <w:t>, 214–227 (2018).</w:t>
      </w:r>
    </w:p>
    <w:p w14:paraId="0056EB0F" w14:textId="77777777" w:rsidR="00F26D09" w:rsidRPr="008851D2" w:rsidRDefault="00F26D09">
      <w:pPr>
        <w:pStyle w:val="Bibliography"/>
        <w:spacing w:line="240" w:lineRule="auto"/>
        <w:rPr>
          <w:sz w:val="20"/>
          <w:szCs w:val="20"/>
          <w:rPrChange w:id="1831" w:author="Arfa Aijazi" w:date="2023-12-25T17:03:00Z">
            <w:rPr/>
          </w:rPrChange>
        </w:rPr>
        <w:pPrChange w:id="1832" w:author="Arfa Aijazi" w:date="2023-12-25T17:03:00Z">
          <w:pPr>
            <w:pStyle w:val="Bibliography"/>
          </w:pPr>
        </w:pPrChange>
      </w:pPr>
      <w:r w:rsidRPr="008851D2">
        <w:rPr>
          <w:sz w:val="20"/>
          <w:szCs w:val="20"/>
          <w:rPrChange w:id="1833" w:author="Arfa Aijazi" w:date="2023-12-25T17:03:00Z">
            <w:rPr/>
          </w:rPrChange>
        </w:rPr>
        <w:t>35.</w:t>
      </w:r>
      <w:r w:rsidRPr="008851D2">
        <w:rPr>
          <w:sz w:val="20"/>
          <w:szCs w:val="20"/>
          <w:rPrChange w:id="1834" w:author="Arfa Aijazi" w:date="2023-12-25T17:03:00Z">
            <w:rPr/>
          </w:rPrChange>
        </w:rPr>
        <w:tab/>
        <w:t xml:space="preserve">Sekhar, S. C. &amp; Goh, S. E. Thermal comfort and IAQ characteristics of naturally/mechanically ventilated and air-conditioned bedrooms in a hot and humid climate. </w:t>
      </w:r>
      <w:r w:rsidRPr="008851D2">
        <w:rPr>
          <w:i/>
          <w:iCs/>
          <w:sz w:val="20"/>
          <w:szCs w:val="20"/>
          <w:rPrChange w:id="1835" w:author="Arfa Aijazi" w:date="2023-12-25T17:03:00Z">
            <w:rPr>
              <w:i/>
              <w:iCs/>
            </w:rPr>
          </w:rPrChange>
        </w:rPr>
        <w:t>Build. Environ.</w:t>
      </w:r>
      <w:r w:rsidRPr="008851D2">
        <w:rPr>
          <w:sz w:val="20"/>
          <w:szCs w:val="20"/>
          <w:rPrChange w:id="1836" w:author="Arfa Aijazi" w:date="2023-12-25T17:03:00Z">
            <w:rPr/>
          </w:rPrChange>
        </w:rPr>
        <w:t xml:space="preserve"> </w:t>
      </w:r>
      <w:r w:rsidRPr="008851D2">
        <w:rPr>
          <w:b/>
          <w:bCs/>
          <w:sz w:val="20"/>
          <w:szCs w:val="20"/>
          <w:rPrChange w:id="1837" w:author="Arfa Aijazi" w:date="2023-12-25T17:03:00Z">
            <w:rPr>
              <w:b/>
              <w:bCs/>
            </w:rPr>
          </w:rPrChange>
        </w:rPr>
        <w:t>46</w:t>
      </w:r>
      <w:r w:rsidRPr="008851D2">
        <w:rPr>
          <w:sz w:val="20"/>
          <w:szCs w:val="20"/>
          <w:rPrChange w:id="1838" w:author="Arfa Aijazi" w:date="2023-12-25T17:03:00Z">
            <w:rPr/>
          </w:rPrChange>
        </w:rPr>
        <w:t>, 1905–1916 (2011).</w:t>
      </w:r>
    </w:p>
    <w:p w14:paraId="218441F8" w14:textId="77777777" w:rsidR="00F26D09" w:rsidRPr="008851D2" w:rsidRDefault="00F26D09">
      <w:pPr>
        <w:pStyle w:val="Bibliography"/>
        <w:spacing w:line="240" w:lineRule="auto"/>
        <w:rPr>
          <w:sz w:val="20"/>
          <w:szCs w:val="20"/>
          <w:rPrChange w:id="1839" w:author="Arfa Aijazi" w:date="2023-12-25T17:03:00Z">
            <w:rPr/>
          </w:rPrChange>
        </w:rPr>
        <w:pPrChange w:id="1840" w:author="Arfa Aijazi" w:date="2023-12-25T17:03:00Z">
          <w:pPr>
            <w:pStyle w:val="Bibliography"/>
          </w:pPr>
        </w:pPrChange>
      </w:pPr>
      <w:r w:rsidRPr="008851D2">
        <w:rPr>
          <w:sz w:val="20"/>
          <w:szCs w:val="20"/>
          <w:rPrChange w:id="1841" w:author="Arfa Aijazi" w:date="2023-12-25T17:03:00Z">
            <w:rPr/>
          </w:rPrChange>
        </w:rPr>
        <w:t>36.</w:t>
      </w:r>
      <w:r w:rsidRPr="008851D2">
        <w:rPr>
          <w:sz w:val="20"/>
          <w:szCs w:val="20"/>
          <w:rPrChange w:id="1842" w:author="Arfa Aijazi" w:date="2023-12-25T17:03:00Z">
            <w:rPr/>
          </w:rPrChange>
        </w:rPr>
        <w:tab/>
        <w:t>Birol, D. F. The Future of Cooling. 92 (2018).</w:t>
      </w:r>
    </w:p>
    <w:p w14:paraId="69E37E51" w14:textId="77777777" w:rsidR="00F26D09" w:rsidRPr="008851D2" w:rsidRDefault="00F26D09">
      <w:pPr>
        <w:pStyle w:val="Bibliography"/>
        <w:spacing w:line="240" w:lineRule="auto"/>
        <w:rPr>
          <w:sz w:val="20"/>
          <w:szCs w:val="20"/>
          <w:rPrChange w:id="1843" w:author="Arfa Aijazi" w:date="2023-12-25T17:03:00Z">
            <w:rPr/>
          </w:rPrChange>
        </w:rPr>
        <w:pPrChange w:id="1844" w:author="Arfa Aijazi" w:date="2023-12-25T17:03:00Z">
          <w:pPr>
            <w:pStyle w:val="Bibliography"/>
          </w:pPr>
        </w:pPrChange>
      </w:pPr>
      <w:r w:rsidRPr="008851D2">
        <w:rPr>
          <w:sz w:val="20"/>
          <w:szCs w:val="20"/>
          <w:rPrChange w:id="1845" w:author="Arfa Aijazi" w:date="2023-12-25T17:03:00Z">
            <w:rPr/>
          </w:rPrChange>
        </w:rPr>
        <w:t>37.</w:t>
      </w:r>
      <w:r w:rsidRPr="008851D2">
        <w:rPr>
          <w:sz w:val="20"/>
          <w:szCs w:val="20"/>
          <w:rPrChange w:id="1846" w:author="Arfa Aijazi" w:date="2023-12-25T17:03:00Z">
            <w:rPr/>
          </w:rPrChange>
        </w:rPr>
        <w:tab/>
        <w:t xml:space="preserve">Cox, D. T. C., Maclean, I. M. D., Gardner, A. S. &amp; Gaston, K. J. Global variation in diurnal asymmetry in temperature, cloud cover, specific humidity and precipitation and its association with leaf area index. </w:t>
      </w:r>
      <w:r w:rsidRPr="008851D2">
        <w:rPr>
          <w:i/>
          <w:iCs/>
          <w:sz w:val="20"/>
          <w:szCs w:val="20"/>
          <w:rPrChange w:id="1847" w:author="Arfa Aijazi" w:date="2023-12-25T17:03:00Z">
            <w:rPr>
              <w:i/>
              <w:iCs/>
            </w:rPr>
          </w:rPrChange>
        </w:rPr>
        <w:t>Glob. Change Biol.</w:t>
      </w:r>
      <w:r w:rsidRPr="008851D2">
        <w:rPr>
          <w:sz w:val="20"/>
          <w:szCs w:val="20"/>
          <w:rPrChange w:id="1848" w:author="Arfa Aijazi" w:date="2023-12-25T17:03:00Z">
            <w:rPr/>
          </w:rPrChange>
        </w:rPr>
        <w:t xml:space="preserve"> </w:t>
      </w:r>
      <w:r w:rsidRPr="008851D2">
        <w:rPr>
          <w:b/>
          <w:bCs/>
          <w:sz w:val="20"/>
          <w:szCs w:val="20"/>
          <w:rPrChange w:id="1849" w:author="Arfa Aijazi" w:date="2023-12-25T17:03:00Z">
            <w:rPr>
              <w:b/>
              <w:bCs/>
            </w:rPr>
          </w:rPrChange>
        </w:rPr>
        <w:t>26</w:t>
      </w:r>
      <w:r w:rsidRPr="008851D2">
        <w:rPr>
          <w:sz w:val="20"/>
          <w:szCs w:val="20"/>
          <w:rPrChange w:id="1850" w:author="Arfa Aijazi" w:date="2023-12-25T17:03:00Z">
            <w:rPr/>
          </w:rPrChange>
        </w:rPr>
        <w:t>, 7099–7111 (2020).</w:t>
      </w:r>
    </w:p>
    <w:p w14:paraId="5771CCA1" w14:textId="77777777" w:rsidR="00F26D09" w:rsidRPr="008851D2" w:rsidRDefault="00F26D09">
      <w:pPr>
        <w:pStyle w:val="Bibliography"/>
        <w:spacing w:line="240" w:lineRule="auto"/>
        <w:rPr>
          <w:sz w:val="20"/>
          <w:szCs w:val="20"/>
          <w:rPrChange w:id="1851" w:author="Arfa Aijazi" w:date="2023-12-25T17:03:00Z">
            <w:rPr/>
          </w:rPrChange>
        </w:rPr>
        <w:pPrChange w:id="1852" w:author="Arfa Aijazi" w:date="2023-12-25T17:03:00Z">
          <w:pPr>
            <w:pStyle w:val="Bibliography"/>
          </w:pPr>
        </w:pPrChange>
      </w:pPr>
      <w:r w:rsidRPr="008851D2">
        <w:rPr>
          <w:sz w:val="20"/>
          <w:szCs w:val="20"/>
          <w:rPrChange w:id="1853" w:author="Arfa Aijazi" w:date="2023-12-25T17:03:00Z">
            <w:rPr/>
          </w:rPrChange>
        </w:rPr>
        <w:t>38.</w:t>
      </w:r>
      <w:r w:rsidRPr="008851D2">
        <w:rPr>
          <w:sz w:val="20"/>
          <w:szCs w:val="20"/>
          <w:rPrChange w:id="1854" w:author="Arfa Aijazi" w:date="2023-12-25T17:03:00Z">
            <w:rPr/>
          </w:rPrChange>
        </w:rPr>
        <w:tab/>
        <w:t xml:space="preserve">Murage, P., Hajat, S. &amp; Kovats, R. S. Effect of night-time temperatures on cause and age-specific mortality in London. </w:t>
      </w:r>
      <w:r w:rsidRPr="008851D2">
        <w:rPr>
          <w:i/>
          <w:iCs/>
          <w:sz w:val="20"/>
          <w:szCs w:val="20"/>
          <w:rPrChange w:id="1855" w:author="Arfa Aijazi" w:date="2023-12-25T17:03:00Z">
            <w:rPr>
              <w:i/>
              <w:iCs/>
            </w:rPr>
          </w:rPrChange>
        </w:rPr>
        <w:t>Environ. Epidemiol.</w:t>
      </w:r>
      <w:r w:rsidRPr="008851D2">
        <w:rPr>
          <w:sz w:val="20"/>
          <w:szCs w:val="20"/>
          <w:rPrChange w:id="1856" w:author="Arfa Aijazi" w:date="2023-12-25T17:03:00Z">
            <w:rPr/>
          </w:rPrChange>
        </w:rPr>
        <w:t xml:space="preserve"> </w:t>
      </w:r>
      <w:r w:rsidRPr="008851D2">
        <w:rPr>
          <w:b/>
          <w:bCs/>
          <w:sz w:val="20"/>
          <w:szCs w:val="20"/>
          <w:rPrChange w:id="1857" w:author="Arfa Aijazi" w:date="2023-12-25T17:03:00Z">
            <w:rPr>
              <w:b/>
              <w:bCs/>
            </w:rPr>
          </w:rPrChange>
        </w:rPr>
        <w:t>1</w:t>
      </w:r>
      <w:r w:rsidRPr="008851D2">
        <w:rPr>
          <w:sz w:val="20"/>
          <w:szCs w:val="20"/>
          <w:rPrChange w:id="1858" w:author="Arfa Aijazi" w:date="2023-12-25T17:03:00Z">
            <w:rPr/>
          </w:rPrChange>
        </w:rPr>
        <w:t>, e005 (2017).</w:t>
      </w:r>
    </w:p>
    <w:p w14:paraId="43C42936" w14:textId="77777777" w:rsidR="00F26D09" w:rsidRPr="008851D2" w:rsidRDefault="00F26D09">
      <w:pPr>
        <w:pStyle w:val="Bibliography"/>
        <w:spacing w:line="240" w:lineRule="auto"/>
        <w:rPr>
          <w:sz w:val="20"/>
          <w:szCs w:val="20"/>
          <w:rPrChange w:id="1859" w:author="Arfa Aijazi" w:date="2023-12-25T17:03:00Z">
            <w:rPr/>
          </w:rPrChange>
        </w:rPr>
        <w:pPrChange w:id="1860" w:author="Arfa Aijazi" w:date="2023-12-25T17:03:00Z">
          <w:pPr>
            <w:pStyle w:val="Bibliography"/>
          </w:pPr>
        </w:pPrChange>
      </w:pPr>
      <w:r w:rsidRPr="008851D2">
        <w:rPr>
          <w:sz w:val="20"/>
          <w:szCs w:val="20"/>
          <w:rPrChange w:id="1861" w:author="Arfa Aijazi" w:date="2023-12-25T17:03:00Z">
            <w:rPr/>
          </w:rPrChange>
        </w:rPr>
        <w:t>39.</w:t>
      </w:r>
      <w:r w:rsidRPr="008851D2">
        <w:rPr>
          <w:sz w:val="20"/>
          <w:szCs w:val="20"/>
          <w:rPrChange w:id="1862" w:author="Arfa Aijazi" w:date="2023-12-25T17:03:00Z">
            <w:rPr/>
          </w:rPrChange>
        </w:rPr>
        <w:tab/>
        <w:t xml:space="preserve">Obradovich, N., Migliorini, R., Mednick, S. C. &amp; Fowler, J. H. Nighttime temperature and human sleep loss in a changing climate. </w:t>
      </w:r>
      <w:r w:rsidRPr="008851D2">
        <w:rPr>
          <w:i/>
          <w:iCs/>
          <w:sz w:val="20"/>
          <w:szCs w:val="20"/>
          <w:rPrChange w:id="1863" w:author="Arfa Aijazi" w:date="2023-12-25T17:03:00Z">
            <w:rPr>
              <w:i/>
              <w:iCs/>
            </w:rPr>
          </w:rPrChange>
        </w:rPr>
        <w:t>Sci. Adv.</w:t>
      </w:r>
      <w:r w:rsidRPr="008851D2">
        <w:rPr>
          <w:sz w:val="20"/>
          <w:szCs w:val="20"/>
          <w:rPrChange w:id="1864" w:author="Arfa Aijazi" w:date="2023-12-25T17:03:00Z">
            <w:rPr/>
          </w:rPrChange>
        </w:rPr>
        <w:t xml:space="preserve"> </w:t>
      </w:r>
      <w:r w:rsidRPr="008851D2">
        <w:rPr>
          <w:b/>
          <w:bCs/>
          <w:sz w:val="20"/>
          <w:szCs w:val="20"/>
          <w:rPrChange w:id="1865" w:author="Arfa Aijazi" w:date="2023-12-25T17:03:00Z">
            <w:rPr>
              <w:b/>
              <w:bCs/>
            </w:rPr>
          </w:rPrChange>
        </w:rPr>
        <w:t>3</w:t>
      </w:r>
      <w:r w:rsidRPr="008851D2">
        <w:rPr>
          <w:sz w:val="20"/>
          <w:szCs w:val="20"/>
          <w:rPrChange w:id="1866" w:author="Arfa Aijazi" w:date="2023-12-25T17:03:00Z">
            <w:rPr/>
          </w:rPrChange>
        </w:rPr>
        <w:t>, e1601555 (2017).</w:t>
      </w:r>
    </w:p>
    <w:p w14:paraId="576DC599" w14:textId="77777777" w:rsidR="00F26D09" w:rsidRPr="008851D2" w:rsidRDefault="00F26D09">
      <w:pPr>
        <w:pStyle w:val="Bibliography"/>
        <w:spacing w:line="240" w:lineRule="auto"/>
        <w:rPr>
          <w:sz w:val="20"/>
          <w:szCs w:val="20"/>
          <w:rPrChange w:id="1867" w:author="Arfa Aijazi" w:date="2023-12-25T17:03:00Z">
            <w:rPr/>
          </w:rPrChange>
        </w:rPr>
        <w:pPrChange w:id="1868" w:author="Arfa Aijazi" w:date="2023-12-25T17:03:00Z">
          <w:pPr>
            <w:pStyle w:val="Bibliography"/>
          </w:pPr>
        </w:pPrChange>
      </w:pPr>
      <w:r w:rsidRPr="008851D2">
        <w:rPr>
          <w:sz w:val="20"/>
          <w:szCs w:val="20"/>
          <w:rPrChange w:id="1869" w:author="Arfa Aijazi" w:date="2023-12-25T17:03:00Z">
            <w:rPr/>
          </w:rPrChange>
        </w:rPr>
        <w:t>40.</w:t>
      </w:r>
      <w:r w:rsidRPr="008851D2">
        <w:rPr>
          <w:sz w:val="20"/>
          <w:szCs w:val="20"/>
          <w:rPrChange w:id="1870" w:author="Arfa Aijazi" w:date="2023-12-25T17:03:00Z">
            <w:rPr/>
          </w:rPrChange>
        </w:rPr>
        <w:tab/>
        <w:t xml:space="preserve">de Munck, C. </w:t>
      </w:r>
      <w:r w:rsidRPr="008851D2">
        <w:rPr>
          <w:i/>
          <w:iCs/>
          <w:sz w:val="20"/>
          <w:szCs w:val="20"/>
          <w:rPrChange w:id="1871" w:author="Arfa Aijazi" w:date="2023-12-25T17:03:00Z">
            <w:rPr>
              <w:i/>
              <w:iCs/>
            </w:rPr>
          </w:rPrChange>
        </w:rPr>
        <w:t>et al.</w:t>
      </w:r>
      <w:r w:rsidRPr="008851D2">
        <w:rPr>
          <w:sz w:val="20"/>
          <w:szCs w:val="20"/>
          <w:rPrChange w:id="1872" w:author="Arfa Aijazi" w:date="2023-12-25T17:03:00Z">
            <w:rPr/>
          </w:rPrChange>
        </w:rPr>
        <w:t xml:space="preserve"> How much can air conditioning increase air temperatures for a city like Paris, France? </w:t>
      </w:r>
      <w:r w:rsidRPr="008851D2">
        <w:rPr>
          <w:i/>
          <w:iCs/>
          <w:sz w:val="20"/>
          <w:szCs w:val="20"/>
          <w:rPrChange w:id="1873" w:author="Arfa Aijazi" w:date="2023-12-25T17:03:00Z">
            <w:rPr>
              <w:i/>
              <w:iCs/>
            </w:rPr>
          </w:rPrChange>
        </w:rPr>
        <w:t>Int. J. Climatol.</w:t>
      </w:r>
      <w:r w:rsidRPr="008851D2">
        <w:rPr>
          <w:sz w:val="20"/>
          <w:szCs w:val="20"/>
          <w:rPrChange w:id="1874" w:author="Arfa Aijazi" w:date="2023-12-25T17:03:00Z">
            <w:rPr/>
          </w:rPrChange>
        </w:rPr>
        <w:t xml:space="preserve"> </w:t>
      </w:r>
      <w:r w:rsidRPr="008851D2">
        <w:rPr>
          <w:b/>
          <w:bCs/>
          <w:sz w:val="20"/>
          <w:szCs w:val="20"/>
          <w:rPrChange w:id="1875" w:author="Arfa Aijazi" w:date="2023-12-25T17:03:00Z">
            <w:rPr>
              <w:b/>
              <w:bCs/>
            </w:rPr>
          </w:rPrChange>
        </w:rPr>
        <w:t>33</w:t>
      </w:r>
      <w:r w:rsidRPr="008851D2">
        <w:rPr>
          <w:sz w:val="20"/>
          <w:szCs w:val="20"/>
          <w:rPrChange w:id="1876" w:author="Arfa Aijazi" w:date="2023-12-25T17:03:00Z">
            <w:rPr/>
          </w:rPrChange>
        </w:rPr>
        <w:t>, 210–227 (2013).</w:t>
      </w:r>
    </w:p>
    <w:p w14:paraId="29425547" w14:textId="77777777" w:rsidR="00F26D09" w:rsidRPr="008851D2" w:rsidRDefault="00F26D09">
      <w:pPr>
        <w:pStyle w:val="Bibliography"/>
        <w:spacing w:line="240" w:lineRule="auto"/>
        <w:rPr>
          <w:sz w:val="20"/>
          <w:szCs w:val="20"/>
          <w:rPrChange w:id="1877" w:author="Arfa Aijazi" w:date="2023-12-25T17:03:00Z">
            <w:rPr/>
          </w:rPrChange>
        </w:rPr>
        <w:pPrChange w:id="1878" w:author="Arfa Aijazi" w:date="2023-12-25T17:03:00Z">
          <w:pPr>
            <w:pStyle w:val="Bibliography"/>
          </w:pPr>
        </w:pPrChange>
      </w:pPr>
      <w:r w:rsidRPr="008851D2">
        <w:rPr>
          <w:sz w:val="20"/>
          <w:szCs w:val="20"/>
          <w:rPrChange w:id="1879" w:author="Arfa Aijazi" w:date="2023-12-25T17:03:00Z">
            <w:rPr/>
          </w:rPrChange>
        </w:rPr>
        <w:t>41.</w:t>
      </w:r>
      <w:r w:rsidRPr="008851D2">
        <w:rPr>
          <w:sz w:val="20"/>
          <w:szCs w:val="20"/>
          <w:rPrChange w:id="1880" w:author="Arfa Aijazi" w:date="2023-12-25T17:03:00Z">
            <w:rPr/>
          </w:rPrChange>
        </w:rPr>
        <w:tab/>
        <w:t xml:space="preserve">Stone, B. </w:t>
      </w:r>
      <w:r w:rsidRPr="008851D2">
        <w:rPr>
          <w:i/>
          <w:iCs/>
          <w:sz w:val="20"/>
          <w:szCs w:val="20"/>
          <w:rPrChange w:id="1881" w:author="Arfa Aijazi" w:date="2023-12-25T17:03:00Z">
            <w:rPr>
              <w:i/>
              <w:iCs/>
            </w:rPr>
          </w:rPrChange>
        </w:rPr>
        <w:t>et al.</w:t>
      </w:r>
      <w:r w:rsidRPr="008851D2">
        <w:rPr>
          <w:sz w:val="20"/>
          <w:szCs w:val="20"/>
          <w:rPrChange w:id="1882" w:author="Arfa Aijazi" w:date="2023-12-25T17:03:00Z">
            <w:rPr/>
          </w:rPrChange>
        </w:rPr>
        <w:t xml:space="preserve"> Compound Climate and Infrastructure Events: How Electrical Grid Failure Alters Heat Wave Risk. </w:t>
      </w:r>
      <w:r w:rsidRPr="008851D2">
        <w:rPr>
          <w:i/>
          <w:iCs/>
          <w:sz w:val="20"/>
          <w:szCs w:val="20"/>
          <w:rPrChange w:id="1883" w:author="Arfa Aijazi" w:date="2023-12-25T17:03:00Z">
            <w:rPr>
              <w:i/>
              <w:iCs/>
            </w:rPr>
          </w:rPrChange>
        </w:rPr>
        <w:t>Environ. Sci. Technol.</w:t>
      </w:r>
      <w:r w:rsidRPr="008851D2">
        <w:rPr>
          <w:sz w:val="20"/>
          <w:szCs w:val="20"/>
          <w:rPrChange w:id="1884" w:author="Arfa Aijazi" w:date="2023-12-25T17:03:00Z">
            <w:rPr/>
          </w:rPrChange>
        </w:rPr>
        <w:t xml:space="preserve"> </w:t>
      </w:r>
      <w:r w:rsidRPr="008851D2">
        <w:rPr>
          <w:b/>
          <w:bCs/>
          <w:sz w:val="20"/>
          <w:szCs w:val="20"/>
          <w:rPrChange w:id="1885" w:author="Arfa Aijazi" w:date="2023-12-25T17:03:00Z">
            <w:rPr>
              <w:b/>
              <w:bCs/>
            </w:rPr>
          </w:rPrChange>
        </w:rPr>
        <w:t>55</w:t>
      </w:r>
      <w:r w:rsidRPr="008851D2">
        <w:rPr>
          <w:sz w:val="20"/>
          <w:szCs w:val="20"/>
          <w:rPrChange w:id="1886" w:author="Arfa Aijazi" w:date="2023-12-25T17:03:00Z">
            <w:rPr/>
          </w:rPrChange>
        </w:rPr>
        <w:t>, 6957–6964 (2021).</w:t>
      </w:r>
    </w:p>
    <w:p w14:paraId="70CE3E56" w14:textId="77777777" w:rsidR="00F26D09" w:rsidRPr="008851D2" w:rsidRDefault="00F26D09">
      <w:pPr>
        <w:pStyle w:val="Bibliography"/>
        <w:spacing w:line="240" w:lineRule="auto"/>
        <w:rPr>
          <w:sz w:val="20"/>
          <w:szCs w:val="20"/>
          <w:rPrChange w:id="1887" w:author="Arfa Aijazi" w:date="2023-12-25T17:03:00Z">
            <w:rPr/>
          </w:rPrChange>
        </w:rPr>
        <w:pPrChange w:id="1888" w:author="Arfa Aijazi" w:date="2023-12-25T17:03:00Z">
          <w:pPr>
            <w:pStyle w:val="Bibliography"/>
          </w:pPr>
        </w:pPrChange>
      </w:pPr>
      <w:r w:rsidRPr="008851D2">
        <w:rPr>
          <w:sz w:val="20"/>
          <w:szCs w:val="20"/>
          <w:rPrChange w:id="1889" w:author="Arfa Aijazi" w:date="2023-12-25T17:03:00Z">
            <w:rPr/>
          </w:rPrChange>
        </w:rPr>
        <w:t>42.</w:t>
      </w:r>
      <w:r w:rsidRPr="008851D2">
        <w:rPr>
          <w:sz w:val="20"/>
          <w:szCs w:val="20"/>
          <w:rPrChange w:id="1890" w:author="Arfa Aijazi" w:date="2023-12-25T17:03:00Z">
            <w:rPr/>
          </w:rPrChange>
        </w:rPr>
        <w:tab/>
        <w:t xml:space="preserve">King, C., Rhodes, J. &amp; Zarnikau, J. </w:t>
      </w:r>
      <w:r w:rsidRPr="008851D2">
        <w:rPr>
          <w:i/>
          <w:iCs/>
          <w:sz w:val="20"/>
          <w:szCs w:val="20"/>
          <w:rPrChange w:id="1891" w:author="Arfa Aijazi" w:date="2023-12-25T17:03:00Z">
            <w:rPr>
              <w:i/>
              <w:iCs/>
            </w:rPr>
          </w:rPrChange>
        </w:rPr>
        <w:t>The Timeline and Events of the February 2021 Texas Electric Grid Blackouts</w:t>
      </w:r>
      <w:r w:rsidRPr="008851D2">
        <w:rPr>
          <w:sz w:val="20"/>
          <w:szCs w:val="20"/>
          <w:rPrChange w:id="1892" w:author="Arfa Aijazi" w:date="2023-12-25T17:03:00Z">
            <w:rPr/>
          </w:rPrChange>
        </w:rPr>
        <w:t>. https://energy.utexas.edu/sites/default/files/UTAustin%20%282021%29%20EventsFebruary2021TexasBlackout%2020210714.pdf (2021).</w:t>
      </w:r>
    </w:p>
    <w:p w14:paraId="333A5644" w14:textId="77777777" w:rsidR="00F26D09" w:rsidRPr="008851D2" w:rsidRDefault="00F26D09">
      <w:pPr>
        <w:pStyle w:val="Bibliography"/>
        <w:spacing w:line="240" w:lineRule="auto"/>
        <w:rPr>
          <w:sz w:val="20"/>
          <w:szCs w:val="20"/>
          <w:rPrChange w:id="1893" w:author="Arfa Aijazi" w:date="2023-12-25T17:03:00Z">
            <w:rPr/>
          </w:rPrChange>
        </w:rPr>
        <w:pPrChange w:id="1894" w:author="Arfa Aijazi" w:date="2023-12-25T17:03:00Z">
          <w:pPr>
            <w:pStyle w:val="Bibliography"/>
          </w:pPr>
        </w:pPrChange>
      </w:pPr>
      <w:r w:rsidRPr="008851D2">
        <w:rPr>
          <w:sz w:val="20"/>
          <w:szCs w:val="20"/>
          <w:rPrChange w:id="1895" w:author="Arfa Aijazi" w:date="2023-12-25T17:03:00Z">
            <w:rPr/>
          </w:rPrChange>
        </w:rPr>
        <w:t>43.</w:t>
      </w:r>
      <w:r w:rsidRPr="008851D2">
        <w:rPr>
          <w:sz w:val="20"/>
          <w:szCs w:val="20"/>
          <w:rPrChange w:id="1896" w:author="Arfa Aijazi" w:date="2023-12-25T17:03:00Z">
            <w:rPr/>
          </w:rPrChange>
        </w:rPr>
        <w:tab/>
        <w:t xml:space="preserve">Zhang, H., Arens, E. &amp; Zhai, Y. A review of the corrective power of personal comfort systems in non-neutral ambient environments. </w:t>
      </w:r>
      <w:r w:rsidRPr="008851D2">
        <w:rPr>
          <w:i/>
          <w:iCs/>
          <w:sz w:val="20"/>
          <w:szCs w:val="20"/>
          <w:rPrChange w:id="1897" w:author="Arfa Aijazi" w:date="2023-12-25T17:03:00Z">
            <w:rPr>
              <w:i/>
              <w:iCs/>
            </w:rPr>
          </w:rPrChange>
        </w:rPr>
        <w:t>Build. Environ.</w:t>
      </w:r>
      <w:r w:rsidRPr="008851D2">
        <w:rPr>
          <w:sz w:val="20"/>
          <w:szCs w:val="20"/>
          <w:rPrChange w:id="1898" w:author="Arfa Aijazi" w:date="2023-12-25T17:03:00Z">
            <w:rPr/>
          </w:rPrChange>
        </w:rPr>
        <w:t xml:space="preserve"> </w:t>
      </w:r>
      <w:r w:rsidRPr="008851D2">
        <w:rPr>
          <w:b/>
          <w:bCs/>
          <w:sz w:val="20"/>
          <w:szCs w:val="20"/>
          <w:rPrChange w:id="1899" w:author="Arfa Aijazi" w:date="2023-12-25T17:03:00Z">
            <w:rPr>
              <w:b/>
              <w:bCs/>
            </w:rPr>
          </w:rPrChange>
        </w:rPr>
        <w:t>91</w:t>
      </w:r>
      <w:r w:rsidRPr="008851D2">
        <w:rPr>
          <w:sz w:val="20"/>
          <w:szCs w:val="20"/>
          <w:rPrChange w:id="1900" w:author="Arfa Aijazi" w:date="2023-12-25T17:03:00Z">
            <w:rPr/>
          </w:rPrChange>
        </w:rPr>
        <w:t>, 15–41 (2015).</w:t>
      </w:r>
    </w:p>
    <w:p w14:paraId="600C2D44" w14:textId="77777777" w:rsidR="00F26D09" w:rsidRPr="008851D2" w:rsidRDefault="00F26D09">
      <w:pPr>
        <w:pStyle w:val="Bibliography"/>
        <w:spacing w:line="240" w:lineRule="auto"/>
        <w:rPr>
          <w:sz w:val="20"/>
          <w:szCs w:val="20"/>
          <w:rPrChange w:id="1901" w:author="Arfa Aijazi" w:date="2023-12-25T17:03:00Z">
            <w:rPr/>
          </w:rPrChange>
        </w:rPr>
        <w:pPrChange w:id="1902" w:author="Arfa Aijazi" w:date="2023-12-25T17:03:00Z">
          <w:pPr>
            <w:pStyle w:val="Bibliography"/>
          </w:pPr>
        </w:pPrChange>
      </w:pPr>
      <w:r w:rsidRPr="008851D2">
        <w:rPr>
          <w:sz w:val="20"/>
          <w:szCs w:val="20"/>
          <w:rPrChange w:id="1903" w:author="Arfa Aijazi" w:date="2023-12-25T17:03:00Z">
            <w:rPr/>
          </w:rPrChange>
        </w:rPr>
        <w:t>44.</w:t>
      </w:r>
      <w:r w:rsidRPr="008851D2">
        <w:rPr>
          <w:sz w:val="20"/>
          <w:szCs w:val="20"/>
          <w:rPrChange w:id="1904" w:author="Arfa Aijazi" w:date="2023-12-25T17:03:00Z">
            <w:rPr/>
          </w:rPrChange>
        </w:rPr>
        <w:tab/>
        <w:t xml:space="preserve">Rawal, R. </w:t>
      </w:r>
      <w:r w:rsidRPr="008851D2">
        <w:rPr>
          <w:i/>
          <w:iCs/>
          <w:sz w:val="20"/>
          <w:szCs w:val="20"/>
          <w:rPrChange w:id="1905" w:author="Arfa Aijazi" w:date="2023-12-25T17:03:00Z">
            <w:rPr>
              <w:i/>
              <w:iCs/>
            </w:rPr>
          </w:rPrChange>
        </w:rPr>
        <w:t>et al.</w:t>
      </w:r>
      <w:r w:rsidRPr="008851D2">
        <w:rPr>
          <w:sz w:val="20"/>
          <w:szCs w:val="20"/>
          <w:rPrChange w:id="1906" w:author="Arfa Aijazi" w:date="2023-12-25T17:03:00Z">
            <w:rPr/>
          </w:rPrChange>
        </w:rPr>
        <w:t xml:space="preserve"> Personal comfort systems: A review on comfort, energy, and economics. </w:t>
      </w:r>
      <w:r w:rsidRPr="008851D2">
        <w:rPr>
          <w:i/>
          <w:iCs/>
          <w:sz w:val="20"/>
          <w:szCs w:val="20"/>
          <w:rPrChange w:id="1907" w:author="Arfa Aijazi" w:date="2023-12-25T17:03:00Z">
            <w:rPr>
              <w:i/>
              <w:iCs/>
            </w:rPr>
          </w:rPrChange>
        </w:rPr>
        <w:t>Energy Build.</w:t>
      </w:r>
      <w:r w:rsidRPr="008851D2">
        <w:rPr>
          <w:sz w:val="20"/>
          <w:szCs w:val="20"/>
          <w:rPrChange w:id="1908" w:author="Arfa Aijazi" w:date="2023-12-25T17:03:00Z">
            <w:rPr/>
          </w:rPrChange>
        </w:rPr>
        <w:t xml:space="preserve"> </w:t>
      </w:r>
      <w:r w:rsidRPr="008851D2">
        <w:rPr>
          <w:b/>
          <w:bCs/>
          <w:sz w:val="20"/>
          <w:szCs w:val="20"/>
          <w:rPrChange w:id="1909" w:author="Arfa Aijazi" w:date="2023-12-25T17:03:00Z">
            <w:rPr>
              <w:b/>
              <w:bCs/>
            </w:rPr>
          </w:rPrChange>
        </w:rPr>
        <w:t>214</w:t>
      </w:r>
      <w:r w:rsidRPr="008851D2">
        <w:rPr>
          <w:sz w:val="20"/>
          <w:szCs w:val="20"/>
          <w:rPrChange w:id="1910" w:author="Arfa Aijazi" w:date="2023-12-25T17:03:00Z">
            <w:rPr/>
          </w:rPrChange>
        </w:rPr>
        <w:t>, 109858 (2020).</w:t>
      </w:r>
    </w:p>
    <w:p w14:paraId="4E317D3E" w14:textId="77777777" w:rsidR="00F26D09" w:rsidRPr="008851D2" w:rsidRDefault="00F26D09">
      <w:pPr>
        <w:pStyle w:val="Bibliography"/>
        <w:spacing w:line="240" w:lineRule="auto"/>
        <w:rPr>
          <w:sz w:val="20"/>
          <w:szCs w:val="20"/>
          <w:rPrChange w:id="1911" w:author="Arfa Aijazi" w:date="2023-12-25T17:03:00Z">
            <w:rPr/>
          </w:rPrChange>
        </w:rPr>
        <w:pPrChange w:id="1912" w:author="Arfa Aijazi" w:date="2023-12-25T17:03:00Z">
          <w:pPr>
            <w:pStyle w:val="Bibliography"/>
          </w:pPr>
        </w:pPrChange>
      </w:pPr>
      <w:r w:rsidRPr="008851D2">
        <w:rPr>
          <w:sz w:val="20"/>
          <w:szCs w:val="20"/>
          <w:rPrChange w:id="1913" w:author="Arfa Aijazi" w:date="2023-12-25T17:03:00Z">
            <w:rPr/>
          </w:rPrChange>
        </w:rPr>
        <w:t>45.</w:t>
      </w:r>
      <w:r w:rsidRPr="008851D2">
        <w:rPr>
          <w:sz w:val="20"/>
          <w:szCs w:val="20"/>
          <w:rPrChange w:id="1914" w:author="Arfa Aijazi" w:date="2023-12-25T17:03:00Z">
            <w:rPr/>
          </w:rPrChange>
        </w:rPr>
        <w:tab/>
        <w:t xml:space="preserve">Sekhar, S. C. Higher space temperatures and better thermal comfort — a tropical analysis. </w:t>
      </w:r>
      <w:r w:rsidRPr="008851D2">
        <w:rPr>
          <w:i/>
          <w:iCs/>
          <w:sz w:val="20"/>
          <w:szCs w:val="20"/>
          <w:rPrChange w:id="1915" w:author="Arfa Aijazi" w:date="2023-12-25T17:03:00Z">
            <w:rPr>
              <w:i/>
              <w:iCs/>
            </w:rPr>
          </w:rPrChange>
        </w:rPr>
        <w:t>Energy Build.</w:t>
      </w:r>
      <w:r w:rsidRPr="008851D2">
        <w:rPr>
          <w:sz w:val="20"/>
          <w:szCs w:val="20"/>
          <w:rPrChange w:id="1916" w:author="Arfa Aijazi" w:date="2023-12-25T17:03:00Z">
            <w:rPr/>
          </w:rPrChange>
        </w:rPr>
        <w:t xml:space="preserve"> </w:t>
      </w:r>
      <w:r w:rsidRPr="008851D2">
        <w:rPr>
          <w:b/>
          <w:bCs/>
          <w:sz w:val="20"/>
          <w:szCs w:val="20"/>
          <w:rPrChange w:id="1917" w:author="Arfa Aijazi" w:date="2023-12-25T17:03:00Z">
            <w:rPr>
              <w:b/>
              <w:bCs/>
            </w:rPr>
          </w:rPrChange>
        </w:rPr>
        <w:t>23</w:t>
      </w:r>
      <w:r w:rsidRPr="008851D2">
        <w:rPr>
          <w:sz w:val="20"/>
          <w:szCs w:val="20"/>
          <w:rPrChange w:id="1918" w:author="Arfa Aijazi" w:date="2023-12-25T17:03:00Z">
            <w:rPr/>
          </w:rPrChange>
        </w:rPr>
        <w:t>, 63–70 (1995).</w:t>
      </w:r>
    </w:p>
    <w:p w14:paraId="5B9E90CF" w14:textId="77777777" w:rsidR="00F26D09" w:rsidRPr="008851D2" w:rsidRDefault="00F26D09">
      <w:pPr>
        <w:pStyle w:val="Bibliography"/>
        <w:spacing w:line="240" w:lineRule="auto"/>
        <w:rPr>
          <w:sz w:val="20"/>
          <w:szCs w:val="20"/>
          <w:rPrChange w:id="1919" w:author="Arfa Aijazi" w:date="2023-12-25T17:03:00Z">
            <w:rPr/>
          </w:rPrChange>
        </w:rPr>
        <w:pPrChange w:id="1920" w:author="Arfa Aijazi" w:date="2023-12-25T17:03:00Z">
          <w:pPr>
            <w:pStyle w:val="Bibliography"/>
          </w:pPr>
        </w:pPrChange>
      </w:pPr>
      <w:r w:rsidRPr="008851D2">
        <w:rPr>
          <w:sz w:val="20"/>
          <w:szCs w:val="20"/>
          <w:rPrChange w:id="1921" w:author="Arfa Aijazi" w:date="2023-12-25T17:03:00Z">
            <w:rPr/>
          </w:rPrChange>
        </w:rPr>
        <w:t>46.</w:t>
      </w:r>
      <w:r w:rsidRPr="008851D2">
        <w:rPr>
          <w:sz w:val="20"/>
          <w:szCs w:val="20"/>
          <w:rPrChange w:id="1922" w:author="Arfa Aijazi" w:date="2023-12-25T17:03:00Z">
            <w:rPr/>
          </w:rPrChange>
        </w:rPr>
        <w:tab/>
        <w:t xml:space="preserve">Schiavon, S. &amp; Melikov, A. K. Energy saving and improved comfort by increased air movement. </w:t>
      </w:r>
      <w:r w:rsidRPr="008851D2">
        <w:rPr>
          <w:i/>
          <w:iCs/>
          <w:sz w:val="20"/>
          <w:szCs w:val="20"/>
          <w:rPrChange w:id="1923" w:author="Arfa Aijazi" w:date="2023-12-25T17:03:00Z">
            <w:rPr>
              <w:i/>
              <w:iCs/>
            </w:rPr>
          </w:rPrChange>
        </w:rPr>
        <w:t>Energy Build.</w:t>
      </w:r>
      <w:r w:rsidRPr="008851D2">
        <w:rPr>
          <w:sz w:val="20"/>
          <w:szCs w:val="20"/>
          <w:rPrChange w:id="1924" w:author="Arfa Aijazi" w:date="2023-12-25T17:03:00Z">
            <w:rPr/>
          </w:rPrChange>
        </w:rPr>
        <w:t xml:space="preserve"> </w:t>
      </w:r>
      <w:r w:rsidRPr="008851D2">
        <w:rPr>
          <w:b/>
          <w:bCs/>
          <w:sz w:val="20"/>
          <w:szCs w:val="20"/>
          <w:rPrChange w:id="1925" w:author="Arfa Aijazi" w:date="2023-12-25T17:03:00Z">
            <w:rPr>
              <w:b/>
              <w:bCs/>
            </w:rPr>
          </w:rPrChange>
        </w:rPr>
        <w:t>40</w:t>
      </w:r>
      <w:r w:rsidRPr="008851D2">
        <w:rPr>
          <w:sz w:val="20"/>
          <w:szCs w:val="20"/>
          <w:rPrChange w:id="1926" w:author="Arfa Aijazi" w:date="2023-12-25T17:03:00Z">
            <w:rPr/>
          </w:rPrChange>
        </w:rPr>
        <w:t>, 1954–1960 (2008).</w:t>
      </w:r>
    </w:p>
    <w:p w14:paraId="6D263481" w14:textId="77777777" w:rsidR="00F26D09" w:rsidRPr="008851D2" w:rsidRDefault="00F26D09">
      <w:pPr>
        <w:pStyle w:val="Bibliography"/>
        <w:spacing w:line="240" w:lineRule="auto"/>
        <w:rPr>
          <w:sz w:val="20"/>
          <w:szCs w:val="20"/>
          <w:rPrChange w:id="1927" w:author="Arfa Aijazi" w:date="2023-12-25T17:03:00Z">
            <w:rPr/>
          </w:rPrChange>
        </w:rPr>
        <w:pPrChange w:id="1928" w:author="Arfa Aijazi" w:date="2023-12-25T17:03:00Z">
          <w:pPr>
            <w:pStyle w:val="Bibliography"/>
          </w:pPr>
        </w:pPrChange>
      </w:pPr>
      <w:r w:rsidRPr="008851D2">
        <w:rPr>
          <w:sz w:val="20"/>
          <w:szCs w:val="20"/>
          <w:rPrChange w:id="1929" w:author="Arfa Aijazi" w:date="2023-12-25T17:03:00Z">
            <w:rPr/>
          </w:rPrChange>
        </w:rPr>
        <w:t>47.</w:t>
      </w:r>
      <w:r w:rsidRPr="008851D2">
        <w:rPr>
          <w:sz w:val="20"/>
          <w:szCs w:val="20"/>
          <w:rPrChange w:id="1930" w:author="Arfa Aijazi" w:date="2023-12-25T17:03:00Z">
            <w:rPr/>
          </w:rPrChange>
        </w:rPr>
        <w:tab/>
        <w:t xml:space="preserve">Hoyt, T., Arens, E. &amp; Zhang, H. Extending air temperature setpoints: Simulated energy savings and design considerations for new and retrofit buildings. </w:t>
      </w:r>
      <w:r w:rsidRPr="008851D2">
        <w:rPr>
          <w:i/>
          <w:iCs/>
          <w:sz w:val="20"/>
          <w:szCs w:val="20"/>
          <w:rPrChange w:id="1931" w:author="Arfa Aijazi" w:date="2023-12-25T17:03:00Z">
            <w:rPr>
              <w:i/>
              <w:iCs/>
            </w:rPr>
          </w:rPrChange>
        </w:rPr>
        <w:t>Build. Environ.</w:t>
      </w:r>
      <w:r w:rsidRPr="008851D2">
        <w:rPr>
          <w:sz w:val="20"/>
          <w:szCs w:val="20"/>
          <w:rPrChange w:id="1932" w:author="Arfa Aijazi" w:date="2023-12-25T17:03:00Z">
            <w:rPr/>
          </w:rPrChange>
        </w:rPr>
        <w:t xml:space="preserve"> </w:t>
      </w:r>
      <w:r w:rsidRPr="008851D2">
        <w:rPr>
          <w:b/>
          <w:bCs/>
          <w:sz w:val="20"/>
          <w:szCs w:val="20"/>
          <w:rPrChange w:id="1933" w:author="Arfa Aijazi" w:date="2023-12-25T17:03:00Z">
            <w:rPr>
              <w:b/>
              <w:bCs/>
            </w:rPr>
          </w:rPrChange>
        </w:rPr>
        <w:t>88</w:t>
      </w:r>
      <w:r w:rsidRPr="008851D2">
        <w:rPr>
          <w:sz w:val="20"/>
          <w:szCs w:val="20"/>
          <w:rPrChange w:id="1934" w:author="Arfa Aijazi" w:date="2023-12-25T17:03:00Z">
            <w:rPr/>
          </w:rPrChange>
        </w:rPr>
        <w:t>, 89–96 (2014).</w:t>
      </w:r>
    </w:p>
    <w:p w14:paraId="6DB93ADD" w14:textId="77777777" w:rsidR="00F26D09" w:rsidRPr="008851D2" w:rsidRDefault="00F26D09">
      <w:pPr>
        <w:pStyle w:val="Bibliography"/>
        <w:spacing w:line="240" w:lineRule="auto"/>
        <w:rPr>
          <w:sz w:val="20"/>
          <w:szCs w:val="20"/>
          <w:rPrChange w:id="1935" w:author="Arfa Aijazi" w:date="2023-12-25T17:03:00Z">
            <w:rPr/>
          </w:rPrChange>
        </w:rPr>
        <w:pPrChange w:id="1936" w:author="Arfa Aijazi" w:date="2023-12-25T17:03:00Z">
          <w:pPr>
            <w:pStyle w:val="Bibliography"/>
          </w:pPr>
        </w:pPrChange>
      </w:pPr>
      <w:r w:rsidRPr="008851D2">
        <w:rPr>
          <w:sz w:val="20"/>
          <w:szCs w:val="20"/>
          <w:rPrChange w:id="1937" w:author="Arfa Aijazi" w:date="2023-12-25T17:03:00Z">
            <w:rPr/>
          </w:rPrChange>
        </w:rPr>
        <w:t>48.</w:t>
      </w:r>
      <w:r w:rsidRPr="008851D2">
        <w:rPr>
          <w:sz w:val="20"/>
          <w:szCs w:val="20"/>
          <w:rPrChange w:id="1938" w:author="Arfa Aijazi" w:date="2023-12-25T17:03:00Z">
            <w:rPr/>
          </w:rPrChange>
        </w:rPr>
        <w:tab/>
        <w:t xml:space="preserve">Lan, L., Qian, X. L., Lian, Z. W. &amp; Lin, Y. B. Local body cooling to improve sleep quality and thermal comfort in a hot environment. </w:t>
      </w:r>
      <w:r w:rsidRPr="008851D2">
        <w:rPr>
          <w:i/>
          <w:iCs/>
          <w:sz w:val="20"/>
          <w:szCs w:val="20"/>
          <w:rPrChange w:id="1939" w:author="Arfa Aijazi" w:date="2023-12-25T17:03:00Z">
            <w:rPr>
              <w:i/>
              <w:iCs/>
            </w:rPr>
          </w:rPrChange>
        </w:rPr>
        <w:t>Indoor Air</w:t>
      </w:r>
      <w:r w:rsidRPr="008851D2">
        <w:rPr>
          <w:sz w:val="20"/>
          <w:szCs w:val="20"/>
          <w:rPrChange w:id="1940" w:author="Arfa Aijazi" w:date="2023-12-25T17:03:00Z">
            <w:rPr/>
          </w:rPrChange>
        </w:rPr>
        <w:t xml:space="preserve"> </w:t>
      </w:r>
      <w:r w:rsidRPr="008851D2">
        <w:rPr>
          <w:b/>
          <w:bCs/>
          <w:sz w:val="20"/>
          <w:szCs w:val="20"/>
          <w:rPrChange w:id="1941" w:author="Arfa Aijazi" w:date="2023-12-25T17:03:00Z">
            <w:rPr>
              <w:b/>
              <w:bCs/>
            </w:rPr>
          </w:rPrChange>
        </w:rPr>
        <w:t>28</w:t>
      </w:r>
      <w:r w:rsidRPr="008851D2">
        <w:rPr>
          <w:sz w:val="20"/>
          <w:szCs w:val="20"/>
          <w:rPrChange w:id="1942" w:author="Arfa Aijazi" w:date="2023-12-25T17:03:00Z">
            <w:rPr/>
          </w:rPrChange>
        </w:rPr>
        <w:t>, 135–145 (2018).</w:t>
      </w:r>
    </w:p>
    <w:p w14:paraId="76140FD1" w14:textId="77777777" w:rsidR="00F26D09" w:rsidRPr="008851D2" w:rsidRDefault="00F26D09">
      <w:pPr>
        <w:pStyle w:val="Bibliography"/>
        <w:spacing w:line="240" w:lineRule="auto"/>
        <w:rPr>
          <w:sz w:val="20"/>
          <w:szCs w:val="20"/>
          <w:rPrChange w:id="1943" w:author="Arfa Aijazi" w:date="2023-12-25T17:03:00Z">
            <w:rPr/>
          </w:rPrChange>
        </w:rPr>
        <w:pPrChange w:id="1944" w:author="Arfa Aijazi" w:date="2023-12-25T17:03:00Z">
          <w:pPr>
            <w:pStyle w:val="Bibliography"/>
          </w:pPr>
        </w:pPrChange>
      </w:pPr>
      <w:r w:rsidRPr="008851D2">
        <w:rPr>
          <w:sz w:val="20"/>
          <w:szCs w:val="20"/>
          <w:rPrChange w:id="1945" w:author="Arfa Aijazi" w:date="2023-12-25T17:03:00Z">
            <w:rPr/>
          </w:rPrChange>
        </w:rPr>
        <w:t>49.</w:t>
      </w:r>
      <w:r w:rsidRPr="008851D2">
        <w:rPr>
          <w:sz w:val="20"/>
          <w:szCs w:val="20"/>
          <w:rPrChange w:id="1946" w:author="Arfa Aijazi" w:date="2023-12-25T17:03:00Z">
            <w:rPr/>
          </w:rPrChange>
        </w:rPr>
        <w:tab/>
        <w:t xml:space="preserve">Kawabata, A. &amp; Tokura, H. Effects of Two kinds of Pillow on Thermoregulatory Responses during Night Sleep. </w:t>
      </w:r>
      <w:r w:rsidRPr="008851D2">
        <w:rPr>
          <w:i/>
          <w:iCs/>
          <w:sz w:val="20"/>
          <w:szCs w:val="20"/>
          <w:rPrChange w:id="1947" w:author="Arfa Aijazi" w:date="2023-12-25T17:03:00Z">
            <w:rPr>
              <w:i/>
              <w:iCs/>
            </w:rPr>
          </w:rPrChange>
        </w:rPr>
        <w:t>Appl. Human Sci.</w:t>
      </w:r>
      <w:r w:rsidRPr="008851D2">
        <w:rPr>
          <w:sz w:val="20"/>
          <w:szCs w:val="20"/>
          <w:rPrChange w:id="1948" w:author="Arfa Aijazi" w:date="2023-12-25T17:03:00Z">
            <w:rPr/>
          </w:rPrChange>
        </w:rPr>
        <w:t xml:space="preserve"> </w:t>
      </w:r>
      <w:r w:rsidRPr="008851D2">
        <w:rPr>
          <w:b/>
          <w:bCs/>
          <w:sz w:val="20"/>
          <w:szCs w:val="20"/>
          <w:rPrChange w:id="1949" w:author="Arfa Aijazi" w:date="2023-12-25T17:03:00Z">
            <w:rPr>
              <w:b/>
              <w:bCs/>
            </w:rPr>
          </w:rPrChange>
        </w:rPr>
        <w:t>15</w:t>
      </w:r>
      <w:r w:rsidRPr="008851D2">
        <w:rPr>
          <w:sz w:val="20"/>
          <w:szCs w:val="20"/>
          <w:rPrChange w:id="1950" w:author="Arfa Aijazi" w:date="2023-12-25T17:03:00Z">
            <w:rPr/>
          </w:rPrChange>
        </w:rPr>
        <w:t>, 155–159 (1996).</w:t>
      </w:r>
    </w:p>
    <w:p w14:paraId="7AAFB58A" w14:textId="77777777" w:rsidR="00F26D09" w:rsidRPr="008851D2" w:rsidRDefault="00F26D09">
      <w:pPr>
        <w:pStyle w:val="Bibliography"/>
        <w:spacing w:line="240" w:lineRule="auto"/>
        <w:rPr>
          <w:sz w:val="20"/>
          <w:szCs w:val="20"/>
          <w:rPrChange w:id="1951" w:author="Arfa Aijazi" w:date="2023-12-25T17:03:00Z">
            <w:rPr/>
          </w:rPrChange>
        </w:rPr>
        <w:pPrChange w:id="1952" w:author="Arfa Aijazi" w:date="2023-12-25T17:03:00Z">
          <w:pPr>
            <w:pStyle w:val="Bibliography"/>
          </w:pPr>
        </w:pPrChange>
      </w:pPr>
      <w:r w:rsidRPr="008851D2">
        <w:rPr>
          <w:sz w:val="20"/>
          <w:szCs w:val="20"/>
          <w:rPrChange w:id="1953" w:author="Arfa Aijazi" w:date="2023-12-25T17:03:00Z">
            <w:rPr/>
          </w:rPrChange>
        </w:rPr>
        <w:t>50.</w:t>
      </w:r>
      <w:r w:rsidRPr="008851D2">
        <w:rPr>
          <w:sz w:val="20"/>
          <w:szCs w:val="20"/>
          <w:rPrChange w:id="1954" w:author="Arfa Aijazi" w:date="2023-12-25T17:03:00Z">
            <w:rPr/>
          </w:rPrChange>
        </w:rPr>
        <w:tab/>
        <w:t xml:space="preserve">Okamoto-Mizuno, K., Tsuzuki, K. &amp; Mizuno, K. Effects of head cooling on human sleep stages and body temperature. </w:t>
      </w:r>
      <w:r w:rsidRPr="008851D2">
        <w:rPr>
          <w:i/>
          <w:iCs/>
          <w:sz w:val="20"/>
          <w:szCs w:val="20"/>
          <w:rPrChange w:id="1955" w:author="Arfa Aijazi" w:date="2023-12-25T17:03:00Z">
            <w:rPr>
              <w:i/>
              <w:iCs/>
            </w:rPr>
          </w:rPrChange>
        </w:rPr>
        <w:t>Int. J. Biometeorol.</w:t>
      </w:r>
      <w:r w:rsidRPr="008851D2">
        <w:rPr>
          <w:sz w:val="20"/>
          <w:szCs w:val="20"/>
          <w:rPrChange w:id="1956" w:author="Arfa Aijazi" w:date="2023-12-25T17:03:00Z">
            <w:rPr/>
          </w:rPrChange>
        </w:rPr>
        <w:t xml:space="preserve"> </w:t>
      </w:r>
      <w:r w:rsidRPr="008851D2">
        <w:rPr>
          <w:b/>
          <w:bCs/>
          <w:sz w:val="20"/>
          <w:szCs w:val="20"/>
          <w:rPrChange w:id="1957" w:author="Arfa Aijazi" w:date="2023-12-25T17:03:00Z">
            <w:rPr>
              <w:b/>
              <w:bCs/>
            </w:rPr>
          </w:rPrChange>
        </w:rPr>
        <w:t>48</w:t>
      </w:r>
      <w:r w:rsidRPr="008851D2">
        <w:rPr>
          <w:sz w:val="20"/>
          <w:szCs w:val="20"/>
          <w:rPrChange w:id="1958" w:author="Arfa Aijazi" w:date="2023-12-25T17:03:00Z">
            <w:rPr/>
          </w:rPrChange>
        </w:rPr>
        <w:t>, 98–102 (2003).</w:t>
      </w:r>
    </w:p>
    <w:p w14:paraId="41D46FA3" w14:textId="77777777" w:rsidR="00F26D09" w:rsidRPr="008851D2" w:rsidRDefault="00F26D09">
      <w:pPr>
        <w:pStyle w:val="Bibliography"/>
        <w:spacing w:line="240" w:lineRule="auto"/>
        <w:rPr>
          <w:sz w:val="20"/>
          <w:szCs w:val="20"/>
          <w:rPrChange w:id="1959" w:author="Arfa Aijazi" w:date="2023-12-25T17:03:00Z">
            <w:rPr/>
          </w:rPrChange>
        </w:rPr>
        <w:pPrChange w:id="1960" w:author="Arfa Aijazi" w:date="2023-12-25T17:03:00Z">
          <w:pPr>
            <w:pStyle w:val="Bibliography"/>
          </w:pPr>
        </w:pPrChange>
      </w:pPr>
      <w:r w:rsidRPr="008851D2">
        <w:rPr>
          <w:sz w:val="20"/>
          <w:szCs w:val="20"/>
          <w:rPrChange w:id="1961" w:author="Arfa Aijazi" w:date="2023-12-25T17:03:00Z">
            <w:rPr/>
          </w:rPrChange>
        </w:rPr>
        <w:t>51.</w:t>
      </w:r>
      <w:r w:rsidRPr="008851D2">
        <w:rPr>
          <w:sz w:val="20"/>
          <w:szCs w:val="20"/>
          <w:rPrChange w:id="1962" w:author="Arfa Aijazi" w:date="2023-12-25T17:03:00Z">
            <w:rPr/>
          </w:rPrChange>
        </w:rPr>
        <w:tab/>
        <w:t xml:space="preserve">Lan, L. </w:t>
      </w:r>
      <w:r w:rsidRPr="008851D2">
        <w:rPr>
          <w:i/>
          <w:iCs/>
          <w:sz w:val="20"/>
          <w:szCs w:val="20"/>
          <w:rPrChange w:id="1963" w:author="Arfa Aijazi" w:date="2023-12-25T17:03:00Z">
            <w:rPr>
              <w:i/>
              <w:iCs/>
            </w:rPr>
          </w:rPrChange>
        </w:rPr>
        <w:t>et al.</w:t>
      </w:r>
      <w:r w:rsidRPr="008851D2">
        <w:rPr>
          <w:sz w:val="20"/>
          <w:szCs w:val="20"/>
          <w:rPrChange w:id="1964" w:author="Arfa Aijazi" w:date="2023-12-25T17:03:00Z">
            <w:rPr/>
          </w:rPrChange>
        </w:rPr>
        <w:t xml:space="preserve"> Elevated airflow can maintain sleep quality and thermal comfort of the elderly in a hot environment. </w:t>
      </w:r>
      <w:r w:rsidRPr="008851D2">
        <w:rPr>
          <w:i/>
          <w:iCs/>
          <w:sz w:val="20"/>
          <w:szCs w:val="20"/>
          <w:rPrChange w:id="1965" w:author="Arfa Aijazi" w:date="2023-12-25T17:03:00Z">
            <w:rPr>
              <w:i/>
              <w:iCs/>
            </w:rPr>
          </w:rPrChange>
        </w:rPr>
        <w:t>Indoor Air</w:t>
      </w:r>
      <w:r w:rsidRPr="008851D2">
        <w:rPr>
          <w:sz w:val="20"/>
          <w:szCs w:val="20"/>
          <w:rPrChange w:id="1966" w:author="Arfa Aijazi" w:date="2023-12-25T17:03:00Z">
            <w:rPr/>
          </w:rPrChange>
        </w:rPr>
        <w:t xml:space="preserve"> </w:t>
      </w:r>
      <w:r w:rsidRPr="008851D2">
        <w:rPr>
          <w:b/>
          <w:bCs/>
          <w:sz w:val="20"/>
          <w:szCs w:val="20"/>
          <w:rPrChange w:id="1967" w:author="Arfa Aijazi" w:date="2023-12-25T17:03:00Z">
            <w:rPr>
              <w:b/>
              <w:bCs/>
            </w:rPr>
          </w:rPrChange>
        </w:rPr>
        <w:t>29</w:t>
      </w:r>
      <w:r w:rsidRPr="008851D2">
        <w:rPr>
          <w:sz w:val="20"/>
          <w:szCs w:val="20"/>
          <w:rPrChange w:id="1968" w:author="Arfa Aijazi" w:date="2023-12-25T17:03:00Z">
            <w:rPr/>
          </w:rPrChange>
        </w:rPr>
        <w:t>, 1040–1049 (2019).</w:t>
      </w:r>
    </w:p>
    <w:p w14:paraId="0DCB877A" w14:textId="77777777" w:rsidR="00F26D09" w:rsidRPr="008851D2" w:rsidRDefault="00F26D09">
      <w:pPr>
        <w:pStyle w:val="Bibliography"/>
        <w:spacing w:line="240" w:lineRule="auto"/>
        <w:rPr>
          <w:sz w:val="20"/>
          <w:szCs w:val="20"/>
          <w:rPrChange w:id="1969" w:author="Arfa Aijazi" w:date="2023-12-25T17:03:00Z">
            <w:rPr/>
          </w:rPrChange>
        </w:rPr>
        <w:pPrChange w:id="1970" w:author="Arfa Aijazi" w:date="2023-12-25T17:03:00Z">
          <w:pPr>
            <w:pStyle w:val="Bibliography"/>
          </w:pPr>
        </w:pPrChange>
      </w:pPr>
      <w:r w:rsidRPr="008851D2">
        <w:rPr>
          <w:sz w:val="20"/>
          <w:szCs w:val="20"/>
          <w:rPrChange w:id="1971" w:author="Arfa Aijazi" w:date="2023-12-25T17:03:00Z">
            <w:rPr/>
          </w:rPrChange>
        </w:rPr>
        <w:t>52.</w:t>
      </w:r>
      <w:r w:rsidRPr="008851D2">
        <w:rPr>
          <w:sz w:val="20"/>
          <w:szCs w:val="20"/>
          <w:rPrChange w:id="1972" w:author="Arfa Aijazi" w:date="2023-12-25T17:03:00Z">
            <w:rPr/>
          </w:rPrChange>
        </w:rPr>
        <w:tab/>
        <w:t xml:space="preserve">Song, W., Lu, Y., Liu, Y., Yang, Y. &amp; Jiang, X. Effect of partial-body heating on thermal comfort and sleep quality of young female adults in a cold indoor environment. </w:t>
      </w:r>
      <w:r w:rsidRPr="008851D2">
        <w:rPr>
          <w:i/>
          <w:iCs/>
          <w:sz w:val="20"/>
          <w:szCs w:val="20"/>
          <w:rPrChange w:id="1973" w:author="Arfa Aijazi" w:date="2023-12-25T17:03:00Z">
            <w:rPr>
              <w:i/>
              <w:iCs/>
            </w:rPr>
          </w:rPrChange>
        </w:rPr>
        <w:t>Build. Environ.</w:t>
      </w:r>
      <w:r w:rsidRPr="008851D2">
        <w:rPr>
          <w:sz w:val="20"/>
          <w:szCs w:val="20"/>
          <w:rPrChange w:id="1974" w:author="Arfa Aijazi" w:date="2023-12-25T17:03:00Z">
            <w:rPr/>
          </w:rPrChange>
        </w:rPr>
        <w:t xml:space="preserve"> </w:t>
      </w:r>
      <w:r w:rsidRPr="008851D2">
        <w:rPr>
          <w:b/>
          <w:bCs/>
          <w:sz w:val="20"/>
          <w:szCs w:val="20"/>
          <w:rPrChange w:id="1975" w:author="Arfa Aijazi" w:date="2023-12-25T17:03:00Z">
            <w:rPr>
              <w:b/>
              <w:bCs/>
            </w:rPr>
          </w:rPrChange>
        </w:rPr>
        <w:t>169</w:t>
      </w:r>
      <w:r w:rsidRPr="008851D2">
        <w:rPr>
          <w:sz w:val="20"/>
          <w:szCs w:val="20"/>
          <w:rPrChange w:id="1976" w:author="Arfa Aijazi" w:date="2023-12-25T17:03:00Z">
            <w:rPr/>
          </w:rPrChange>
        </w:rPr>
        <w:t>, 106585 (2020).</w:t>
      </w:r>
    </w:p>
    <w:p w14:paraId="5418FCD4" w14:textId="77777777" w:rsidR="00F26D09" w:rsidRPr="008851D2" w:rsidRDefault="00F26D09">
      <w:pPr>
        <w:pStyle w:val="Bibliography"/>
        <w:spacing w:line="240" w:lineRule="auto"/>
        <w:rPr>
          <w:sz w:val="20"/>
          <w:szCs w:val="20"/>
          <w:rPrChange w:id="1977" w:author="Arfa Aijazi" w:date="2023-12-25T17:03:00Z">
            <w:rPr/>
          </w:rPrChange>
        </w:rPr>
        <w:pPrChange w:id="1978" w:author="Arfa Aijazi" w:date="2023-12-25T17:03:00Z">
          <w:pPr>
            <w:pStyle w:val="Bibliography"/>
          </w:pPr>
        </w:pPrChange>
      </w:pPr>
      <w:r w:rsidRPr="008851D2">
        <w:rPr>
          <w:sz w:val="20"/>
          <w:szCs w:val="20"/>
          <w:rPrChange w:id="1979" w:author="Arfa Aijazi" w:date="2023-12-25T17:03:00Z">
            <w:rPr/>
          </w:rPrChange>
        </w:rPr>
        <w:t>53.</w:t>
      </w:r>
      <w:r w:rsidRPr="008851D2">
        <w:rPr>
          <w:sz w:val="20"/>
          <w:szCs w:val="20"/>
          <w:rPrChange w:id="1980" w:author="Arfa Aijazi" w:date="2023-12-25T17:03:00Z">
            <w:rPr/>
          </w:rPrChange>
        </w:rPr>
        <w:tab/>
        <w:t xml:space="preserve">Okamoto-Mizuno, K., Tsuzuki, K., Ohshiro, Y. &amp; Mizuno, K. Effects of an electric blanket on sleep stages and body temperature in young men. </w:t>
      </w:r>
      <w:r w:rsidRPr="008851D2">
        <w:rPr>
          <w:i/>
          <w:iCs/>
          <w:sz w:val="20"/>
          <w:szCs w:val="20"/>
          <w:rPrChange w:id="1981" w:author="Arfa Aijazi" w:date="2023-12-25T17:03:00Z">
            <w:rPr>
              <w:i/>
              <w:iCs/>
            </w:rPr>
          </w:rPrChange>
        </w:rPr>
        <w:t>Ergonomics</w:t>
      </w:r>
      <w:r w:rsidRPr="008851D2">
        <w:rPr>
          <w:sz w:val="20"/>
          <w:szCs w:val="20"/>
          <w:rPrChange w:id="1982" w:author="Arfa Aijazi" w:date="2023-12-25T17:03:00Z">
            <w:rPr/>
          </w:rPrChange>
        </w:rPr>
        <w:t xml:space="preserve"> </w:t>
      </w:r>
      <w:r w:rsidRPr="008851D2">
        <w:rPr>
          <w:b/>
          <w:bCs/>
          <w:sz w:val="20"/>
          <w:szCs w:val="20"/>
          <w:rPrChange w:id="1983" w:author="Arfa Aijazi" w:date="2023-12-25T17:03:00Z">
            <w:rPr>
              <w:b/>
              <w:bCs/>
            </w:rPr>
          </w:rPrChange>
        </w:rPr>
        <w:t>48</w:t>
      </w:r>
      <w:r w:rsidRPr="008851D2">
        <w:rPr>
          <w:sz w:val="20"/>
          <w:szCs w:val="20"/>
          <w:rPrChange w:id="1984" w:author="Arfa Aijazi" w:date="2023-12-25T17:03:00Z">
            <w:rPr/>
          </w:rPrChange>
        </w:rPr>
        <w:t>, 749–757 (2005).</w:t>
      </w:r>
    </w:p>
    <w:p w14:paraId="5DA842FB" w14:textId="77777777" w:rsidR="00F26D09" w:rsidRPr="008851D2" w:rsidRDefault="00F26D09">
      <w:pPr>
        <w:pStyle w:val="Bibliography"/>
        <w:spacing w:line="240" w:lineRule="auto"/>
        <w:rPr>
          <w:sz w:val="20"/>
          <w:szCs w:val="20"/>
          <w:rPrChange w:id="1985" w:author="Arfa Aijazi" w:date="2023-12-25T17:03:00Z">
            <w:rPr/>
          </w:rPrChange>
        </w:rPr>
        <w:pPrChange w:id="1986" w:author="Arfa Aijazi" w:date="2023-12-25T17:03:00Z">
          <w:pPr>
            <w:pStyle w:val="Bibliography"/>
          </w:pPr>
        </w:pPrChange>
      </w:pPr>
      <w:r w:rsidRPr="008851D2">
        <w:rPr>
          <w:sz w:val="20"/>
          <w:szCs w:val="20"/>
          <w:rPrChange w:id="1987" w:author="Arfa Aijazi" w:date="2023-12-25T17:03:00Z">
            <w:rPr/>
          </w:rPrChange>
        </w:rPr>
        <w:lastRenderedPageBreak/>
        <w:t>54.</w:t>
      </w:r>
      <w:r w:rsidRPr="008851D2">
        <w:rPr>
          <w:sz w:val="20"/>
          <w:szCs w:val="20"/>
          <w:rPrChange w:id="1988" w:author="Arfa Aijazi" w:date="2023-12-25T17:03:00Z">
            <w:rPr/>
          </w:rPrChange>
        </w:rPr>
        <w:tab/>
        <w:t xml:space="preserve">Raftery, P. </w:t>
      </w:r>
      <w:r w:rsidRPr="008851D2">
        <w:rPr>
          <w:i/>
          <w:iCs/>
          <w:sz w:val="20"/>
          <w:szCs w:val="20"/>
          <w:rPrChange w:id="1989" w:author="Arfa Aijazi" w:date="2023-12-25T17:03:00Z">
            <w:rPr>
              <w:i/>
              <w:iCs/>
            </w:rPr>
          </w:rPrChange>
        </w:rPr>
        <w:t>et al.</w:t>
      </w:r>
      <w:r w:rsidRPr="008851D2">
        <w:rPr>
          <w:sz w:val="20"/>
          <w:szCs w:val="20"/>
          <w:rPrChange w:id="1990" w:author="Arfa Aijazi" w:date="2023-12-25T17:03:00Z">
            <w:rPr/>
          </w:rPrChange>
        </w:rPr>
        <w:t xml:space="preserve"> Ceiling fans: Predicting indoor air speeds based on full scale laboratory measurements. </w:t>
      </w:r>
      <w:r w:rsidRPr="008851D2">
        <w:rPr>
          <w:i/>
          <w:iCs/>
          <w:sz w:val="20"/>
          <w:szCs w:val="20"/>
          <w:rPrChange w:id="1991" w:author="Arfa Aijazi" w:date="2023-12-25T17:03:00Z">
            <w:rPr>
              <w:i/>
              <w:iCs/>
            </w:rPr>
          </w:rPrChange>
        </w:rPr>
        <w:t>Build. Environ.</w:t>
      </w:r>
      <w:r w:rsidRPr="008851D2">
        <w:rPr>
          <w:sz w:val="20"/>
          <w:szCs w:val="20"/>
          <w:rPrChange w:id="1992" w:author="Arfa Aijazi" w:date="2023-12-25T17:03:00Z">
            <w:rPr/>
          </w:rPrChange>
        </w:rPr>
        <w:t xml:space="preserve"> </w:t>
      </w:r>
      <w:r w:rsidRPr="008851D2">
        <w:rPr>
          <w:b/>
          <w:bCs/>
          <w:sz w:val="20"/>
          <w:szCs w:val="20"/>
          <w:rPrChange w:id="1993" w:author="Arfa Aijazi" w:date="2023-12-25T17:03:00Z">
            <w:rPr>
              <w:b/>
              <w:bCs/>
            </w:rPr>
          </w:rPrChange>
        </w:rPr>
        <w:t>155</w:t>
      </w:r>
      <w:r w:rsidRPr="008851D2">
        <w:rPr>
          <w:sz w:val="20"/>
          <w:szCs w:val="20"/>
          <w:rPrChange w:id="1994" w:author="Arfa Aijazi" w:date="2023-12-25T17:03:00Z">
            <w:rPr/>
          </w:rPrChange>
        </w:rPr>
        <w:t>, 210–223 (2019).</w:t>
      </w:r>
    </w:p>
    <w:p w14:paraId="1B1E7B97" w14:textId="77777777" w:rsidR="00F26D09" w:rsidRPr="008851D2" w:rsidRDefault="00F26D09">
      <w:pPr>
        <w:pStyle w:val="Bibliography"/>
        <w:spacing w:line="240" w:lineRule="auto"/>
        <w:rPr>
          <w:sz w:val="20"/>
          <w:szCs w:val="20"/>
          <w:rPrChange w:id="1995" w:author="Arfa Aijazi" w:date="2023-12-25T17:03:00Z">
            <w:rPr/>
          </w:rPrChange>
        </w:rPr>
        <w:pPrChange w:id="1996" w:author="Arfa Aijazi" w:date="2023-12-25T17:03:00Z">
          <w:pPr>
            <w:pStyle w:val="Bibliography"/>
          </w:pPr>
        </w:pPrChange>
      </w:pPr>
      <w:r w:rsidRPr="008851D2">
        <w:rPr>
          <w:sz w:val="20"/>
          <w:szCs w:val="20"/>
          <w:rPrChange w:id="1997" w:author="Arfa Aijazi" w:date="2023-12-25T17:03:00Z">
            <w:rPr/>
          </w:rPrChange>
        </w:rPr>
        <w:t>55.</w:t>
      </w:r>
      <w:r w:rsidRPr="008851D2">
        <w:rPr>
          <w:sz w:val="20"/>
          <w:szCs w:val="20"/>
          <w:rPrChange w:id="1998" w:author="Arfa Aijazi" w:date="2023-12-25T17:03:00Z">
            <w:rPr/>
          </w:rPrChange>
        </w:rPr>
        <w:tab/>
        <w:t xml:space="preserve">Pantelic, J. </w:t>
      </w:r>
      <w:r w:rsidRPr="008851D2">
        <w:rPr>
          <w:i/>
          <w:iCs/>
          <w:sz w:val="20"/>
          <w:szCs w:val="20"/>
          <w:rPrChange w:id="1999" w:author="Arfa Aijazi" w:date="2023-12-25T17:03:00Z">
            <w:rPr>
              <w:i/>
              <w:iCs/>
            </w:rPr>
          </w:rPrChange>
        </w:rPr>
        <w:t>et al.</w:t>
      </w:r>
      <w:r w:rsidRPr="008851D2">
        <w:rPr>
          <w:sz w:val="20"/>
          <w:szCs w:val="20"/>
          <w:rPrChange w:id="2000" w:author="Arfa Aijazi" w:date="2023-12-25T17:03:00Z">
            <w:rPr/>
          </w:rPrChange>
        </w:rPr>
        <w:t xml:space="preserve"> Personal CO2 cloud: laboratory measurements of metabolic CO2 inhalation zone concentration and dispersion in a typical office desk setting. </w:t>
      </w:r>
      <w:r w:rsidRPr="008851D2">
        <w:rPr>
          <w:i/>
          <w:iCs/>
          <w:sz w:val="20"/>
          <w:szCs w:val="20"/>
          <w:rPrChange w:id="2001" w:author="Arfa Aijazi" w:date="2023-12-25T17:03:00Z">
            <w:rPr>
              <w:i/>
              <w:iCs/>
            </w:rPr>
          </w:rPrChange>
        </w:rPr>
        <w:t>J. Expo. Sci. Environ. Epidemiol.</w:t>
      </w:r>
      <w:r w:rsidRPr="008851D2">
        <w:rPr>
          <w:sz w:val="20"/>
          <w:szCs w:val="20"/>
          <w:rPrChange w:id="2002" w:author="Arfa Aijazi" w:date="2023-12-25T17:03:00Z">
            <w:rPr/>
          </w:rPrChange>
        </w:rPr>
        <w:t xml:space="preserve"> </w:t>
      </w:r>
      <w:r w:rsidRPr="008851D2">
        <w:rPr>
          <w:b/>
          <w:bCs/>
          <w:sz w:val="20"/>
          <w:szCs w:val="20"/>
          <w:rPrChange w:id="2003" w:author="Arfa Aijazi" w:date="2023-12-25T17:03:00Z">
            <w:rPr>
              <w:b/>
              <w:bCs/>
            </w:rPr>
          </w:rPrChange>
        </w:rPr>
        <w:t>30</w:t>
      </w:r>
      <w:r w:rsidRPr="008851D2">
        <w:rPr>
          <w:sz w:val="20"/>
          <w:szCs w:val="20"/>
          <w:rPrChange w:id="2004" w:author="Arfa Aijazi" w:date="2023-12-25T17:03:00Z">
            <w:rPr/>
          </w:rPrChange>
        </w:rPr>
        <w:t>, 328–337 (2020).</w:t>
      </w:r>
    </w:p>
    <w:p w14:paraId="7B78129D" w14:textId="77777777" w:rsidR="00F26D09" w:rsidRPr="008851D2" w:rsidRDefault="00F26D09">
      <w:pPr>
        <w:pStyle w:val="Bibliography"/>
        <w:spacing w:line="240" w:lineRule="auto"/>
        <w:rPr>
          <w:sz w:val="20"/>
          <w:szCs w:val="20"/>
          <w:rPrChange w:id="2005" w:author="Arfa Aijazi" w:date="2023-12-25T17:03:00Z">
            <w:rPr/>
          </w:rPrChange>
        </w:rPr>
        <w:pPrChange w:id="2006" w:author="Arfa Aijazi" w:date="2023-12-25T17:03:00Z">
          <w:pPr>
            <w:pStyle w:val="Bibliography"/>
          </w:pPr>
        </w:pPrChange>
      </w:pPr>
      <w:r w:rsidRPr="008851D2">
        <w:rPr>
          <w:sz w:val="20"/>
          <w:szCs w:val="20"/>
          <w:rPrChange w:id="2007" w:author="Arfa Aijazi" w:date="2023-12-25T17:03:00Z">
            <w:rPr/>
          </w:rPrChange>
        </w:rPr>
        <w:t>56.</w:t>
      </w:r>
      <w:r w:rsidRPr="008851D2">
        <w:rPr>
          <w:sz w:val="20"/>
          <w:szCs w:val="20"/>
          <w:rPrChange w:id="2008" w:author="Arfa Aijazi" w:date="2023-12-25T17:03:00Z">
            <w:rPr/>
          </w:rPrChange>
        </w:rPr>
        <w:tab/>
        <w:t xml:space="preserve">Miller, D. </w:t>
      </w:r>
      <w:r w:rsidRPr="008851D2">
        <w:rPr>
          <w:i/>
          <w:iCs/>
          <w:sz w:val="20"/>
          <w:szCs w:val="20"/>
          <w:rPrChange w:id="2009" w:author="Arfa Aijazi" w:date="2023-12-25T17:03:00Z">
            <w:rPr>
              <w:i/>
              <w:iCs/>
            </w:rPr>
          </w:rPrChange>
        </w:rPr>
        <w:t>et al.</w:t>
      </w:r>
      <w:r w:rsidRPr="008851D2">
        <w:rPr>
          <w:sz w:val="20"/>
          <w:szCs w:val="20"/>
          <w:rPrChange w:id="2010" w:author="Arfa Aijazi" w:date="2023-12-25T17:03:00Z">
            <w:rPr/>
          </w:rPrChange>
        </w:rPr>
        <w:t xml:space="preserve"> Cooling energy savings and occupant feedback in a two year retrofit evaluation of 99 automated ceiling fans staged with air conditioning. </w:t>
      </w:r>
      <w:r w:rsidRPr="008851D2">
        <w:rPr>
          <w:i/>
          <w:iCs/>
          <w:sz w:val="20"/>
          <w:szCs w:val="20"/>
          <w:rPrChange w:id="2011" w:author="Arfa Aijazi" w:date="2023-12-25T17:03:00Z">
            <w:rPr>
              <w:i/>
              <w:iCs/>
            </w:rPr>
          </w:rPrChange>
        </w:rPr>
        <w:t>Energy Build.</w:t>
      </w:r>
      <w:r w:rsidRPr="008851D2">
        <w:rPr>
          <w:sz w:val="20"/>
          <w:szCs w:val="20"/>
          <w:rPrChange w:id="2012" w:author="Arfa Aijazi" w:date="2023-12-25T17:03:00Z">
            <w:rPr/>
          </w:rPrChange>
        </w:rPr>
        <w:t xml:space="preserve"> </w:t>
      </w:r>
      <w:r w:rsidRPr="008851D2">
        <w:rPr>
          <w:b/>
          <w:bCs/>
          <w:sz w:val="20"/>
          <w:szCs w:val="20"/>
          <w:rPrChange w:id="2013" w:author="Arfa Aijazi" w:date="2023-12-25T17:03:00Z">
            <w:rPr>
              <w:b/>
              <w:bCs/>
            </w:rPr>
          </w:rPrChange>
        </w:rPr>
        <w:t>251</w:t>
      </w:r>
      <w:r w:rsidRPr="008851D2">
        <w:rPr>
          <w:sz w:val="20"/>
          <w:szCs w:val="20"/>
          <w:rPrChange w:id="2014" w:author="Arfa Aijazi" w:date="2023-12-25T17:03:00Z">
            <w:rPr/>
          </w:rPrChange>
        </w:rPr>
        <w:t>, 111319 (2021).</w:t>
      </w:r>
    </w:p>
    <w:p w14:paraId="486F0B2B" w14:textId="77777777" w:rsidR="00F26D09" w:rsidRPr="008851D2" w:rsidRDefault="00F26D09">
      <w:pPr>
        <w:pStyle w:val="Bibliography"/>
        <w:spacing w:line="240" w:lineRule="auto"/>
        <w:rPr>
          <w:sz w:val="20"/>
          <w:szCs w:val="20"/>
          <w:rPrChange w:id="2015" w:author="Arfa Aijazi" w:date="2023-12-25T17:03:00Z">
            <w:rPr/>
          </w:rPrChange>
        </w:rPr>
        <w:pPrChange w:id="2016" w:author="Arfa Aijazi" w:date="2023-12-25T17:03:00Z">
          <w:pPr>
            <w:pStyle w:val="Bibliography"/>
          </w:pPr>
        </w:pPrChange>
      </w:pPr>
      <w:r w:rsidRPr="008851D2">
        <w:rPr>
          <w:sz w:val="20"/>
          <w:szCs w:val="20"/>
          <w:rPrChange w:id="2017" w:author="Arfa Aijazi" w:date="2023-12-25T17:03:00Z">
            <w:rPr/>
          </w:rPrChange>
        </w:rPr>
        <w:t>57.</w:t>
      </w:r>
      <w:r w:rsidRPr="008851D2">
        <w:rPr>
          <w:sz w:val="20"/>
          <w:szCs w:val="20"/>
          <w:rPrChange w:id="2018" w:author="Arfa Aijazi" w:date="2023-12-25T17:03:00Z">
            <w:rPr/>
          </w:rPrChange>
        </w:rPr>
        <w:tab/>
        <w:t xml:space="preserve">Tanabe, S., Arens, E. A., Bauman, F., Zhang, H. &amp; Madsen, T. Evaluating thermal environments by using a thermal manikin with controlled skin surface temperature. </w:t>
      </w:r>
      <w:r w:rsidRPr="008851D2">
        <w:rPr>
          <w:i/>
          <w:iCs/>
          <w:sz w:val="20"/>
          <w:szCs w:val="20"/>
          <w:rPrChange w:id="2019" w:author="Arfa Aijazi" w:date="2023-12-25T17:03:00Z">
            <w:rPr>
              <w:i/>
              <w:iCs/>
            </w:rPr>
          </w:rPrChange>
        </w:rPr>
        <w:t>ASHRAE Trans.</w:t>
      </w:r>
      <w:r w:rsidRPr="008851D2">
        <w:rPr>
          <w:sz w:val="20"/>
          <w:szCs w:val="20"/>
          <w:rPrChange w:id="2020" w:author="Arfa Aijazi" w:date="2023-12-25T17:03:00Z">
            <w:rPr/>
          </w:rPrChange>
        </w:rPr>
        <w:t xml:space="preserve"> </w:t>
      </w:r>
      <w:r w:rsidRPr="008851D2">
        <w:rPr>
          <w:b/>
          <w:bCs/>
          <w:sz w:val="20"/>
          <w:szCs w:val="20"/>
          <w:rPrChange w:id="2021" w:author="Arfa Aijazi" w:date="2023-12-25T17:03:00Z">
            <w:rPr>
              <w:b/>
              <w:bCs/>
            </w:rPr>
          </w:rPrChange>
        </w:rPr>
        <w:t>100</w:t>
      </w:r>
      <w:r w:rsidRPr="008851D2">
        <w:rPr>
          <w:sz w:val="20"/>
          <w:szCs w:val="20"/>
          <w:rPrChange w:id="2022" w:author="Arfa Aijazi" w:date="2023-12-25T17:03:00Z">
            <w:rPr/>
          </w:rPrChange>
        </w:rPr>
        <w:t>, 39–48 (1994).</w:t>
      </w:r>
    </w:p>
    <w:p w14:paraId="670C4D4E" w14:textId="77777777" w:rsidR="00F26D09" w:rsidRPr="008851D2" w:rsidRDefault="00F26D09">
      <w:pPr>
        <w:pStyle w:val="Bibliography"/>
        <w:spacing w:line="240" w:lineRule="auto"/>
        <w:rPr>
          <w:sz w:val="20"/>
          <w:szCs w:val="20"/>
          <w:rPrChange w:id="2023" w:author="Arfa Aijazi" w:date="2023-12-25T17:03:00Z">
            <w:rPr/>
          </w:rPrChange>
        </w:rPr>
        <w:pPrChange w:id="2024" w:author="Arfa Aijazi" w:date="2023-12-25T17:03:00Z">
          <w:pPr>
            <w:pStyle w:val="Bibliography"/>
          </w:pPr>
        </w:pPrChange>
      </w:pPr>
      <w:r w:rsidRPr="008851D2">
        <w:rPr>
          <w:sz w:val="20"/>
          <w:szCs w:val="20"/>
          <w:rPrChange w:id="2025" w:author="Arfa Aijazi" w:date="2023-12-25T17:03:00Z">
            <w:rPr/>
          </w:rPrChange>
        </w:rPr>
        <w:t>58.</w:t>
      </w:r>
      <w:r w:rsidRPr="008851D2">
        <w:rPr>
          <w:sz w:val="20"/>
          <w:szCs w:val="20"/>
          <w:rPrChange w:id="2026" w:author="Arfa Aijazi" w:date="2023-12-25T17:03:00Z">
            <w:rPr/>
          </w:rPrChange>
        </w:rPr>
        <w:tab/>
      </w:r>
      <w:r w:rsidRPr="008851D2">
        <w:rPr>
          <w:i/>
          <w:iCs/>
          <w:sz w:val="20"/>
          <w:szCs w:val="20"/>
          <w:rPrChange w:id="2027" w:author="Arfa Aijazi" w:date="2023-12-25T17:03:00Z">
            <w:rPr>
              <w:i/>
              <w:iCs/>
            </w:rPr>
          </w:rPrChange>
        </w:rPr>
        <w:t>WHO Housing and Health Guidelines</w:t>
      </w:r>
      <w:r w:rsidRPr="008851D2">
        <w:rPr>
          <w:sz w:val="20"/>
          <w:szCs w:val="20"/>
          <w:rPrChange w:id="2028" w:author="Arfa Aijazi" w:date="2023-12-25T17:03:00Z">
            <w:rPr/>
          </w:rPrChange>
        </w:rPr>
        <w:t>. (World Health Organization, 2018).</w:t>
      </w:r>
    </w:p>
    <w:p w14:paraId="5DFE9DA0" w14:textId="77777777" w:rsidR="00F26D09" w:rsidRPr="008851D2" w:rsidRDefault="00F26D09">
      <w:pPr>
        <w:pStyle w:val="Bibliography"/>
        <w:spacing w:line="240" w:lineRule="auto"/>
        <w:rPr>
          <w:sz w:val="20"/>
          <w:szCs w:val="20"/>
          <w:rPrChange w:id="2029" w:author="Arfa Aijazi" w:date="2023-12-25T17:03:00Z">
            <w:rPr/>
          </w:rPrChange>
        </w:rPr>
        <w:pPrChange w:id="2030" w:author="Arfa Aijazi" w:date="2023-12-25T17:03:00Z">
          <w:pPr>
            <w:pStyle w:val="Bibliography"/>
          </w:pPr>
        </w:pPrChange>
      </w:pPr>
      <w:r w:rsidRPr="008851D2">
        <w:rPr>
          <w:sz w:val="20"/>
          <w:szCs w:val="20"/>
          <w:rPrChange w:id="2031" w:author="Arfa Aijazi" w:date="2023-12-25T17:03:00Z">
            <w:rPr/>
          </w:rPrChange>
        </w:rPr>
        <w:t>59.</w:t>
      </w:r>
      <w:r w:rsidRPr="008851D2">
        <w:rPr>
          <w:sz w:val="20"/>
          <w:szCs w:val="20"/>
          <w:rPrChange w:id="2032" w:author="Arfa Aijazi" w:date="2023-12-25T17:03:00Z">
            <w:rPr/>
          </w:rPrChange>
        </w:rPr>
        <w:tab/>
        <w:t xml:space="preserve">EIA. Table 5.6.A. Average Price of Electricity to Ultimate Customers by End-Use Sector. </w:t>
      </w:r>
      <w:r w:rsidRPr="008851D2">
        <w:rPr>
          <w:i/>
          <w:iCs/>
          <w:sz w:val="20"/>
          <w:szCs w:val="20"/>
          <w:rPrChange w:id="2033" w:author="Arfa Aijazi" w:date="2023-12-25T17:03:00Z">
            <w:rPr>
              <w:i/>
              <w:iCs/>
            </w:rPr>
          </w:rPrChange>
        </w:rPr>
        <w:t>U.S. Energy Information Administration</w:t>
      </w:r>
      <w:r w:rsidRPr="008851D2">
        <w:rPr>
          <w:sz w:val="20"/>
          <w:szCs w:val="20"/>
          <w:rPrChange w:id="2034" w:author="Arfa Aijazi" w:date="2023-12-25T17:03:00Z">
            <w:rPr/>
          </w:rPrChange>
        </w:rPr>
        <w:t xml:space="preserve"> https://www.eia.gov/electricity/monthly/epm_table_grapher.php (2023).</w:t>
      </w:r>
    </w:p>
    <w:p w14:paraId="0BF1D95F" w14:textId="77777777" w:rsidR="00F26D09" w:rsidRPr="008851D2" w:rsidRDefault="00F26D09">
      <w:pPr>
        <w:pStyle w:val="Bibliography"/>
        <w:spacing w:line="240" w:lineRule="auto"/>
        <w:rPr>
          <w:sz w:val="20"/>
          <w:szCs w:val="20"/>
          <w:rPrChange w:id="2035" w:author="Arfa Aijazi" w:date="2023-12-25T17:03:00Z">
            <w:rPr/>
          </w:rPrChange>
        </w:rPr>
        <w:pPrChange w:id="2036" w:author="Arfa Aijazi" w:date="2023-12-25T17:03:00Z">
          <w:pPr>
            <w:pStyle w:val="Bibliography"/>
          </w:pPr>
        </w:pPrChange>
      </w:pPr>
      <w:r w:rsidRPr="008851D2">
        <w:rPr>
          <w:sz w:val="20"/>
          <w:szCs w:val="20"/>
          <w:rPrChange w:id="2037" w:author="Arfa Aijazi" w:date="2023-12-25T17:03:00Z">
            <w:rPr/>
          </w:rPrChange>
        </w:rPr>
        <w:t>60.</w:t>
      </w:r>
      <w:r w:rsidRPr="008851D2">
        <w:rPr>
          <w:sz w:val="20"/>
          <w:szCs w:val="20"/>
          <w:rPrChange w:id="2038" w:author="Arfa Aijazi" w:date="2023-12-25T17:03:00Z">
            <w:rPr/>
          </w:rPrChange>
        </w:rPr>
        <w:tab/>
        <w:t xml:space="preserve">GlobalPetrolPrices.com. Electricity prices around the world. </w:t>
      </w:r>
      <w:r w:rsidRPr="008851D2">
        <w:rPr>
          <w:i/>
          <w:iCs/>
          <w:sz w:val="20"/>
          <w:szCs w:val="20"/>
          <w:rPrChange w:id="2039" w:author="Arfa Aijazi" w:date="2023-12-25T17:03:00Z">
            <w:rPr>
              <w:i/>
              <w:iCs/>
            </w:rPr>
          </w:rPrChange>
        </w:rPr>
        <w:t>GlobalPetrolPrices.com</w:t>
      </w:r>
      <w:r w:rsidRPr="008851D2">
        <w:rPr>
          <w:sz w:val="20"/>
          <w:szCs w:val="20"/>
          <w:rPrChange w:id="2040" w:author="Arfa Aijazi" w:date="2023-12-25T17:03:00Z">
            <w:rPr/>
          </w:rPrChange>
        </w:rPr>
        <w:t xml:space="preserve"> https://www.globalpetrolprices.com/electricity_prices/.</w:t>
      </w:r>
    </w:p>
    <w:p w14:paraId="582CC79C" w14:textId="77777777" w:rsidR="00F26D09" w:rsidRPr="008851D2" w:rsidRDefault="00F26D09">
      <w:pPr>
        <w:pStyle w:val="Bibliography"/>
        <w:spacing w:line="240" w:lineRule="auto"/>
        <w:rPr>
          <w:sz w:val="20"/>
          <w:szCs w:val="20"/>
          <w:rPrChange w:id="2041" w:author="Arfa Aijazi" w:date="2023-12-25T17:03:00Z">
            <w:rPr/>
          </w:rPrChange>
        </w:rPr>
        <w:pPrChange w:id="2042" w:author="Arfa Aijazi" w:date="2023-12-25T17:03:00Z">
          <w:pPr>
            <w:pStyle w:val="Bibliography"/>
          </w:pPr>
        </w:pPrChange>
      </w:pPr>
      <w:r w:rsidRPr="008851D2">
        <w:rPr>
          <w:sz w:val="20"/>
          <w:szCs w:val="20"/>
          <w:rPrChange w:id="2043" w:author="Arfa Aijazi" w:date="2023-12-25T17:03:00Z">
            <w:rPr/>
          </w:rPrChange>
        </w:rPr>
        <w:t>61.</w:t>
      </w:r>
      <w:r w:rsidRPr="008851D2">
        <w:rPr>
          <w:sz w:val="20"/>
          <w:szCs w:val="20"/>
          <w:rPrChange w:id="2044" w:author="Arfa Aijazi" w:date="2023-12-25T17:03:00Z">
            <w:rPr/>
          </w:rPrChange>
        </w:rPr>
        <w:tab/>
        <w:t xml:space="preserve">EIA. Natural Gas Prices. </w:t>
      </w:r>
      <w:r w:rsidRPr="008851D2">
        <w:rPr>
          <w:i/>
          <w:iCs/>
          <w:sz w:val="20"/>
          <w:szCs w:val="20"/>
          <w:rPrChange w:id="2045" w:author="Arfa Aijazi" w:date="2023-12-25T17:03:00Z">
            <w:rPr>
              <w:i/>
              <w:iCs/>
            </w:rPr>
          </w:rPrChange>
        </w:rPr>
        <w:t>U.S. Energy Information Administration</w:t>
      </w:r>
      <w:r w:rsidRPr="008851D2">
        <w:rPr>
          <w:sz w:val="20"/>
          <w:szCs w:val="20"/>
          <w:rPrChange w:id="2046" w:author="Arfa Aijazi" w:date="2023-12-25T17:03:00Z">
            <w:rPr/>
          </w:rPrChange>
        </w:rPr>
        <w:t xml:space="preserve"> https://www.eia.gov/dnav/ng/ng_pri_sum_a_EPG0_PRS_DMcf_m.htm (2023).</w:t>
      </w:r>
    </w:p>
    <w:p w14:paraId="48F28B0E" w14:textId="77777777" w:rsidR="00F26D09" w:rsidRPr="008851D2" w:rsidRDefault="00F26D09">
      <w:pPr>
        <w:pStyle w:val="Bibliography"/>
        <w:spacing w:line="240" w:lineRule="auto"/>
        <w:rPr>
          <w:sz w:val="20"/>
          <w:szCs w:val="20"/>
          <w:rPrChange w:id="2047" w:author="Arfa Aijazi" w:date="2023-12-25T17:03:00Z">
            <w:rPr/>
          </w:rPrChange>
        </w:rPr>
        <w:pPrChange w:id="2048" w:author="Arfa Aijazi" w:date="2023-12-25T17:03:00Z">
          <w:pPr>
            <w:pStyle w:val="Bibliography"/>
          </w:pPr>
        </w:pPrChange>
      </w:pPr>
      <w:r w:rsidRPr="008851D2">
        <w:rPr>
          <w:sz w:val="20"/>
          <w:szCs w:val="20"/>
          <w:rPrChange w:id="2049" w:author="Arfa Aijazi" w:date="2023-12-25T17:03:00Z">
            <w:rPr/>
          </w:rPrChange>
        </w:rPr>
        <w:t>62.</w:t>
      </w:r>
      <w:r w:rsidRPr="008851D2">
        <w:rPr>
          <w:sz w:val="20"/>
          <w:szCs w:val="20"/>
          <w:rPrChange w:id="2050" w:author="Arfa Aijazi" w:date="2023-12-25T17:03:00Z">
            <w:rPr/>
          </w:rPrChange>
        </w:rPr>
        <w:tab/>
        <w:t>EIA. Frequently Asked Questions (FAQs) - U.S. Energy Information Administration (EIA). https://www.eia.gov/tools/faqs/faq.php (2023).</w:t>
      </w:r>
    </w:p>
    <w:p w14:paraId="1BCD7AB2" w14:textId="77777777" w:rsidR="00F26D09" w:rsidRPr="008851D2" w:rsidRDefault="00F26D09">
      <w:pPr>
        <w:pStyle w:val="Bibliography"/>
        <w:spacing w:line="240" w:lineRule="auto"/>
        <w:rPr>
          <w:sz w:val="20"/>
          <w:szCs w:val="20"/>
          <w:rPrChange w:id="2051" w:author="Arfa Aijazi" w:date="2023-12-25T17:03:00Z">
            <w:rPr/>
          </w:rPrChange>
        </w:rPr>
        <w:pPrChange w:id="2052" w:author="Arfa Aijazi" w:date="2023-12-25T17:03:00Z">
          <w:pPr>
            <w:pStyle w:val="Bibliography"/>
          </w:pPr>
        </w:pPrChange>
      </w:pPr>
      <w:r w:rsidRPr="008851D2">
        <w:rPr>
          <w:sz w:val="20"/>
          <w:szCs w:val="20"/>
          <w:rPrChange w:id="2053" w:author="Arfa Aijazi" w:date="2023-12-25T17:03:00Z">
            <w:rPr/>
          </w:rPrChange>
        </w:rPr>
        <w:t>63.</w:t>
      </w:r>
      <w:r w:rsidRPr="008851D2">
        <w:rPr>
          <w:sz w:val="20"/>
          <w:szCs w:val="20"/>
          <w:rPrChange w:id="2054" w:author="Arfa Aijazi" w:date="2023-12-25T17:03:00Z">
            <w:rPr/>
          </w:rPrChange>
        </w:rPr>
        <w:tab/>
        <w:t xml:space="preserve">U.S. Census Bureau. B25041: Bedrooms - Census Bureau Table. </w:t>
      </w:r>
      <w:r w:rsidRPr="008851D2">
        <w:rPr>
          <w:i/>
          <w:iCs/>
          <w:sz w:val="20"/>
          <w:szCs w:val="20"/>
          <w:rPrChange w:id="2055" w:author="Arfa Aijazi" w:date="2023-12-25T17:03:00Z">
            <w:rPr>
              <w:i/>
              <w:iCs/>
            </w:rPr>
          </w:rPrChange>
        </w:rPr>
        <w:t>American Community Survey  1-Year Estimates Detailed Tables</w:t>
      </w:r>
      <w:r w:rsidRPr="008851D2">
        <w:rPr>
          <w:sz w:val="20"/>
          <w:szCs w:val="20"/>
          <w:rPrChange w:id="2056" w:author="Arfa Aijazi" w:date="2023-12-25T17:03:00Z">
            <w:rPr/>
          </w:rPrChange>
        </w:rPr>
        <w:t xml:space="preserve"> https://data.census.gov/table/ACSDT1Y2022.B25041?q=bedrooms&amp;t=Types%20of%20Rooms (2023).</w:t>
      </w:r>
    </w:p>
    <w:p w14:paraId="34E8B3A4" w14:textId="77777777" w:rsidR="00F26D09" w:rsidRPr="008851D2" w:rsidRDefault="00F26D09">
      <w:pPr>
        <w:pStyle w:val="Bibliography"/>
        <w:spacing w:line="240" w:lineRule="auto"/>
        <w:rPr>
          <w:sz w:val="20"/>
          <w:szCs w:val="20"/>
          <w:rPrChange w:id="2057" w:author="Arfa Aijazi" w:date="2023-12-25T17:03:00Z">
            <w:rPr/>
          </w:rPrChange>
        </w:rPr>
        <w:pPrChange w:id="2058" w:author="Arfa Aijazi" w:date="2023-12-25T17:03:00Z">
          <w:pPr>
            <w:pStyle w:val="Bibliography"/>
          </w:pPr>
        </w:pPrChange>
      </w:pPr>
      <w:r w:rsidRPr="008851D2">
        <w:rPr>
          <w:sz w:val="20"/>
          <w:szCs w:val="20"/>
          <w:rPrChange w:id="2059" w:author="Arfa Aijazi" w:date="2023-12-25T17:03:00Z">
            <w:rPr/>
          </w:rPrChange>
        </w:rPr>
        <w:t>64.</w:t>
      </w:r>
      <w:r w:rsidRPr="008851D2">
        <w:rPr>
          <w:sz w:val="20"/>
          <w:szCs w:val="20"/>
          <w:rPrChange w:id="2060" w:author="Arfa Aijazi" w:date="2023-12-25T17:03:00Z">
            <w:rPr/>
          </w:rPrChange>
        </w:rPr>
        <w:tab/>
        <w:t xml:space="preserve">Eron, K. </w:t>
      </w:r>
      <w:r w:rsidRPr="008851D2">
        <w:rPr>
          <w:i/>
          <w:iCs/>
          <w:sz w:val="20"/>
          <w:szCs w:val="20"/>
          <w:rPrChange w:id="2061" w:author="Arfa Aijazi" w:date="2023-12-25T17:03:00Z">
            <w:rPr>
              <w:i/>
              <w:iCs/>
            </w:rPr>
          </w:rPrChange>
        </w:rPr>
        <w:t>et al.</w:t>
      </w:r>
      <w:r w:rsidRPr="008851D2">
        <w:rPr>
          <w:sz w:val="20"/>
          <w:szCs w:val="20"/>
          <w:rPrChange w:id="2062" w:author="Arfa Aijazi" w:date="2023-12-25T17:03:00Z">
            <w:rPr/>
          </w:rPrChange>
        </w:rPr>
        <w:t xml:space="preserve"> Weighted Blanket Use: A Systematic Review. </w:t>
      </w:r>
      <w:r w:rsidRPr="008851D2">
        <w:rPr>
          <w:i/>
          <w:iCs/>
          <w:sz w:val="20"/>
          <w:szCs w:val="20"/>
          <w:rPrChange w:id="2063" w:author="Arfa Aijazi" w:date="2023-12-25T17:03:00Z">
            <w:rPr>
              <w:i/>
              <w:iCs/>
            </w:rPr>
          </w:rPrChange>
        </w:rPr>
        <w:t>Am. J. Occup. Ther.</w:t>
      </w:r>
      <w:r w:rsidRPr="008851D2">
        <w:rPr>
          <w:sz w:val="20"/>
          <w:szCs w:val="20"/>
          <w:rPrChange w:id="2064" w:author="Arfa Aijazi" w:date="2023-12-25T17:03:00Z">
            <w:rPr/>
          </w:rPrChange>
        </w:rPr>
        <w:t xml:space="preserve"> </w:t>
      </w:r>
      <w:r w:rsidRPr="008851D2">
        <w:rPr>
          <w:b/>
          <w:bCs/>
          <w:sz w:val="20"/>
          <w:szCs w:val="20"/>
          <w:rPrChange w:id="2065" w:author="Arfa Aijazi" w:date="2023-12-25T17:03:00Z">
            <w:rPr>
              <w:b/>
              <w:bCs/>
            </w:rPr>
          </w:rPrChange>
        </w:rPr>
        <w:t>74</w:t>
      </w:r>
      <w:r w:rsidRPr="008851D2">
        <w:rPr>
          <w:sz w:val="20"/>
          <w:szCs w:val="20"/>
          <w:rPrChange w:id="2066" w:author="Arfa Aijazi" w:date="2023-12-25T17:03:00Z">
            <w:rPr/>
          </w:rPrChange>
        </w:rPr>
        <w:t>, 7402205010p1-7402205010p14 (2020).</w:t>
      </w:r>
    </w:p>
    <w:p w14:paraId="5E405E29" w14:textId="77777777" w:rsidR="00F26D09" w:rsidRPr="008851D2" w:rsidRDefault="00F26D09">
      <w:pPr>
        <w:pStyle w:val="Bibliography"/>
        <w:spacing w:line="240" w:lineRule="auto"/>
        <w:rPr>
          <w:sz w:val="20"/>
          <w:szCs w:val="20"/>
          <w:rPrChange w:id="2067" w:author="Arfa Aijazi" w:date="2023-12-25T17:03:00Z">
            <w:rPr/>
          </w:rPrChange>
        </w:rPr>
        <w:pPrChange w:id="2068" w:author="Arfa Aijazi" w:date="2023-12-25T17:03:00Z">
          <w:pPr>
            <w:pStyle w:val="Bibliography"/>
          </w:pPr>
        </w:pPrChange>
      </w:pPr>
      <w:r w:rsidRPr="008851D2">
        <w:rPr>
          <w:sz w:val="20"/>
          <w:szCs w:val="20"/>
          <w:rPrChange w:id="2069" w:author="Arfa Aijazi" w:date="2023-12-25T17:03:00Z">
            <w:rPr/>
          </w:rPrChange>
        </w:rPr>
        <w:t>65.</w:t>
      </w:r>
      <w:r w:rsidRPr="008851D2">
        <w:rPr>
          <w:sz w:val="20"/>
          <w:szCs w:val="20"/>
          <w:rPrChange w:id="2070" w:author="Arfa Aijazi" w:date="2023-12-25T17:03:00Z">
            <w:rPr/>
          </w:rPrChange>
        </w:rPr>
        <w:tab/>
        <w:t xml:space="preserve">360 Research Reports. </w:t>
      </w:r>
      <w:r w:rsidRPr="008851D2">
        <w:rPr>
          <w:i/>
          <w:iCs/>
          <w:sz w:val="20"/>
          <w:szCs w:val="20"/>
          <w:rPrChange w:id="2071" w:author="Arfa Aijazi" w:date="2023-12-25T17:03:00Z">
            <w:rPr>
              <w:i/>
              <w:iCs/>
            </w:rPr>
          </w:rPrChange>
        </w:rPr>
        <w:t>Global Memory Foam Mattress Market Research Report</w:t>
      </w:r>
      <w:r w:rsidRPr="008851D2">
        <w:rPr>
          <w:sz w:val="20"/>
          <w:szCs w:val="20"/>
          <w:rPrChange w:id="2072" w:author="Arfa Aijazi" w:date="2023-12-25T17:03:00Z">
            <w:rPr/>
          </w:rPrChange>
        </w:rPr>
        <w:t>. 90 (2020).</w:t>
      </w:r>
    </w:p>
    <w:p w14:paraId="666944F3" w14:textId="77777777" w:rsidR="00F26D09" w:rsidRPr="008851D2" w:rsidRDefault="00F26D09">
      <w:pPr>
        <w:pStyle w:val="Bibliography"/>
        <w:spacing w:line="240" w:lineRule="auto"/>
        <w:rPr>
          <w:sz w:val="20"/>
          <w:szCs w:val="20"/>
          <w:rPrChange w:id="2073" w:author="Arfa Aijazi" w:date="2023-12-25T17:03:00Z">
            <w:rPr/>
          </w:rPrChange>
        </w:rPr>
        <w:pPrChange w:id="2074" w:author="Arfa Aijazi" w:date="2023-12-25T17:03:00Z">
          <w:pPr>
            <w:pStyle w:val="Bibliography"/>
          </w:pPr>
        </w:pPrChange>
      </w:pPr>
      <w:r w:rsidRPr="008851D2">
        <w:rPr>
          <w:sz w:val="20"/>
          <w:szCs w:val="20"/>
          <w:rPrChange w:id="2075" w:author="Arfa Aijazi" w:date="2023-12-25T17:03:00Z">
            <w:rPr/>
          </w:rPrChange>
        </w:rPr>
        <w:t>66.</w:t>
      </w:r>
      <w:r w:rsidRPr="008851D2">
        <w:rPr>
          <w:sz w:val="20"/>
          <w:szCs w:val="20"/>
          <w:rPrChange w:id="2076" w:author="Arfa Aijazi" w:date="2023-12-25T17:03:00Z">
            <w:rPr/>
          </w:rPrChange>
        </w:rPr>
        <w:tab/>
        <w:t xml:space="preserve">Walpole, S. C. </w:t>
      </w:r>
      <w:r w:rsidRPr="008851D2">
        <w:rPr>
          <w:i/>
          <w:iCs/>
          <w:sz w:val="20"/>
          <w:szCs w:val="20"/>
          <w:rPrChange w:id="2077" w:author="Arfa Aijazi" w:date="2023-12-25T17:03:00Z">
            <w:rPr>
              <w:i/>
              <w:iCs/>
            </w:rPr>
          </w:rPrChange>
        </w:rPr>
        <w:t>et al.</w:t>
      </w:r>
      <w:r w:rsidRPr="008851D2">
        <w:rPr>
          <w:sz w:val="20"/>
          <w:szCs w:val="20"/>
          <w:rPrChange w:id="2078" w:author="Arfa Aijazi" w:date="2023-12-25T17:03:00Z">
            <w:rPr/>
          </w:rPrChange>
        </w:rPr>
        <w:t xml:space="preserve"> The weight of nations: an estimation of adult human biomass. </w:t>
      </w:r>
      <w:r w:rsidRPr="008851D2">
        <w:rPr>
          <w:i/>
          <w:iCs/>
          <w:sz w:val="20"/>
          <w:szCs w:val="20"/>
          <w:rPrChange w:id="2079" w:author="Arfa Aijazi" w:date="2023-12-25T17:03:00Z">
            <w:rPr>
              <w:i/>
              <w:iCs/>
            </w:rPr>
          </w:rPrChange>
        </w:rPr>
        <w:t>BMC Public Health</w:t>
      </w:r>
      <w:r w:rsidRPr="008851D2">
        <w:rPr>
          <w:sz w:val="20"/>
          <w:szCs w:val="20"/>
          <w:rPrChange w:id="2080" w:author="Arfa Aijazi" w:date="2023-12-25T17:03:00Z">
            <w:rPr/>
          </w:rPrChange>
        </w:rPr>
        <w:t xml:space="preserve"> </w:t>
      </w:r>
      <w:r w:rsidRPr="008851D2">
        <w:rPr>
          <w:b/>
          <w:bCs/>
          <w:sz w:val="20"/>
          <w:szCs w:val="20"/>
          <w:rPrChange w:id="2081" w:author="Arfa Aijazi" w:date="2023-12-25T17:03:00Z">
            <w:rPr>
              <w:b/>
              <w:bCs/>
            </w:rPr>
          </w:rPrChange>
        </w:rPr>
        <w:t>12</w:t>
      </w:r>
      <w:r w:rsidRPr="008851D2">
        <w:rPr>
          <w:sz w:val="20"/>
          <w:szCs w:val="20"/>
          <w:rPrChange w:id="2082" w:author="Arfa Aijazi" w:date="2023-12-25T17:03:00Z">
            <w:rPr/>
          </w:rPrChange>
        </w:rPr>
        <w:t>, 439 (2012).</w:t>
      </w:r>
    </w:p>
    <w:p w14:paraId="6F871A5B" w14:textId="77777777" w:rsidR="00F26D09" w:rsidRPr="008851D2" w:rsidRDefault="00F26D09">
      <w:pPr>
        <w:pStyle w:val="Bibliography"/>
        <w:spacing w:line="240" w:lineRule="auto"/>
        <w:rPr>
          <w:sz w:val="20"/>
          <w:szCs w:val="20"/>
          <w:rPrChange w:id="2083" w:author="Arfa Aijazi" w:date="2023-12-25T17:03:00Z">
            <w:rPr/>
          </w:rPrChange>
        </w:rPr>
        <w:pPrChange w:id="2084" w:author="Arfa Aijazi" w:date="2023-12-25T17:03:00Z">
          <w:pPr>
            <w:pStyle w:val="Bibliography"/>
          </w:pPr>
        </w:pPrChange>
      </w:pPr>
      <w:r w:rsidRPr="008851D2">
        <w:rPr>
          <w:sz w:val="20"/>
          <w:szCs w:val="20"/>
          <w:rPrChange w:id="2085" w:author="Arfa Aijazi" w:date="2023-12-25T17:03:00Z">
            <w:rPr/>
          </w:rPrChange>
        </w:rPr>
        <w:t>67.</w:t>
      </w:r>
      <w:r w:rsidRPr="008851D2">
        <w:rPr>
          <w:sz w:val="20"/>
          <w:szCs w:val="20"/>
          <w:rPrChange w:id="2086" w:author="Arfa Aijazi" w:date="2023-12-25T17:03:00Z">
            <w:rPr/>
          </w:rPrChange>
        </w:rPr>
        <w:tab/>
        <w:t xml:space="preserve">Hume, K., Brink, M. &amp; Basner, M. Effects of environmental noise on sleep. </w:t>
      </w:r>
      <w:r w:rsidRPr="008851D2">
        <w:rPr>
          <w:i/>
          <w:iCs/>
          <w:sz w:val="20"/>
          <w:szCs w:val="20"/>
          <w:rPrChange w:id="2087" w:author="Arfa Aijazi" w:date="2023-12-25T17:03:00Z">
            <w:rPr>
              <w:i/>
              <w:iCs/>
            </w:rPr>
          </w:rPrChange>
        </w:rPr>
        <w:t>Noise Health</w:t>
      </w:r>
      <w:r w:rsidRPr="008851D2">
        <w:rPr>
          <w:sz w:val="20"/>
          <w:szCs w:val="20"/>
          <w:rPrChange w:id="2088" w:author="Arfa Aijazi" w:date="2023-12-25T17:03:00Z">
            <w:rPr/>
          </w:rPrChange>
        </w:rPr>
        <w:t xml:space="preserve"> </w:t>
      </w:r>
      <w:r w:rsidRPr="008851D2">
        <w:rPr>
          <w:b/>
          <w:bCs/>
          <w:sz w:val="20"/>
          <w:szCs w:val="20"/>
          <w:rPrChange w:id="2089" w:author="Arfa Aijazi" w:date="2023-12-25T17:03:00Z">
            <w:rPr>
              <w:b/>
              <w:bCs/>
            </w:rPr>
          </w:rPrChange>
        </w:rPr>
        <w:t>14</w:t>
      </w:r>
      <w:r w:rsidRPr="008851D2">
        <w:rPr>
          <w:sz w:val="20"/>
          <w:szCs w:val="20"/>
          <w:rPrChange w:id="2090" w:author="Arfa Aijazi" w:date="2023-12-25T17:03:00Z">
            <w:rPr/>
          </w:rPrChange>
        </w:rPr>
        <w:t>, 297 (2012).</w:t>
      </w:r>
    </w:p>
    <w:p w14:paraId="2D0B0D78" w14:textId="77777777" w:rsidR="00F26D09" w:rsidRPr="008851D2" w:rsidRDefault="00F26D09">
      <w:pPr>
        <w:pStyle w:val="Bibliography"/>
        <w:spacing w:line="240" w:lineRule="auto"/>
        <w:rPr>
          <w:sz w:val="20"/>
          <w:szCs w:val="20"/>
          <w:rPrChange w:id="2091" w:author="Arfa Aijazi" w:date="2023-12-25T17:03:00Z">
            <w:rPr/>
          </w:rPrChange>
        </w:rPr>
        <w:pPrChange w:id="2092" w:author="Arfa Aijazi" w:date="2023-12-25T17:03:00Z">
          <w:pPr>
            <w:pStyle w:val="Bibliography"/>
          </w:pPr>
        </w:pPrChange>
      </w:pPr>
      <w:r w:rsidRPr="008851D2">
        <w:rPr>
          <w:sz w:val="20"/>
          <w:szCs w:val="20"/>
          <w:rPrChange w:id="2093" w:author="Arfa Aijazi" w:date="2023-12-25T17:03:00Z">
            <w:rPr/>
          </w:rPrChange>
        </w:rPr>
        <w:t>68.</w:t>
      </w:r>
      <w:r w:rsidRPr="008851D2">
        <w:rPr>
          <w:sz w:val="20"/>
          <w:szCs w:val="20"/>
          <w:rPrChange w:id="2094" w:author="Arfa Aijazi" w:date="2023-12-25T17:03:00Z">
            <w:rPr/>
          </w:rPrChange>
        </w:rPr>
        <w:tab/>
        <w:t xml:space="preserve">Riedy, S. M., Smith, M. G., Rocha, S. &amp; Basner, M. Noise as a sleep aid: A systematic review. </w:t>
      </w:r>
      <w:r w:rsidRPr="008851D2">
        <w:rPr>
          <w:i/>
          <w:iCs/>
          <w:sz w:val="20"/>
          <w:szCs w:val="20"/>
          <w:rPrChange w:id="2095" w:author="Arfa Aijazi" w:date="2023-12-25T17:03:00Z">
            <w:rPr>
              <w:i/>
              <w:iCs/>
            </w:rPr>
          </w:rPrChange>
        </w:rPr>
        <w:t>Sleep Med. Rev.</w:t>
      </w:r>
      <w:r w:rsidRPr="008851D2">
        <w:rPr>
          <w:sz w:val="20"/>
          <w:szCs w:val="20"/>
          <w:rPrChange w:id="2096" w:author="Arfa Aijazi" w:date="2023-12-25T17:03:00Z">
            <w:rPr/>
          </w:rPrChange>
        </w:rPr>
        <w:t xml:space="preserve"> </w:t>
      </w:r>
      <w:r w:rsidRPr="008851D2">
        <w:rPr>
          <w:b/>
          <w:bCs/>
          <w:sz w:val="20"/>
          <w:szCs w:val="20"/>
          <w:rPrChange w:id="2097" w:author="Arfa Aijazi" w:date="2023-12-25T17:03:00Z">
            <w:rPr>
              <w:b/>
              <w:bCs/>
            </w:rPr>
          </w:rPrChange>
        </w:rPr>
        <w:t>55</w:t>
      </w:r>
      <w:r w:rsidRPr="008851D2">
        <w:rPr>
          <w:sz w:val="20"/>
          <w:szCs w:val="20"/>
          <w:rPrChange w:id="2098" w:author="Arfa Aijazi" w:date="2023-12-25T17:03:00Z">
            <w:rPr/>
          </w:rPrChange>
        </w:rPr>
        <w:t>, 101385 (2021).</w:t>
      </w:r>
    </w:p>
    <w:p w14:paraId="1C108A8A" w14:textId="77777777" w:rsidR="00F26D09" w:rsidRPr="008851D2" w:rsidRDefault="00F26D09">
      <w:pPr>
        <w:pStyle w:val="Bibliography"/>
        <w:spacing w:line="240" w:lineRule="auto"/>
        <w:rPr>
          <w:sz w:val="20"/>
          <w:szCs w:val="20"/>
          <w:rPrChange w:id="2099" w:author="Arfa Aijazi" w:date="2023-12-25T17:03:00Z">
            <w:rPr/>
          </w:rPrChange>
        </w:rPr>
        <w:pPrChange w:id="2100" w:author="Arfa Aijazi" w:date="2023-12-25T17:03:00Z">
          <w:pPr>
            <w:pStyle w:val="Bibliography"/>
          </w:pPr>
        </w:pPrChange>
      </w:pPr>
      <w:r w:rsidRPr="008851D2">
        <w:rPr>
          <w:sz w:val="20"/>
          <w:szCs w:val="20"/>
          <w:rPrChange w:id="2101" w:author="Arfa Aijazi" w:date="2023-12-25T17:03:00Z">
            <w:rPr/>
          </w:rPrChange>
        </w:rPr>
        <w:t>69.</w:t>
      </w:r>
      <w:r w:rsidRPr="008851D2">
        <w:rPr>
          <w:sz w:val="20"/>
          <w:szCs w:val="20"/>
          <w:rPrChange w:id="2102" w:author="Arfa Aijazi" w:date="2023-12-25T17:03:00Z">
            <w:rPr/>
          </w:rPrChange>
        </w:rPr>
        <w:tab/>
        <w:t xml:space="preserve">Inoue, Y., Shibasaki, M., Ueda, H. &amp; Ishizashi, H. Mechanisms underlying the age-related decrement in the human sweating response. </w:t>
      </w:r>
      <w:r w:rsidRPr="008851D2">
        <w:rPr>
          <w:i/>
          <w:iCs/>
          <w:sz w:val="20"/>
          <w:szCs w:val="20"/>
          <w:rPrChange w:id="2103" w:author="Arfa Aijazi" w:date="2023-12-25T17:03:00Z">
            <w:rPr>
              <w:i/>
              <w:iCs/>
            </w:rPr>
          </w:rPrChange>
        </w:rPr>
        <w:t>Eur. J. Appl. Physiol.</w:t>
      </w:r>
      <w:r w:rsidRPr="008851D2">
        <w:rPr>
          <w:sz w:val="20"/>
          <w:szCs w:val="20"/>
          <w:rPrChange w:id="2104" w:author="Arfa Aijazi" w:date="2023-12-25T17:03:00Z">
            <w:rPr/>
          </w:rPrChange>
        </w:rPr>
        <w:t xml:space="preserve"> </w:t>
      </w:r>
      <w:r w:rsidRPr="008851D2">
        <w:rPr>
          <w:b/>
          <w:bCs/>
          <w:sz w:val="20"/>
          <w:szCs w:val="20"/>
          <w:rPrChange w:id="2105" w:author="Arfa Aijazi" w:date="2023-12-25T17:03:00Z">
            <w:rPr>
              <w:b/>
              <w:bCs/>
            </w:rPr>
          </w:rPrChange>
        </w:rPr>
        <w:t>79</w:t>
      </w:r>
      <w:r w:rsidRPr="008851D2">
        <w:rPr>
          <w:sz w:val="20"/>
          <w:szCs w:val="20"/>
          <w:rPrChange w:id="2106" w:author="Arfa Aijazi" w:date="2023-12-25T17:03:00Z">
            <w:rPr/>
          </w:rPrChange>
        </w:rPr>
        <w:t>, 121–126 (1999).</w:t>
      </w:r>
    </w:p>
    <w:p w14:paraId="419F90B9" w14:textId="77777777" w:rsidR="00F26D09" w:rsidRPr="008851D2" w:rsidRDefault="00F26D09">
      <w:pPr>
        <w:pStyle w:val="Bibliography"/>
        <w:spacing w:line="240" w:lineRule="auto"/>
        <w:rPr>
          <w:sz w:val="20"/>
          <w:szCs w:val="20"/>
          <w:rPrChange w:id="2107" w:author="Arfa Aijazi" w:date="2023-12-25T17:03:00Z">
            <w:rPr/>
          </w:rPrChange>
        </w:rPr>
        <w:pPrChange w:id="2108" w:author="Arfa Aijazi" w:date="2023-12-25T17:03:00Z">
          <w:pPr>
            <w:pStyle w:val="Bibliography"/>
          </w:pPr>
        </w:pPrChange>
      </w:pPr>
      <w:r w:rsidRPr="008851D2">
        <w:rPr>
          <w:sz w:val="20"/>
          <w:szCs w:val="20"/>
          <w:rPrChange w:id="2109" w:author="Arfa Aijazi" w:date="2023-12-25T17:03:00Z">
            <w:rPr/>
          </w:rPrChange>
        </w:rPr>
        <w:t>70.</w:t>
      </w:r>
      <w:r w:rsidRPr="008851D2">
        <w:rPr>
          <w:sz w:val="20"/>
          <w:szCs w:val="20"/>
          <w:rPrChange w:id="2110" w:author="Arfa Aijazi" w:date="2023-12-25T17:03:00Z">
            <w:rPr/>
          </w:rPrChange>
        </w:rPr>
        <w:tab/>
        <w:t xml:space="preserve">Arens, E., Zhang, H. &amp; Huizenga, C. Partial- and whole-body thermal sensation and comfort—Part II: Non-uniform environmental conditions. </w:t>
      </w:r>
      <w:r w:rsidRPr="008851D2">
        <w:rPr>
          <w:i/>
          <w:iCs/>
          <w:sz w:val="20"/>
          <w:szCs w:val="20"/>
          <w:rPrChange w:id="2111" w:author="Arfa Aijazi" w:date="2023-12-25T17:03:00Z">
            <w:rPr>
              <w:i/>
              <w:iCs/>
            </w:rPr>
          </w:rPrChange>
        </w:rPr>
        <w:t>J. Therm. Biol.</w:t>
      </w:r>
      <w:r w:rsidRPr="008851D2">
        <w:rPr>
          <w:sz w:val="20"/>
          <w:szCs w:val="20"/>
          <w:rPrChange w:id="2112" w:author="Arfa Aijazi" w:date="2023-12-25T17:03:00Z">
            <w:rPr/>
          </w:rPrChange>
        </w:rPr>
        <w:t xml:space="preserve"> </w:t>
      </w:r>
      <w:r w:rsidRPr="008851D2">
        <w:rPr>
          <w:b/>
          <w:bCs/>
          <w:sz w:val="20"/>
          <w:szCs w:val="20"/>
          <w:rPrChange w:id="2113" w:author="Arfa Aijazi" w:date="2023-12-25T17:03:00Z">
            <w:rPr>
              <w:b/>
              <w:bCs/>
            </w:rPr>
          </w:rPrChange>
        </w:rPr>
        <w:t>31</w:t>
      </w:r>
      <w:r w:rsidRPr="008851D2">
        <w:rPr>
          <w:sz w:val="20"/>
          <w:szCs w:val="20"/>
          <w:rPrChange w:id="2114" w:author="Arfa Aijazi" w:date="2023-12-25T17:03:00Z">
            <w:rPr/>
          </w:rPrChange>
        </w:rPr>
        <w:t>, 60–66 (2006).</w:t>
      </w:r>
    </w:p>
    <w:p w14:paraId="217FD2B7" w14:textId="77777777" w:rsidR="00F26D09" w:rsidRPr="008851D2" w:rsidRDefault="00F26D09">
      <w:pPr>
        <w:pStyle w:val="Bibliography"/>
        <w:spacing w:line="240" w:lineRule="auto"/>
        <w:rPr>
          <w:sz w:val="20"/>
          <w:szCs w:val="20"/>
          <w:rPrChange w:id="2115" w:author="Arfa Aijazi" w:date="2023-12-25T17:03:00Z">
            <w:rPr/>
          </w:rPrChange>
        </w:rPr>
        <w:pPrChange w:id="2116" w:author="Arfa Aijazi" w:date="2023-12-25T17:03:00Z">
          <w:pPr>
            <w:pStyle w:val="Bibliography"/>
          </w:pPr>
        </w:pPrChange>
      </w:pPr>
      <w:r w:rsidRPr="008851D2">
        <w:rPr>
          <w:sz w:val="20"/>
          <w:szCs w:val="20"/>
          <w:rPrChange w:id="2117" w:author="Arfa Aijazi" w:date="2023-12-25T17:03:00Z">
            <w:rPr/>
          </w:rPrChange>
        </w:rPr>
        <w:t>71.</w:t>
      </w:r>
      <w:r w:rsidRPr="008851D2">
        <w:rPr>
          <w:sz w:val="20"/>
          <w:szCs w:val="20"/>
          <w:rPrChange w:id="2118" w:author="Arfa Aijazi" w:date="2023-12-25T17:03:00Z">
            <w:rPr/>
          </w:rPrChange>
        </w:rPr>
        <w:tab/>
        <w:t>Bauman, F. &amp; Arens, E. The development of a controlled environment chamber for the physical and subjective assessment of human comfort in office environments. (1988).</w:t>
      </w:r>
    </w:p>
    <w:p w14:paraId="3FC37139" w14:textId="77777777" w:rsidR="00F26D09" w:rsidRPr="008851D2" w:rsidRDefault="00F26D09">
      <w:pPr>
        <w:pStyle w:val="Bibliography"/>
        <w:spacing w:line="240" w:lineRule="auto"/>
        <w:rPr>
          <w:sz w:val="20"/>
          <w:szCs w:val="20"/>
          <w:rPrChange w:id="2119" w:author="Arfa Aijazi" w:date="2023-12-25T17:03:00Z">
            <w:rPr/>
          </w:rPrChange>
        </w:rPr>
        <w:pPrChange w:id="2120" w:author="Arfa Aijazi" w:date="2023-12-25T17:03:00Z">
          <w:pPr>
            <w:pStyle w:val="Bibliography"/>
          </w:pPr>
        </w:pPrChange>
      </w:pPr>
      <w:r w:rsidRPr="008851D2">
        <w:rPr>
          <w:sz w:val="20"/>
          <w:szCs w:val="20"/>
          <w:rPrChange w:id="2121" w:author="Arfa Aijazi" w:date="2023-12-25T17:03:00Z">
            <w:rPr/>
          </w:rPrChange>
        </w:rPr>
        <w:t>72.</w:t>
      </w:r>
      <w:r w:rsidRPr="008851D2">
        <w:rPr>
          <w:sz w:val="20"/>
          <w:szCs w:val="20"/>
          <w:rPrChange w:id="2122" w:author="Arfa Aijazi" w:date="2023-12-25T17:03:00Z">
            <w:rPr/>
          </w:rPrChange>
        </w:rPr>
        <w:tab/>
        <w:t xml:space="preserve">Arens, E. a., Bauman, F. s., Johnston, L. p. &amp; Zhang, H. Testing of Localized Ventilation Systems in a New Controlled Environment Chamber. </w:t>
      </w:r>
      <w:r w:rsidRPr="008851D2">
        <w:rPr>
          <w:i/>
          <w:iCs/>
          <w:sz w:val="20"/>
          <w:szCs w:val="20"/>
          <w:rPrChange w:id="2123" w:author="Arfa Aijazi" w:date="2023-12-25T17:03:00Z">
            <w:rPr>
              <w:i/>
              <w:iCs/>
            </w:rPr>
          </w:rPrChange>
        </w:rPr>
        <w:t>Indoor Air</w:t>
      </w:r>
      <w:r w:rsidRPr="008851D2">
        <w:rPr>
          <w:sz w:val="20"/>
          <w:szCs w:val="20"/>
          <w:rPrChange w:id="2124" w:author="Arfa Aijazi" w:date="2023-12-25T17:03:00Z">
            <w:rPr/>
          </w:rPrChange>
        </w:rPr>
        <w:t xml:space="preserve"> </w:t>
      </w:r>
      <w:r w:rsidRPr="008851D2">
        <w:rPr>
          <w:b/>
          <w:bCs/>
          <w:sz w:val="20"/>
          <w:szCs w:val="20"/>
          <w:rPrChange w:id="2125" w:author="Arfa Aijazi" w:date="2023-12-25T17:03:00Z">
            <w:rPr>
              <w:b/>
              <w:bCs/>
            </w:rPr>
          </w:rPrChange>
        </w:rPr>
        <w:t>1</w:t>
      </w:r>
      <w:r w:rsidRPr="008851D2">
        <w:rPr>
          <w:sz w:val="20"/>
          <w:szCs w:val="20"/>
          <w:rPrChange w:id="2126" w:author="Arfa Aijazi" w:date="2023-12-25T17:03:00Z">
            <w:rPr/>
          </w:rPrChange>
        </w:rPr>
        <w:t>, 263–281 (1991).</w:t>
      </w:r>
    </w:p>
    <w:p w14:paraId="47DB8122" w14:textId="77777777" w:rsidR="00F26D09" w:rsidRPr="008851D2" w:rsidRDefault="00F26D09">
      <w:pPr>
        <w:pStyle w:val="Bibliography"/>
        <w:spacing w:line="240" w:lineRule="auto"/>
        <w:rPr>
          <w:sz w:val="20"/>
          <w:szCs w:val="20"/>
          <w:rPrChange w:id="2127" w:author="Arfa Aijazi" w:date="2023-12-25T17:03:00Z">
            <w:rPr/>
          </w:rPrChange>
        </w:rPr>
        <w:pPrChange w:id="2128" w:author="Arfa Aijazi" w:date="2023-12-25T17:03:00Z">
          <w:pPr>
            <w:pStyle w:val="Bibliography"/>
          </w:pPr>
        </w:pPrChange>
      </w:pPr>
      <w:r w:rsidRPr="008851D2">
        <w:rPr>
          <w:sz w:val="20"/>
          <w:szCs w:val="20"/>
          <w:rPrChange w:id="2129" w:author="Arfa Aijazi" w:date="2023-12-25T17:03:00Z">
            <w:rPr/>
          </w:rPrChange>
        </w:rPr>
        <w:t>73.</w:t>
      </w:r>
      <w:r w:rsidRPr="008851D2">
        <w:rPr>
          <w:sz w:val="20"/>
          <w:szCs w:val="20"/>
          <w:rPrChange w:id="2130" w:author="Arfa Aijazi" w:date="2023-12-25T17:03:00Z">
            <w:rPr/>
          </w:rPrChange>
        </w:rPr>
        <w:tab/>
        <w:t>PT-Teknik. Thermal manikins.</w:t>
      </w:r>
    </w:p>
    <w:p w14:paraId="4AF5BEA2" w14:textId="77777777" w:rsidR="00F26D09" w:rsidRPr="008851D2" w:rsidRDefault="00F26D09">
      <w:pPr>
        <w:pStyle w:val="Bibliography"/>
        <w:spacing w:line="240" w:lineRule="auto"/>
        <w:rPr>
          <w:sz w:val="20"/>
          <w:szCs w:val="20"/>
          <w:rPrChange w:id="2131" w:author="Arfa Aijazi" w:date="2023-12-25T17:03:00Z">
            <w:rPr/>
          </w:rPrChange>
        </w:rPr>
        <w:pPrChange w:id="2132" w:author="Arfa Aijazi" w:date="2023-12-25T17:03:00Z">
          <w:pPr>
            <w:pStyle w:val="Bibliography"/>
          </w:pPr>
        </w:pPrChange>
      </w:pPr>
      <w:r w:rsidRPr="008851D2">
        <w:rPr>
          <w:sz w:val="20"/>
          <w:szCs w:val="20"/>
          <w:rPrChange w:id="2133" w:author="Arfa Aijazi" w:date="2023-12-25T17:03:00Z">
            <w:rPr/>
          </w:rPrChange>
        </w:rPr>
        <w:t>74.</w:t>
      </w:r>
      <w:r w:rsidRPr="008851D2">
        <w:rPr>
          <w:sz w:val="20"/>
          <w:szCs w:val="20"/>
          <w:rPrChange w:id="2134" w:author="Arfa Aijazi" w:date="2023-12-25T17:03:00Z">
            <w:rPr/>
          </w:rPrChange>
        </w:rPr>
        <w:tab/>
        <w:t xml:space="preserve">Huizenga, C., Hui, Z. &amp; Arens, E. A model of human physiology and comfort for assessing complex thermal environments. </w:t>
      </w:r>
      <w:r w:rsidRPr="008851D2">
        <w:rPr>
          <w:i/>
          <w:iCs/>
          <w:sz w:val="20"/>
          <w:szCs w:val="20"/>
          <w:rPrChange w:id="2135" w:author="Arfa Aijazi" w:date="2023-12-25T17:03:00Z">
            <w:rPr>
              <w:i/>
              <w:iCs/>
            </w:rPr>
          </w:rPrChange>
        </w:rPr>
        <w:t>Build. Environ.</w:t>
      </w:r>
      <w:r w:rsidRPr="008851D2">
        <w:rPr>
          <w:sz w:val="20"/>
          <w:szCs w:val="20"/>
          <w:rPrChange w:id="2136" w:author="Arfa Aijazi" w:date="2023-12-25T17:03:00Z">
            <w:rPr/>
          </w:rPrChange>
        </w:rPr>
        <w:t xml:space="preserve"> </w:t>
      </w:r>
      <w:r w:rsidRPr="008851D2">
        <w:rPr>
          <w:b/>
          <w:bCs/>
          <w:sz w:val="20"/>
          <w:szCs w:val="20"/>
          <w:rPrChange w:id="2137" w:author="Arfa Aijazi" w:date="2023-12-25T17:03:00Z">
            <w:rPr>
              <w:b/>
              <w:bCs/>
            </w:rPr>
          </w:rPrChange>
        </w:rPr>
        <w:t>36</w:t>
      </w:r>
      <w:r w:rsidRPr="008851D2">
        <w:rPr>
          <w:sz w:val="20"/>
          <w:szCs w:val="20"/>
          <w:rPrChange w:id="2138" w:author="Arfa Aijazi" w:date="2023-12-25T17:03:00Z">
            <w:rPr/>
          </w:rPrChange>
        </w:rPr>
        <w:t>, 691–699 (2001).</w:t>
      </w:r>
    </w:p>
    <w:p w14:paraId="509F190E" w14:textId="77777777" w:rsidR="00F26D09" w:rsidRPr="008851D2" w:rsidRDefault="00F26D09">
      <w:pPr>
        <w:pStyle w:val="Bibliography"/>
        <w:spacing w:line="240" w:lineRule="auto"/>
        <w:rPr>
          <w:sz w:val="20"/>
          <w:szCs w:val="20"/>
          <w:rPrChange w:id="2139" w:author="Arfa Aijazi" w:date="2023-12-25T17:03:00Z">
            <w:rPr/>
          </w:rPrChange>
        </w:rPr>
        <w:pPrChange w:id="2140" w:author="Arfa Aijazi" w:date="2023-12-25T17:03:00Z">
          <w:pPr>
            <w:pStyle w:val="Bibliography"/>
          </w:pPr>
        </w:pPrChange>
      </w:pPr>
      <w:r w:rsidRPr="008851D2">
        <w:rPr>
          <w:sz w:val="20"/>
          <w:szCs w:val="20"/>
          <w:rPrChange w:id="2141" w:author="Arfa Aijazi" w:date="2023-12-25T17:03:00Z">
            <w:rPr/>
          </w:rPrChange>
        </w:rPr>
        <w:t>75.</w:t>
      </w:r>
      <w:r w:rsidRPr="008851D2">
        <w:rPr>
          <w:sz w:val="20"/>
          <w:szCs w:val="20"/>
          <w:rPrChange w:id="2142" w:author="Arfa Aijazi" w:date="2023-12-25T17:03:00Z">
            <w:rPr/>
          </w:rPrChange>
        </w:rPr>
        <w:tab/>
        <w:t xml:space="preserve">BYTELINE. </w:t>
      </w:r>
      <w:r w:rsidRPr="008851D2">
        <w:rPr>
          <w:i/>
          <w:iCs/>
          <w:sz w:val="20"/>
          <w:szCs w:val="20"/>
          <w:rPrChange w:id="2143" w:author="Arfa Aijazi" w:date="2023-12-25T17:03:00Z">
            <w:rPr>
              <w:i/>
              <w:iCs/>
            </w:rPr>
          </w:rPrChange>
        </w:rPr>
        <w:t>Manikin Manual</w:t>
      </w:r>
      <w:r w:rsidRPr="008851D2">
        <w:rPr>
          <w:sz w:val="20"/>
          <w:szCs w:val="20"/>
          <w:rPrChange w:id="2144" w:author="Arfa Aijazi" w:date="2023-12-25T17:03:00Z">
            <w:rPr/>
          </w:rPrChange>
        </w:rPr>
        <w:t>. https://manikin.dk/ (2008).</w:t>
      </w:r>
    </w:p>
    <w:p w14:paraId="0290FD84" w14:textId="77777777" w:rsidR="00F26D09" w:rsidRPr="008851D2" w:rsidRDefault="00F26D09">
      <w:pPr>
        <w:pStyle w:val="Bibliography"/>
        <w:spacing w:line="240" w:lineRule="auto"/>
        <w:rPr>
          <w:sz w:val="20"/>
          <w:szCs w:val="20"/>
          <w:rPrChange w:id="2145" w:author="Arfa Aijazi" w:date="2023-12-25T17:03:00Z">
            <w:rPr/>
          </w:rPrChange>
        </w:rPr>
        <w:pPrChange w:id="2146" w:author="Arfa Aijazi" w:date="2023-12-25T17:03:00Z">
          <w:pPr>
            <w:pStyle w:val="Bibliography"/>
          </w:pPr>
        </w:pPrChange>
      </w:pPr>
      <w:r w:rsidRPr="008851D2">
        <w:rPr>
          <w:sz w:val="20"/>
          <w:szCs w:val="20"/>
          <w:rPrChange w:id="2147" w:author="Arfa Aijazi" w:date="2023-12-25T17:03:00Z">
            <w:rPr/>
          </w:rPrChange>
        </w:rPr>
        <w:t>76.</w:t>
      </w:r>
      <w:r w:rsidRPr="008851D2">
        <w:rPr>
          <w:sz w:val="20"/>
          <w:szCs w:val="20"/>
          <w:rPrChange w:id="2148" w:author="Arfa Aijazi" w:date="2023-12-25T17:03:00Z">
            <w:rPr/>
          </w:rPrChange>
        </w:rPr>
        <w:tab/>
        <w:t xml:space="preserve">Melikov, A. Breathing thermal manikins for indoor environment assessment: important characteristics and requirements. </w:t>
      </w:r>
      <w:r w:rsidRPr="008851D2">
        <w:rPr>
          <w:i/>
          <w:iCs/>
          <w:sz w:val="20"/>
          <w:szCs w:val="20"/>
          <w:rPrChange w:id="2149" w:author="Arfa Aijazi" w:date="2023-12-25T17:03:00Z">
            <w:rPr>
              <w:i/>
              <w:iCs/>
            </w:rPr>
          </w:rPrChange>
        </w:rPr>
        <w:t>Eur. J. Appl. Physiol.</w:t>
      </w:r>
      <w:r w:rsidRPr="008851D2">
        <w:rPr>
          <w:sz w:val="20"/>
          <w:szCs w:val="20"/>
          <w:rPrChange w:id="2150" w:author="Arfa Aijazi" w:date="2023-12-25T17:03:00Z">
            <w:rPr/>
          </w:rPrChange>
        </w:rPr>
        <w:t xml:space="preserve"> </w:t>
      </w:r>
      <w:r w:rsidRPr="008851D2">
        <w:rPr>
          <w:b/>
          <w:bCs/>
          <w:sz w:val="20"/>
          <w:szCs w:val="20"/>
          <w:rPrChange w:id="2151" w:author="Arfa Aijazi" w:date="2023-12-25T17:03:00Z">
            <w:rPr>
              <w:b/>
              <w:bCs/>
            </w:rPr>
          </w:rPrChange>
        </w:rPr>
        <w:t>92</w:t>
      </w:r>
      <w:r w:rsidRPr="008851D2">
        <w:rPr>
          <w:sz w:val="20"/>
          <w:szCs w:val="20"/>
          <w:rPrChange w:id="2152" w:author="Arfa Aijazi" w:date="2023-12-25T17:03:00Z">
            <w:rPr/>
          </w:rPrChange>
        </w:rPr>
        <w:t>, 710–713 (2004).</w:t>
      </w:r>
    </w:p>
    <w:p w14:paraId="0F5A52C0" w14:textId="77777777" w:rsidR="00F26D09" w:rsidRPr="008851D2" w:rsidRDefault="00F26D09">
      <w:pPr>
        <w:pStyle w:val="Bibliography"/>
        <w:spacing w:line="240" w:lineRule="auto"/>
        <w:rPr>
          <w:sz w:val="20"/>
          <w:szCs w:val="20"/>
          <w:rPrChange w:id="2153" w:author="Arfa Aijazi" w:date="2023-12-25T17:03:00Z">
            <w:rPr/>
          </w:rPrChange>
        </w:rPr>
        <w:pPrChange w:id="2154" w:author="Arfa Aijazi" w:date="2023-12-25T17:03:00Z">
          <w:pPr>
            <w:pStyle w:val="Bibliography"/>
          </w:pPr>
        </w:pPrChange>
      </w:pPr>
      <w:r w:rsidRPr="008851D2">
        <w:rPr>
          <w:sz w:val="20"/>
          <w:szCs w:val="20"/>
          <w:rPrChange w:id="2155" w:author="Arfa Aijazi" w:date="2023-12-25T17:03:00Z">
            <w:rPr/>
          </w:rPrChange>
        </w:rPr>
        <w:t>77.</w:t>
      </w:r>
      <w:r w:rsidRPr="008851D2">
        <w:rPr>
          <w:sz w:val="20"/>
          <w:szCs w:val="20"/>
          <w:rPrChange w:id="2156" w:author="Arfa Aijazi" w:date="2023-12-25T17:03:00Z">
            <w:rPr/>
          </w:rPrChange>
        </w:rPr>
        <w:tab/>
        <w:t>PT Teknik. Thermal manikin calibration. (2020).</w:t>
      </w:r>
    </w:p>
    <w:p w14:paraId="17254029" w14:textId="77777777" w:rsidR="00F26D09" w:rsidRPr="008851D2" w:rsidRDefault="00F26D09">
      <w:pPr>
        <w:pStyle w:val="Bibliography"/>
        <w:spacing w:line="240" w:lineRule="auto"/>
        <w:rPr>
          <w:sz w:val="20"/>
          <w:szCs w:val="20"/>
          <w:rPrChange w:id="2157" w:author="Arfa Aijazi" w:date="2023-12-25T17:03:00Z">
            <w:rPr/>
          </w:rPrChange>
        </w:rPr>
        <w:pPrChange w:id="2158" w:author="Arfa Aijazi" w:date="2023-12-25T17:03:00Z">
          <w:pPr>
            <w:pStyle w:val="Bibliography"/>
          </w:pPr>
        </w:pPrChange>
      </w:pPr>
      <w:r w:rsidRPr="008851D2">
        <w:rPr>
          <w:sz w:val="20"/>
          <w:szCs w:val="20"/>
          <w:rPrChange w:id="2159" w:author="Arfa Aijazi" w:date="2023-12-25T17:03:00Z">
            <w:rPr/>
          </w:rPrChange>
        </w:rPr>
        <w:t>78.</w:t>
      </w:r>
      <w:r w:rsidRPr="008851D2">
        <w:rPr>
          <w:sz w:val="20"/>
          <w:szCs w:val="20"/>
          <w:rPrChange w:id="2160" w:author="Arfa Aijazi" w:date="2023-12-25T17:03:00Z">
            <w:rPr/>
          </w:rPrChange>
        </w:rPr>
        <w:tab/>
        <w:t xml:space="preserve">Zhai, Y. </w:t>
      </w:r>
      <w:r w:rsidRPr="008851D2">
        <w:rPr>
          <w:i/>
          <w:iCs/>
          <w:sz w:val="20"/>
          <w:szCs w:val="20"/>
          <w:rPrChange w:id="2161" w:author="Arfa Aijazi" w:date="2023-12-25T17:03:00Z">
            <w:rPr>
              <w:i/>
              <w:iCs/>
            </w:rPr>
          </w:rPrChange>
        </w:rPr>
        <w:t>et al.</w:t>
      </w:r>
      <w:r w:rsidRPr="008851D2">
        <w:rPr>
          <w:sz w:val="20"/>
          <w:szCs w:val="20"/>
          <w:rPrChange w:id="2162" w:author="Arfa Aijazi" w:date="2023-12-25T17:03:00Z">
            <w:rPr/>
          </w:rPrChange>
        </w:rPr>
        <w:t xml:space="preserve"> Using air movement for comfort during moderate exercise. (2015).</w:t>
      </w:r>
    </w:p>
    <w:p w14:paraId="0B1B160D" w14:textId="77777777" w:rsidR="00F26D09" w:rsidRPr="008851D2" w:rsidRDefault="00F26D09">
      <w:pPr>
        <w:pStyle w:val="Bibliography"/>
        <w:spacing w:line="240" w:lineRule="auto"/>
        <w:rPr>
          <w:sz w:val="20"/>
          <w:szCs w:val="20"/>
          <w:rPrChange w:id="2163" w:author="Arfa Aijazi" w:date="2023-12-25T17:03:00Z">
            <w:rPr/>
          </w:rPrChange>
        </w:rPr>
        <w:pPrChange w:id="2164" w:author="Arfa Aijazi" w:date="2023-12-25T17:03:00Z">
          <w:pPr>
            <w:pStyle w:val="Bibliography"/>
          </w:pPr>
        </w:pPrChange>
      </w:pPr>
      <w:r w:rsidRPr="008851D2">
        <w:rPr>
          <w:sz w:val="20"/>
          <w:szCs w:val="20"/>
          <w:rPrChange w:id="2165" w:author="Arfa Aijazi" w:date="2023-12-25T17:03:00Z">
            <w:rPr/>
          </w:rPrChange>
        </w:rPr>
        <w:t>79.</w:t>
      </w:r>
      <w:r w:rsidRPr="008851D2">
        <w:rPr>
          <w:sz w:val="20"/>
          <w:szCs w:val="20"/>
          <w:rPrChange w:id="2166" w:author="Arfa Aijazi" w:date="2023-12-25T17:03:00Z">
            <w:rPr/>
          </w:rPrChange>
        </w:rPr>
        <w:tab/>
        <w:t xml:space="preserve">Schiavon, S. &amp; Melikov, A. K. Introduction of a Cooling-Fan Efficiency Index. </w:t>
      </w:r>
      <w:r w:rsidRPr="008851D2">
        <w:rPr>
          <w:i/>
          <w:iCs/>
          <w:sz w:val="20"/>
          <w:szCs w:val="20"/>
          <w:rPrChange w:id="2167" w:author="Arfa Aijazi" w:date="2023-12-25T17:03:00Z">
            <w:rPr>
              <w:i/>
              <w:iCs/>
            </w:rPr>
          </w:rPrChange>
        </w:rPr>
        <w:t>HVACR Res.</w:t>
      </w:r>
      <w:r w:rsidRPr="008851D2">
        <w:rPr>
          <w:sz w:val="20"/>
          <w:szCs w:val="20"/>
          <w:rPrChange w:id="2168" w:author="Arfa Aijazi" w:date="2023-12-25T17:03:00Z">
            <w:rPr/>
          </w:rPrChange>
        </w:rPr>
        <w:t xml:space="preserve"> </w:t>
      </w:r>
      <w:r w:rsidRPr="008851D2">
        <w:rPr>
          <w:b/>
          <w:bCs/>
          <w:sz w:val="20"/>
          <w:szCs w:val="20"/>
          <w:rPrChange w:id="2169" w:author="Arfa Aijazi" w:date="2023-12-25T17:03:00Z">
            <w:rPr>
              <w:b/>
              <w:bCs/>
            </w:rPr>
          </w:rPrChange>
        </w:rPr>
        <w:t>15</w:t>
      </w:r>
      <w:r w:rsidRPr="008851D2">
        <w:rPr>
          <w:sz w:val="20"/>
          <w:szCs w:val="20"/>
          <w:rPrChange w:id="2170" w:author="Arfa Aijazi" w:date="2023-12-25T17:03:00Z">
            <w:rPr/>
          </w:rPrChange>
        </w:rPr>
        <w:t>, 1121–1144 (2009).</w:t>
      </w:r>
    </w:p>
    <w:p w14:paraId="2929AA32" w14:textId="77777777" w:rsidR="00F26D09" w:rsidRPr="008851D2" w:rsidRDefault="00F26D09">
      <w:pPr>
        <w:pStyle w:val="Bibliography"/>
        <w:spacing w:line="240" w:lineRule="auto"/>
        <w:rPr>
          <w:sz w:val="20"/>
          <w:szCs w:val="20"/>
          <w:rPrChange w:id="2171" w:author="Arfa Aijazi" w:date="2023-12-25T17:03:00Z">
            <w:rPr/>
          </w:rPrChange>
        </w:rPr>
        <w:pPrChange w:id="2172" w:author="Arfa Aijazi" w:date="2023-12-25T17:03:00Z">
          <w:pPr>
            <w:pStyle w:val="Bibliography"/>
          </w:pPr>
        </w:pPrChange>
      </w:pPr>
      <w:r w:rsidRPr="008851D2">
        <w:rPr>
          <w:sz w:val="20"/>
          <w:szCs w:val="20"/>
          <w:rPrChange w:id="2173" w:author="Arfa Aijazi" w:date="2023-12-25T17:03:00Z">
            <w:rPr/>
          </w:rPrChange>
        </w:rPr>
        <w:t>80.</w:t>
      </w:r>
      <w:r w:rsidRPr="008851D2">
        <w:rPr>
          <w:sz w:val="20"/>
          <w:szCs w:val="20"/>
          <w:rPrChange w:id="2174" w:author="Arfa Aijazi" w:date="2023-12-25T17:03:00Z">
            <w:rPr/>
          </w:rPrChange>
        </w:rPr>
        <w:tab/>
        <w:t xml:space="preserve">Yang, B. </w:t>
      </w:r>
      <w:r w:rsidRPr="008851D2">
        <w:rPr>
          <w:i/>
          <w:iCs/>
          <w:sz w:val="20"/>
          <w:szCs w:val="20"/>
          <w:rPrChange w:id="2175" w:author="Arfa Aijazi" w:date="2023-12-25T17:03:00Z">
            <w:rPr>
              <w:i/>
              <w:iCs/>
            </w:rPr>
          </w:rPrChange>
        </w:rPr>
        <w:t>et al.</w:t>
      </w:r>
      <w:r w:rsidRPr="008851D2">
        <w:rPr>
          <w:sz w:val="20"/>
          <w:szCs w:val="20"/>
          <w:rPrChange w:id="2176" w:author="Arfa Aijazi" w:date="2023-12-25T17:03:00Z">
            <w:rPr/>
          </w:rPrChange>
        </w:rPr>
        <w:t xml:space="preserve"> Cooling efficiency of a brushless direct current stand fan. </w:t>
      </w:r>
      <w:r w:rsidRPr="008851D2">
        <w:rPr>
          <w:i/>
          <w:iCs/>
          <w:sz w:val="20"/>
          <w:szCs w:val="20"/>
          <w:rPrChange w:id="2177" w:author="Arfa Aijazi" w:date="2023-12-25T17:03:00Z">
            <w:rPr>
              <w:i/>
              <w:iCs/>
            </w:rPr>
          </w:rPrChange>
        </w:rPr>
        <w:t>Build. Environ.</w:t>
      </w:r>
      <w:r w:rsidRPr="008851D2">
        <w:rPr>
          <w:sz w:val="20"/>
          <w:szCs w:val="20"/>
          <w:rPrChange w:id="2178" w:author="Arfa Aijazi" w:date="2023-12-25T17:03:00Z">
            <w:rPr/>
          </w:rPrChange>
        </w:rPr>
        <w:t xml:space="preserve"> </w:t>
      </w:r>
      <w:r w:rsidRPr="008851D2">
        <w:rPr>
          <w:b/>
          <w:bCs/>
          <w:sz w:val="20"/>
          <w:szCs w:val="20"/>
          <w:rPrChange w:id="2179" w:author="Arfa Aijazi" w:date="2023-12-25T17:03:00Z">
            <w:rPr>
              <w:b/>
              <w:bCs/>
            </w:rPr>
          </w:rPrChange>
        </w:rPr>
        <w:t>85</w:t>
      </w:r>
      <w:r w:rsidRPr="008851D2">
        <w:rPr>
          <w:sz w:val="20"/>
          <w:szCs w:val="20"/>
          <w:rPrChange w:id="2180" w:author="Arfa Aijazi" w:date="2023-12-25T17:03:00Z">
            <w:rPr/>
          </w:rPrChange>
        </w:rPr>
        <w:t>, 196–204 (2015).</w:t>
      </w:r>
    </w:p>
    <w:p w14:paraId="3E72FFDB" w14:textId="77777777" w:rsidR="00F26D09" w:rsidRPr="008851D2" w:rsidRDefault="00F26D09">
      <w:pPr>
        <w:pStyle w:val="Bibliography"/>
        <w:spacing w:line="240" w:lineRule="auto"/>
        <w:rPr>
          <w:sz w:val="20"/>
          <w:szCs w:val="20"/>
          <w:rPrChange w:id="2181" w:author="Arfa Aijazi" w:date="2023-12-25T17:03:00Z">
            <w:rPr/>
          </w:rPrChange>
        </w:rPr>
        <w:pPrChange w:id="2182" w:author="Arfa Aijazi" w:date="2023-12-25T17:03:00Z">
          <w:pPr>
            <w:pStyle w:val="Bibliography"/>
          </w:pPr>
        </w:pPrChange>
      </w:pPr>
      <w:r w:rsidRPr="008851D2">
        <w:rPr>
          <w:sz w:val="20"/>
          <w:szCs w:val="20"/>
          <w:rPrChange w:id="2183" w:author="Arfa Aijazi" w:date="2023-12-25T17:03:00Z">
            <w:rPr/>
          </w:rPrChange>
        </w:rPr>
        <w:t>81.</w:t>
      </w:r>
      <w:r w:rsidRPr="008851D2">
        <w:rPr>
          <w:sz w:val="20"/>
          <w:szCs w:val="20"/>
          <w:rPrChange w:id="2184" w:author="Arfa Aijazi" w:date="2023-12-25T17:03:00Z">
            <w:rPr/>
          </w:rPrChange>
        </w:rPr>
        <w:tab/>
        <w:t>Emergency Blanket. https://www.surviveoutdoorslonger.com/survive-outdoors-longer-emergency-blanket.html.</w:t>
      </w:r>
    </w:p>
    <w:p w14:paraId="5CCE372B" w14:textId="77777777" w:rsidR="00F26D09" w:rsidRPr="008851D2" w:rsidRDefault="00F26D09">
      <w:pPr>
        <w:pStyle w:val="Bibliography"/>
        <w:spacing w:line="240" w:lineRule="auto"/>
        <w:rPr>
          <w:sz w:val="20"/>
          <w:szCs w:val="20"/>
          <w:rPrChange w:id="2185" w:author="Arfa Aijazi" w:date="2023-12-25T17:03:00Z">
            <w:rPr/>
          </w:rPrChange>
        </w:rPr>
        <w:pPrChange w:id="2186" w:author="Arfa Aijazi" w:date="2023-12-25T17:03:00Z">
          <w:pPr>
            <w:pStyle w:val="Bibliography"/>
          </w:pPr>
        </w:pPrChange>
      </w:pPr>
      <w:r w:rsidRPr="008851D2">
        <w:rPr>
          <w:sz w:val="20"/>
          <w:szCs w:val="20"/>
          <w:rPrChange w:id="2187" w:author="Arfa Aijazi" w:date="2023-12-25T17:03:00Z">
            <w:rPr/>
          </w:rPrChange>
        </w:rPr>
        <w:t>82.</w:t>
      </w:r>
      <w:r w:rsidRPr="008851D2">
        <w:rPr>
          <w:sz w:val="20"/>
          <w:szCs w:val="20"/>
          <w:rPrChange w:id="2188" w:author="Arfa Aijazi" w:date="2023-12-25T17:03:00Z">
            <w:rPr/>
          </w:rPrChange>
        </w:rPr>
        <w:tab/>
        <w:t xml:space="preserve">Anttonen, H. </w:t>
      </w:r>
      <w:r w:rsidRPr="008851D2">
        <w:rPr>
          <w:i/>
          <w:iCs/>
          <w:sz w:val="20"/>
          <w:szCs w:val="20"/>
          <w:rPrChange w:id="2189" w:author="Arfa Aijazi" w:date="2023-12-25T17:03:00Z">
            <w:rPr>
              <w:i/>
              <w:iCs/>
            </w:rPr>
          </w:rPrChange>
        </w:rPr>
        <w:t>et al.</w:t>
      </w:r>
      <w:r w:rsidRPr="008851D2">
        <w:rPr>
          <w:sz w:val="20"/>
          <w:szCs w:val="20"/>
          <w:rPrChange w:id="2190" w:author="Arfa Aijazi" w:date="2023-12-25T17:03:00Z">
            <w:rPr/>
          </w:rPrChange>
        </w:rPr>
        <w:t xml:space="preserve"> Thermal Manikin Measurements—Exact or Not? </w:t>
      </w:r>
      <w:r w:rsidRPr="008851D2">
        <w:rPr>
          <w:i/>
          <w:iCs/>
          <w:sz w:val="20"/>
          <w:szCs w:val="20"/>
          <w:rPrChange w:id="2191" w:author="Arfa Aijazi" w:date="2023-12-25T17:03:00Z">
            <w:rPr>
              <w:i/>
              <w:iCs/>
            </w:rPr>
          </w:rPrChange>
        </w:rPr>
        <w:t>Int. J. Occup. Saf. Ergon.</w:t>
      </w:r>
      <w:r w:rsidRPr="008851D2">
        <w:rPr>
          <w:sz w:val="20"/>
          <w:szCs w:val="20"/>
          <w:rPrChange w:id="2192" w:author="Arfa Aijazi" w:date="2023-12-25T17:03:00Z">
            <w:rPr/>
          </w:rPrChange>
        </w:rPr>
        <w:t xml:space="preserve"> </w:t>
      </w:r>
      <w:r w:rsidRPr="008851D2">
        <w:rPr>
          <w:b/>
          <w:bCs/>
          <w:sz w:val="20"/>
          <w:szCs w:val="20"/>
          <w:rPrChange w:id="2193" w:author="Arfa Aijazi" w:date="2023-12-25T17:03:00Z">
            <w:rPr>
              <w:b/>
              <w:bCs/>
            </w:rPr>
          </w:rPrChange>
        </w:rPr>
        <w:t>10</w:t>
      </w:r>
      <w:r w:rsidRPr="008851D2">
        <w:rPr>
          <w:sz w:val="20"/>
          <w:szCs w:val="20"/>
          <w:rPrChange w:id="2194" w:author="Arfa Aijazi" w:date="2023-12-25T17:03:00Z">
            <w:rPr/>
          </w:rPrChange>
        </w:rPr>
        <w:t>, 291–300 (2004).</w:t>
      </w:r>
    </w:p>
    <w:p w14:paraId="6E2758D1" w14:textId="77777777" w:rsidR="00F26D09" w:rsidRPr="008851D2" w:rsidRDefault="00F26D09">
      <w:pPr>
        <w:pStyle w:val="Bibliography"/>
        <w:spacing w:line="240" w:lineRule="auto"/>
        <w:rPr>
          <w:sz w:val="20"/>
          <w:szCs w:val="20"/>
          <w:rPrChange w:id="2195" w:author="Arfa Aijazi" w:date="2023-12-25T17:03:00Z">
            <w:rPr/>
          </w:rPrChange>
        </w:rPr>
        <w:pPrChange w:id="2196" w:author="Arfa Aijazi" w:date="2023-12-25T17:03:00Z">
          <w:pPr>
            <w:pStyle w:val="Bibliography"/>
          </w:pPr>
        </w:pPrChange>
      </w:pPr>
      <w:r w:rsidRPr="008851D2">
        <w:rPr>
          <w:sz w:val="20"/>
          <w:szCs w:val="20"/>
          <w:rPrChange w:id="2197" w:author="Arfa Aijazi" w:date="2023-12-25T17:03:00Z">
            <w:rPr/>
          </w:rPrChange>
        </w:rPr>
        <w:t>83.</w:t>
      </w:r>
      <w:r w:rsidRPr="008851D2">
        <w:rPr>
          <w:sz w:val="20"/>
          <w:szCs w:val="20"/>
          <w:rPrChange w:id="2198" w:author="Arfa Aijazi" w:date="2023-12-25T17:03:00Z">
            <w:rPr/>
          </w:rPrChange>
        </w:rPr>
        <w:tab/>
        <w:t xml:space="preserve">JCGM/WG1. </w:t>
      </w:r>
      <w:r w:rsidRPr="008851D2">
        <w:rPr>
          <w:i/>
          <w:iCs/>
          <w:sz w:val="20"/>
          <w:szCs w:val="20"/>
          <w:rPrChange w:id="2199" w:author="Arfa Aijazi" w:date="2023-12-25T17:03:00Z">
            <w:rPr>
              <w:i/>
              <w:iCs/>
            </w:rPr>
          </w:rPrChange>
        </w:rPr>
        <w:t>Evaluation of measurement data—Guide to the expression of uncertainty in measurement</w:t>
      </w:r>
      <w:r w:rsidRPr="008851D2">
        <w:rPr>
          <w:sz w:val="20"/>
          <w:szCs w:val="20"/>
          <w:rPrChange w:id="2200" w:author="Arfa Aijazi" w:date="2023-12-25T17:03:00Z">
            <w:rPr/>
          </w:rPrChange>
        </w:rPr>
        <w:t>. vol. 50 (International Standards Organization (ISO)), 2008).</w:t>
      </w:r>
    </w:p>
    <w:p w14:paraId="76872EDA" w14:textId="77777777" w:rsidR="00F26D09" w:rsidRPr="008851D2" w:rsidRDefault="00F26D09">
      <w:pPr>
        <w:pStyle w:val="Bibliography"/>
        <w:spacing w:line="240" w:lineRule="auto"/>
        <w:rPr>
          <w:sz w:val="20"/>
          <w:szCs w:val="20"/>
          <w:rPrChange w:id="2201" w:author="Arfa Aijazi" w:date="2023-12-25T17:03:00Z">
            <w:rPr/>
          </w:rPrChange>
        </w:rPr>
        <w:pPrChange w:id="2202" w:author="Arfa Aijazi" w:date="2023-12-25T17:03:00Z">
          <w:pPr>
            <w:pStyle w:val="Bibliography"/>
          </w:pPr>
        </w:pPrChange>
      </w:pPr>
      <w:r w:rsidRPr="008851D2">
        <w:rPr>
          <w:sz w:val="20"/>
          <w:szCs w:val="20"/>
          <w:rPrChange w:id="2203" w:author="Arfa Aijazi" w:date="2023-12-25T17:03:00Z">
            <w:rPr/>
          </w:rPrChange>
        </w:rPr>
        <w:t>84.</w:t>
      </w:r>
      <w:r w:rsidRPr="008851D2">
        <w:rPr>
          <w:sz w:val="20"/>
          <w:szCs w:val="20"/>
          <w:rPrChange w:id="2204" w:author="Arfa Aijazi" w:date="2023-12-25T17:03:00Z">
            <w:rPr/>
          </w:rPrChange>
        </w:rPr>
        <w:tab/>
        <w:t>Bell, S. A. A beginner’s guide to uncertainty of measurement. (2001).</w:t>
      </w:r>
    </w:p>
    <w:p w14:paraId="3B1D54CF" w14:textId="77777777" w:rsidR="00F26D09" w:rsidRPr="008851D2" w:rsidRDefault="00F26D09">
      <w:pPr>
        <w:pStyle w:val="Bibliography"/>
        <w:spacing w:line="240" w:lineRule="auto"/>
        <w:rPr>
          <w:sz w:val="20"/>
          <w:szCs w:val="20"/>
          <w:rPrChange w:id="2205" w:author="Arfa Aijazi" w:date="2023-12-25T17:03:00Z">
            <w:rPr/>
          </w:rPrChange>
        </w:rPr>
        <w:pPrChange w:id="2206" w:author="Arfa Aijazi" w:date="2023-12-25T17:03:00Z">
          <w:pPr>
            <w:pStyle w:val="Bibliography"/>
          </w:pPr>
        </w:pPrChange>
      </w:pPr>
      <w:r w:rsidRPr="008851D2">
        <w:rPr>
          <w:sz w:val="20"/>
          <w:szCs w:val="20"/>
          <w:rPrChange w:id="2207" w:author="Arfa Aijazi" w:date="2023-12-25T17:03:00Z">
            <w:rPr/>
          </w:rPrChange>
        </w:rPr>
        <w:lastRenderedPageBreak/>
        <w:t>85.</w:t>
      </w:r>
      <w:r w:rsidRPr="008851D2">
        <w:rPr>
          <w:sz w:val="20"/>
          <w:szCs w:val="20"/>
          <w:rPrChange w:id="2208" w:author="Arfa Aijazi" w:date="2023-12-25T17:03:00Z">
            <w:rPr/>
          </w:rPrChange>
        </w:rPr>
        <w:tab/>
        <w:t xml:space="preserve">Wehner, M., Stone, D., Krishnan, H., AchutaRao, K. &amp; Castillo, F. The Deadly Combination of Heat and Humidity in India and Pakistan in Summer 2015. </w:t>
      </w:r>
      <w:r w:rsidRPr="008851D2">
        <w:rPr>
          <w:i/>
          <w:iCs/>
          <w:sz w:val="20"/>
          <w:szCs w:val="20"/>
          <w:rPrChange w:id="2209" w:author="Arfa Aijazi" w:date="2023-12-25T17:03:00Z">
            <w:rPr>
              <w:i/>
              <w:iCs/>
            </w:rPr>
          </w:rPrChange>
        </w:rPr>
        <w:t>Bull. Am. Meteorol. Soc.</w:t>
      </w:r>
      <w:r w:rsidRPr="008851D2">
        <w:rPr>
          <w:sz w:val="20"/>
          <w:szCs w:val="20"/>
          <w:rPrChange w:id="2210" w:author="Arfa Aijazi" w:date="2023-12-25T17:03:00Z">
            <w:rPr/>
          </w:rPrChange>
        </w:rPr>
        <w:t xml:space="preserve"> </w:t>
      </w:r>
      <w:r w:rsidRPr="008851D2">
        <w:rPr>
          <w:b/>
          <w:bCs/>
          <w:sz w:val="20"/>
          <w:szCs w:val="20"/>
          <w:rPrChange w:id="2211" w:author="Arfa Aijazi" w:date="2023-12-25T17:03:00Z">
            <w:rPr>
              <w:b/>
              <w:bCs/>
            </w:rPr>
          </w:rPrChange>
        </w:rPr>
        <w:t>97</w:t>
      </w:r>
      <w:r w:rsidRPr="008851D2">
        <w:rPr>
          <w:sz w:val="20"/>
          <w:szCs w:val="20"/>
          <w:rPrChange w:id="2212" w:author="Arfa Aijazi" w:date="2023-12-25T17:03:00Z">
            <w:rPr/>
          </w:rPrChange>
        </w:rPr>
        <w:t>, S81–S86 (2016).</w:t>
      </w:r>
    </w:p>
    <w:p w14:paraId="6F4B6D87" w14:textId="77777777" w:rsidR="00F26D09" w:rsidRPr="008851D2" w:rsidRDefault="00F26D09">
      <w:pPr>
        <w:pStyle w:val="Bibliography"/>
        <w:spacing w:line="240" w:lineRule="auto"/>
        <w:rPr>
          <w:sz w:val="20"/>
          <w:szCs w:val="20"/>
          <w:rPrChange w:id="2213" w:author="Arfa Aijazi" w:date="2023-12-25T17:03:00Z">
            <w:rPr/>
          </w:rPrChange>
        </w:rPr>
        <w:pPrChange w:id="2214" w:author="Arfa Aijazi" w:date="2023-12-25T17:03:00Z">
          <w:pPr>
            <w:pStyle w:val="Bibliography"/>
          </w:pPr>
        </w:pPrChange>
      </w:pPr>
      <w:r w:rsidRPr="008851D2">
        <w:rPr>
          <w:sz w:val="20"/>
          <w:szCs w:val="20"/>
          <w:rPrChange w:id="2215" w:author="Arfa Aijazi" w:date="2023-12-25T17:03:00Z">
            <w:rPr/>
          </w:rPrChange>
        </w:rPr>
        <w:t>86.</w:t>
      </w:r>
      <w:r w:rsidRPr="008851D2">
        <w:rPr>
          <w:sz w:val="20"/>
          <w:szCs w:val="20"/>
          <w:rPrChange w:id="2216" w:author="Arfa Aijazi" w:date="2023-12-25T17:03:00Z">
            <w:rPr/>
          </w:rPrChange>
        </w:rPr>
        <w:tab/>
        <w:t xml:space="preserve">Cohen, J., Agel, L., Barlow, M., Garfinkel, C. I. &amp; White, I. Linking Arctic variability and change with extreme winter weather in the United States. </w:t>
      </w:r>
      <w:r w:rsidRPr="008851D2">
        <w:rPr>
          <w:i/>
          <w:iCs/>
          <w:sz w:val="20"/>
          <w:szCs w:val="20"/>
          <w:rPrChange w:id="2217" w:author="Arfa Aijazi" w:date="2023-12-25T17:03:00Z">
            <w:rPr>
              <w:i/>
              <w:iCs/>
            </w:rPr>
          </w:rPrChange>
        </w:rPr>
        <w:t>Science</w:t>
      </w:r>
      <w:r w:rsidRPr="008851D2">
        <w:rPr>
          <w:sz w:val="20"/>
          <w:szCs w:val="20"/>
          <w:rPrChange w:id="2218" w:author="Arfa Aijazi" w:date="2023-12-25T17:03:00Z">
            <w:rPr/>
          </w:rPrChange>
        </w:rPr>
        <w:t xml:space="preserve"> </w:t>
      </w:r>
      <w:r w:rsidRPr="008851D2">
        <w:rPr>
          <w:b/>
          <w:bCs/>
          <w:sz w:val="20"/>
          <w:szCs w:val="20"/>
          <w:rPrChange w:id="2219" w:author="Arfa Aijazi" w:date="2023-12-25T17:03:00Z">
            <w:rPr>
              <w:b/>
              <w:bCs/>
            </w:rPr>
          </w:rPrChange>
        </w:rPr>
        <w:t>373</w:t>
      </w:r>
      <w:r w:rsidRPr="008851D2">
        <w:rPr>
          <w:sz w:val="20"/>
          <w:szCs w:val="20"/>
          <w:rPrChange w:id="2220" w:author="Arfa Aijazi" w:date="2023-12-25T17:03:00Z">
            <w:rPr/>
          </w:rPrChange>
        </w:rPr>
        <w:t>, 1116–1121 (2021).</w:t>
      </w:r>
    </w:p>
    <w:p w14:paraId="3BB5B633" w14:textId="77777777" w:rsidR="00F26D09" w:rsidRPr="008851D2" w:rsidRDefault="00F26D09">
      <w:pPr>
        <w:pStyle w:val="Bibliography"/>
        <w:spacing w:line="240" w:lineRule="auto"/>
        <w:rPr>
          <w:sz w:val="20"/>
          <w:szCs w:val="20"/>
          <w:rPrChange w:id="2221" w:author="Arfa Aijazi" w:date="2023-12-25T17:03:00Z">
            <w:rPr/>
          </w:rPrChange>
        </w:rPr>
        <w:pPrChange w:id="2222" w:author="Arfa Aijazi" w:date="2023-12-25T17:03:00Z">
          <w:pPr>
            <w:pStyle w:val="Bibliography"/>
          </w:pPr>
        </w:pPrChange>
      </w:pPr>
      <w:r w:rsidRPr="008851D2">
        <w:rPr>
          <w:sz w:val="20"/>
          <w:szCs w:val="20"/>
          <w:rPrChange w:id="2223" w:author="Arfa Aijazi" w:date="2023-12-25T17:03:00Z">
            <w:rPr/>
          </w:rPrChange>
        </w:rPr>
        <w:t>87.</w:t>
      </w:r>
      <w:r w:rsidRPr="008851D2">
        <w:rPr>
          <w:sz w:val="20"/>
          <w:szCs w:val="20"/>
          <w:rPrChange w:id="2224" w:author="Arfa Aijazi" w:date="2023-12-25T17:03:00Z">
            <w:rPr/>
          </w:rPrChange>
        </w:rPr>
        <w:tab/>
        <w:t xml:space="preserve">Haider, K. &amp; Anis, K. Heat Wave Death Toll Rises to 2,000 in Pakistan’s Financial Hub. </w:t>
      </w:r>
      <w:r w:rsidRPr="008851D2">
        <w:rPr>
          <w:i/>
          <w:iCs/>
          <w:sz w:val="20"/>
          <w:szCs w:val="20"/>
          <w:rPrChange w:id="2225" w:author="Arfa Aijazi" w:date="2023-12-25T17:03:00Z">
            <w:rPr>
              <w:i/>
              <w:iCs/>
            </w:rPr>
          </w:rPrChange>
        </w:rPr>
        <w:t>Bloomberg.com</w:t>
      </w:r>
      <w:r w:rsidRPr="008851D2">
        <w:rPr>
          <w:sz w:val="20"/>
          <w:szCs w:val="20"/>
          <w:rPrChange w:id="2226" w:author="Arfa Aijazi" w:date="2023-12-25T17:03:00Z">
            <w:rPr/>
          </w:rPrChange>
        </w:rPr>
        <w:t xml:space="preserve"> (2015).</w:t>
      </w:r>
    </w:p>
    <w:p w14:paraId="451B9A6B" w14:textId="77777777" w:rsidR="00F26D09" w:rsidRPr="008851D2" w:rsidRDefault="00F26D09">
      <w:pPr>
        <w:pStyle w:val="Bibliography"/>
        <w:spacing w:line="240" w:lineRule="auto"/>
        <w:rPr>
          <w:sz w:val="20"/>
          <w:szCs w:val="20"/>
          <w:rPrChange w:id="2227" w:author="Arfa Aijazi" w:date="2023-12-25T17:03:00Z">
            <w:rPr/>
          </w:rPrChange>
        </w:rPr>
        <w:pPrChange w:id="2228" w:author="Arfa Aijazi" w:date="2023-12-25T17:03:00Z">
          <w:pPr>
            <w:pStyle w:val="Bibliography"/>
          </w:pPr>
        </w:pPrChange>
      </w:pPr>
      <w:r w:rsidRPr="008851D2">
        <w:rPr>
          <w:sz w:val="20"/>
          <w:szCs w:val="20"/>
          <w:rPrChange w:id="2229" w:author="Arfa Aijazi" w:date="2023-12-25T17:03:00Z">
            <w:rPr/>
          </w:rPrChange>
        </w:rPr>
        <w:t>88.</w:t>
      </w:r>
      <w:r w:rsidRPr="008851D2">
        <w:rPr>
          <w:sz w:val="20"/>
          <w:szCs w:val="20"/>
          <w:rPrChange w:id="2230" w:author="Arfa Aijazi" w:date="2023-12-25T17:03:00Z">
            <w:rPr/>
          </w:rPrChange>
        </w:rPr>
        <w:tab/>
        <w:t xml:space="preserve">Davis, L., Gertler, P., Jarvis, S. &amp; Wolfram, C. Air conditioning and global inequality. </w:t>
      </w:r>
      <w:r w:rsidRPr="008851D2">
        <w:rPr>
          <w:i/>
          <w:iCs/>
          <w:sz w:val="20"/>
          <w:szCs w:val="20"/>
          <w:rPrChange w:id="2231" w:author="Arfa Aijazi" w:date="2023-12-25T17:03:00Z">
            <w:rPr>
              <w:i/>
              <w:iCs/>
            </w:rPr>
          </w:rPrChange>
        </w:rPr>
        <w:t>Glob. Environ. Change</w:t>
      </w:r>
      <w:r w:rsidRPr="008851D2">
        <w:rPr>
          <w:sz w:val="20"/>
          <w:szCs w:val="20"/>
          <w:rPrChange w:id="2232" w:author="Arfa Aijazi" w:date="2023-12-25T17:03:00Z">
            <w:rPr/>
          </w:rPrChange>
        </w:rPr>
        <w:t xml:space="preserve"> </w:t>
      </w:r>
      <w:r w:rsidRPr="008851D2">
        <w:rPr>
          <w:b/>
          <w:bCs/>
          <w:sz w:val="20"/>
          <w:szCs w:val="20"/>
          <w:rPrChange w:id="2233" w:author="Arfa Aijazi" w:date="2023-12-25T17:03:00Z">
            <w:rPr>
              <w:b/>
              <w:bCs/>
            </w:rPr>
          </w:rPrChange>
        </w:rPr>
        <w:t>69</w:t>
      </w:r>
      <w:r w:rsidRPr="008851D2">
        <w:rPr>
          <w:sz w:val="20"/>
          <w:szCs w:val="20"/>
          <w:rPrChange w:id="2234" w:author="Arfa Aijazi" w:date="2023-12-25T17:03:00Z">
            <w:rPr/>
          </w:rPrChange>
        </w:rPr>
        <w:t>, 102299 (2021).</w:t>
      </w:r>
    </w:p>
    <w:p w14:paraId="4EFFD72F" w14:textId="77777777" w:rsidR="00F26D09" w:rsidRPr="008851D2" w:rsidRDefault="00F26D09">
      <w:pPr>
        <w:pStyle w:val="Bibliography"/>
        <w:spacing w:line="240" w:lineRule="auto"/>
        <w:rPr>
          <w:sz w:val="20"/>
          <w:szCs w:val="20"/>
          <w:rPrChange w:id="2235" w:author="Arfa Aijazi" w:date="2023-12-25T17:03:00Z">
            <w:rPr/>
          </w:rPrChange>
        </w:rPr>
        <w:pPrChange w:id="2236" w:author="Arfa Aijazi" w:date="2023-12-25T17:03:00Z">
          <w:pPr>
            <w:pStyle w:val="Bibliography"/>
          </w:pPr>
        </w:pPrChange>
      </w:pPr>
      <w:r w:rsidRPr="008851D2">
        <w:rPr>
          <w:sz w:val="20"/>
          <w:szCs w:val="20"/>
          <w:rPrChange w:id="2237" w:author="Arfa Aijazi" w:date="2023-12-25T17:03:00Z">
            <w:rPr/>
          </w:rPrChange>
        </w:rPr>
        <w:t>89.</w:t>
      </w:r>
      <w:r w:rsidRPr="008851D2">
        <w:rPr>
          <w:sz w:val="20"/>
          <w:szCs w:val="20"/>
          <w:rPrChange w:id="2238" w:author="Arfa Aijazi" w:date="2023-12-25T17:03:00Z">
            <w:rPr/>
          </w:rPrChange>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851D2" w:rsidRDefault="00F26D09">
      <w:pPr>
        <w:pStyle w:val="Bibliography"/>
        <w:spacing w:line="240" w:lineRule="auto"/>
        <w:rPr>
          <w:sz w:val="20"/>
          <w:szCs w:val="20"/>
          <w:rPrChange w:id="2239" w:author="Arfa Aijazi" w:date="2023-12-25T17:03:00Z">
            <w:rPr/>
          </w:rPrChange>
        </w:rPr>
        <w:pPrChange w:id="2240" w:author="Arfa Aijazi" w:date="2023-12-25T17:03:00Z">
          <w:pPr>
            <w:pStyle w:val="Bibliography"/>
          </w:pPr>
        </w:pPrChange>
      </w:pPr>
      <w:r w:rsidRPr="008851D2">
        <w:rPr>
          <w:sz w:val="20"/>
          <w:szCs w:val="20"/>
          <w:rPrChange w:id="2241" w:author="Arfa Aijazi" w:date="2023-12-25T17:03:00Z">
            <w:rPr/>
          </w:rPrChange>
        </w:rPr>
        <w:t>90.</w:t>
      </w:r>
      <w:r w:rsidRPr="008851D2">
        <w:rPr>
          <w:sz w:val="20"/>
          <w:szCs w:val="20"/>
          <w:rPrChange w:id="2242" w:author="Arfa Aijazi" w:date="2023-12-25T17:03:00Z">
            <w:rPr/>
          </w:rPrChange>
        </w:rPr>
        <w:tab/>
        <w:t>Weather Data &amp; Weather API | Visual Crossing. https://www.visualcrossing.com/.</w:t>
      </w:r>
    </w:p>
    <w:p w14:paraId="359A942A" w14:textId="77777777" w:rsidR="00F26D09" w:rsidRPr="008851D2" w:rsidRDefault="00F26D09">
      <w:pPr>
        <w:pStyle w:val="Bibliography"/>
        <w:spacing w:line="240" w:lineRule="auto"/>
        <w:rPr>
          <w:sz w:val="20"/>
          <w:szCs w:val="20"/>
          <w:rPrChange w:id="2243" w:author="Arfa Aijazi" w:date="2023-12-25T17:03:00Z">
            <w:rPr/>
          </w:rPrChange>
        </w:rPr>
        <w:pPrChange w:id="2244" w:author="Arfa Aijazi" w:date="2023-12-25T17:03:00Z">
          <w:pPr>
            <w:pStyle w:val="Bibliography"/>
          </w:pPr>
        </w:pPrChange>
      </w:pPr>
      <w:r w:rsidRPr="008851D2">
        <w:rPr>
          <w:sz w:val="20"/>
          <w:szCs w:val="20"/>
          <w:rPrChange w:id="2245" w:author="Arfa Aijazi" w:date="2023-12-25T17:03:00Z">
            <w:rPr/>
          </w:rPrChange>
        </w:rPr>
        <w:t>91.</w:t>
      </w:r>
      <w:r w:rsidRPr="008851D2">
        <w:rPr>
          <w:sz w:val="20"/>
          <w:szCs w:val="20"/>
          <w:rPrChange w:id="2246" w:author="Arfa Aijazi" w:date="2023-12-25T17:03:00Z">
            <w:rPr/>
          </w:rPrChange>
        </w:rPr>
        <w:tab/>
        <w:t xml:space="preserve">Parkinson, T. </w:t>
      </w:r>
      <w:r w:rsidRPr="008851D2">
        <w:rPr>
          <w:i/>
          <w:iCs/>
          <w:sz w:val="20"/>
          <w:szCs w:val="20"/>
          <w:rPrChange w:id="2247" w:author="Arfa Aijazi" w:date="2023-12-25T17:03:00Z">
            <w:rPr>
              <w:i/>
              <w:iCs/>
            </w:rPr>
          </w:rPrChange>
        </w:rPr>
        <w:t>et al.</w:t>
      </w:r>
      <w:r w:rsidRPr="008851D2">
        <w:rPr>
          <w:sz w:val="20"/>
          <w:szCs w:val="20"/>
          <w:rPrChange w:id="2248" w:author="Arfa Aijazi" w:date="2023-12-25T17:03:00Z">
            <w:rPr/>
          </w:rPrChange>
        </w:rPr>
        <w:t xml:space="preserve"> ASHRAE global database of thermal comfort field measurements. (2022).</w:t>
      </w:r>
    </w:p>
    <w:p w14:paraId="0632E9DA" w14:textId="77777777" w:rsidR="00F26D09" w:rsidRPr="008851D2" w:rsidRDefault="00F26D09">
      <w:pPr>
        <w:pStyle w:val="Bibliography"/>
        <w:spacing w:line="240" w:lineRule="auto"/>
        <w:rPr>
          <w:sz w:val="20"/>
          <w:szCs w:val="20"/>
          <w:rPrChange w:id="2249" w:author="Arfa Aijazi" w:date="2023-12-25T17:03:00Z">
            <w:rPr/>
          </w:rPrChange>
        </w:rPr>
        <w:pPrChange w:id="2250" w:author="Arfa Aijazi" w:date="2023-12-25T17:03:00Z">
          <w:pPr>
            <w:pStyle w:val="Bibliography"/>
          </w:pPr>
        </w:pPrChange>
      </w:pPr>
      <w:r w:rsidRPr="008851D2">
        <w:rPr>
          <w:sz w:val="20"/>
          <w:szCs w:val="20"/>
          <w:rPrChange w:id="2251" w:author="Arfa Aijazi" w:date="2023-12-25T17:03:00Z">
            <w:rPr/>
          </w:rPrChange>
        </w:rPr>
        <w:t>92.</w:t>
      </w:r>
      <w:r w:rsidRPr="008851D2">
        <w:rPr>
          <w:sz w:val="20"/>
          <w:szCs w:val="20"/>
          <w:rPrChange w:id="2252" w:author="Arfa Aijazi" w:date="2023-12-25T17:03:00Z">
            <w:rPr/>
          </w:rPrChange>
        </w:rPr>
        <w:tab/>
        <w:t xml:space="preserve">Gagge, A. P., Stolwijk, J. &amp; Nishi, Y. An Effective Temperature Scale Based on a Simple Model of Human Physiological Regulatory Response. </w:t>
      </w:r>
      <w:r w:rsidRPr="008851D2">
        <w:rPr>
          <w:i/>
          <w:iCs/>
          <w:sz w:val="20"/>
          <w:szCs w:val="20"/>
          <w:rPrChange w:id="2253" w:author="Arfa Aijazi" w:date="2023-12-25T17:03:00Z">
            <w:rPr>
              <w:i/>
              <w:iCs/>
            </w:rPr>
          </w:rPrChange>
        </w:rPr>
        <w:t>ASHRAE Trans</w:t>
      </w:r>
      <w:r w:rsidRPr="008851D2">
        <w:rPr>
          <w:sz w:val="20"/>
          <w:szCs w:val="20"/>
          <w:rPrChange w:id="2254" w:author="Arfa Aijazi" w:date="2023-12-25T17:03:00Z">
            <w:rPr/>
          </w:rPrChange>
        </w:rPr>
        <w:t xml:space="preserve"> </w:t>
      </w:r>
      <w:r w:rsidRPr="008851D2">
        <w:rPr>
          <w:b/>
          <w:bCs/>
          <w:sz w:val="20"/>
          <w:szCs w:val="20"/>
          <w:rPrChange w:id="2255" w:author="Arfa Aijazi" w:date="2023-12-25T17:03:00Z">
            <w:rPr>
              <w:b/>
              <w:bCs/>
            </w:rPr>
          </w:rPrChange>
        </w:rPr>
        <w:t>77</w:t>
      </w:r>
      <w:r w:rsidRPr="008851D2">
        <w:rPr>
          <w:sz w:val="20"/>
          <w:szCs w:val="20"/>
          <w:rPrChange w:id="2256" w:author="Arfa Aijazi" w:date="2023-12-25T17:03:00Z">
            <w:rPr/>
          </w:rPrChange>
        </w:rPr>
        <w:t>, 247–257 (1971).</w:t>
      </w:r>
    </w:p>
    <w:p w14:paraId="6A41F475" w14:textId="77777777" w:rsidR="00F26D09" w:rsidRPr="008851D2" w:rsidRDefault="00F26D09">
      <w:pPr>
        <w:pStyle w:val="Bibliography"/>
        <w:spacing w:line="240" w:lineRule="auto"/>
        <w:rPr>
          <w:sz w:val="20"/>
          <w:szCs w:val="20"/>
          <w:rPrChange w:id="2257" w:author="Arfa Aijazi" w:date="2023-12-25T17:03:00Z">
            <w:rPr/>
          </w:rPrChange>
        </w:rPr>
        <w:pPrChange w:id="2258" w:author="Arfa Aijazi" w:date="2023-12-25T17:03:00Z">
          <w:pPr>
            <w:pStyle w:val="Bibliography"/>
          </w:pPr>
        </w:pPrChange>
      </w:pPr>
      <w:r w:rsidRPr="008851D2">
        <w:rPr>
          <w:sz w:val="20"/>
          <w:szCs w:val="20"/>
          <w:rPrChange w:id="2259" w:author="Arfa Aijazi" w:date="2023-12-25T17:03:00Z">
            <w:rPr/>
          </w:rPrChange>
        </w:rPr>
        <w:t>93.</w:t>
      </w:r>
      <w:r w:rsidRPr="008851D2">
        <w:rPr>
          <w:sz w:val="20"/>
          <w:szCs w:val="20"/>
          <w:rPrChange w:id="2260" w:author="Arfa Aijazi" w:date="2023-12-25T17:03:00Z">
            <w:rPr/>
          </w:rPrChange>
        </w:rPr>
        <w:tab/>
        <w:t xml:space="preserve">Schweiker, M. </w:t>
      </w:r>
      <w:r w:rsidRPr="008851D2">
        <w:rPr>
          <w:i/>
          <w:iCs/>
          <w:sz w:val="20"/>
          <w:szCs w:val="20"/>
          <w:rPrChange w:id="2261" w:author="Arfa Aijazi" w:date="2023-12-25T17:03:00Z">
            <w:rPr>
              <w:i/>
              <w:iCs/>
            </w:rPr>
          </w:rPrChange>
        </w:rPr>
        <w:t>et al.</w:t>
      </w:r>
      <w:r w:rsidRPr="008851D2">
        <w:rPr>
          <w:sz w:val="20"/>
          <w:szCs w:val="20"/>
          <w:rPrChange w:id="2262" w:author="Arfa Aijazi" w:date="2023-12-25T17:03:00Z">
            <w:rPr/>
          </w:rPrChange>
        </w:rPr>
        <w:t xml:space="preserve"> comf: Models and Equations for Human Comfort Research. (2022).</w:t>
      </w:r>
    </w:p>
    <w:p w14:paraId="7F4C2968" w14:textId="77777777" w:rsidR="00F26D09" w:rsidRPr="008851D2" w:rsidRDefault="00F26D09">
      <w:pPr>
        <w:pStyle w:val="Bibliography"/>
        <w:spacing w:line="240" w:lineRule="auto"/>
        <w:rPr>
          <w:sz w:val="20"/>
          <w:szCs w:val="20"/>
          <w:rPrChange w:id="2263" w:author="Arfa Aijazi" w:date="2023-12-25T17:03:00Z">
            <w:rPr/>
          </w:rPrChange>
        </w:rPr>
        <w:pPrChange w:id="2264" w:author="Arfa Aijazi" w:date="2023-12-25T17:03:00Z">
          <w:pPr>
            <w:pStyle w:val="Bibliography"/>
          </w:pPr>
        </w:pPrChange>
      </w:pPr>
      <w:r w:rsidRPr="008851D2">
        <w:rPr>
          <w:sz w:val="20"/>
          <w:szCs w:val="20"/>
          <w:rPrChange w:id="2265" w:author="Arfa Aijazi" w:date="2023-12-25T17:03:00Z">
            <w:rPr/>
          </w:rPrChange>
        </w:rPr>
        <w:t>94.</w:t>
      </w:r>
      <w:r w:rsidRPr="008851D2">
        <w:rPr>
          <w:sz w:val="20"/>
          <w:szCs w:val="20"/>
          <w:rPrChange w:id="2266" w:author="Arfa Aijazi" w:date="2023-12-25T17:03:00Z">
            <w:rPr/>
          </w:rPrChange>
        </w:rPr>
        <w:tab/>
        <w:t xml:space="preserve">Dawe, M., Raftery, P., Woolley, J., Schiavon, S. &amp; Bauman, F. Comparison of mean radiant and air temperatures in mechanically-conditioned commercial buildings from over 200,000 field and laboratory measurements. </w:t>
      </w:r>
      <w:r w:rsidRPr="008851D2">
        <w:rPr>
          <w:i/>
          <w:iCs/>
          <w:sz w:val="20"/>
          <w:szCs w:val="20"/>
          <w:rPrChange w:id="2267" w:author="Arfa Aijazi" w:date="2023-12-25T17:03:00Z">
            <w:rPr>
              <w:i/>
              <w:iCs/>
            </w:rPr>
          </w:rPrChange>
        </w:rPr>
        <w:t>Energy Build.</w:t>
      </w:r>
      <w:r w:rsidRPr="008851D2">
        <w:rPr>
          <w:sz w:val="20"/>
          <w:szCs w:val="20"/>
          <w:rPrChange w:id="2268" w:author="Arfa Aijazi" w:date="2023-12-25T17:03:00Z">
            <w:rPr/>
          </w:rPrChange>
        </w:rPr>
        <w:t xml:space="preserve"> </w:t>
      </w:r>
      <w:r w:rsidRPr="008851D2">
        <w:rPr>
          <w:b/>
          <w:bCs/>
          <w:sz w:val="20"/>
          <w:szCs w:val="20"/>
          <w:rPrChange w:id="2269" w:author="Arfa Aijazi" w:date="2023-12-25T17:03:00Z">
            <w:rPr>
              <w:b/>
              <w:bCs/>
            </w:rPr>
          </w:rPrChange>
        </w:rPr>
        <w:t>206</w:t>
      </w:r>
      <w:r w:rsidRPr="008851D2">
        <w:rPr>
          <w:sz w:val="20"/>
          <w:szCs w:val="20"/>
          <w:rPrChange w:id="2270" w:author="Arfa Aijazi" w:date="2023-12-25T17:03:00Z">
            <w:rPr/>
          </w:rPrChange>
        </w:rPr>
        <w:t>, 109582 (2020).</w:t>
      </w:r>
    </w:p>
    <w:p w14:paraId="27DD731E" w14:textId="77777777" w:rsidR="00F26D09" w:rsidRPr="008851D2" w:rsidRDefault="00F26D09">
      <w:pPr>
        <w:pStyle w:val="Bibliography"/>
        <w:spacing w:line="240" w:lineRule="auto"/>
        <w:rPr>
          <w:sz w:val="20"/>
          <w:szCs w:val="20"/>
          <w:rPrChange w:id="2271" w:author="Arfa Aijazi" w:date="2023-12-25T17:03:00Z">
            <w:rPr/>
          </w:rPrChange>
        </w:rPr>
        <w:pPrChange w:id="2272" w:author="Arfa Aijazi" w:date="2023-12-25T17:03:00Z">
          <w:pPr>
            <w:pStyle w:val="Bibliography"/>
          </w:pPr>
        </w:pPrChange>
      </w:pPr>
      <w:r w:rsidRPr="008851D2">
        <w:rPr>
          <w:sz w:val="20"/>
          <w:szCs w:val="20"/>
          <w:rPrChange w:id="2273" w:author="Arfa Aijazi" w:date="2023-12-25T17:03:00Z">
            <w:rPr/>
          </w:rPrChange>
        </w:rPr>
        <w:t>95.</w:t>
      </w:r>
      <w:r w:rsidRPr="008851D2">
        <w:rPr>
          <w:sz w:val="20"/>
          <w:szCs w:val="20"/>
          <w:rPrChange w:id="2274" w:author="Arfa Aijazi" w:date="2023-12-25T17:03:00Z">
            <w:rPr/>
          </w:rPrChange>
        </w:rPr>
        <w:tab/>
        <w:t xml:space="preserve">ASHRAE. </w:t>
      </w:r>
      <w:r w:rsidRPr="008851D2">
        <w:rPr>
          <w:i/>
          <w:iCs/>
          <w:sz w:val="20"/>
          <w:szCs w:val="20"/>
          <w:rPrChange w:id="2275" w:author="Arfa Aijazi" w:date="2023-12-25T17:03:00Z">
            <w:rPr>
              <w:i/>
              <w:iCs/>
            </w:rPr>
          </w:rPrChange>
        </w:rPr>
        <w:t>Thermal Environmental Conditions for Human Occupancy</w:t>
      </w:r>
      <w:r w:rsidRPr="008851D2">
        <w:rPr>
          <w:sz w:val="20"/>
          <w:szCs w:val="20"/>
          <w:rPrChange w:id="2276" w:author="Arfa Aijazi" w:date="2023-12-25T17:03:00Z">
            <w:rPr/>
          </w:rPrChange>
        </w:rPr>
        <w:t>. https://www.ashrae.org/technical-resources/bookstore/standard-55-thermal-environmental-conditions-for-human-occupancy (2020).</w:t>
      </w:r>
    </w:p>
    <w:p w14:paraId="759614CC" w14:textId="77777777" w:rsidR="00F26D09" w:rsidRPr="008851D2" w:rsidRDefault="00F26D09">
      <w:pPr>
        <w:pStyle w:val="Bibliography"/>
        <w:spacing w:line="240" w:lineRule="auto"/>
        <w:rPr>
          <w:sz w:val="20"/>
          <w:szCs w:val="20"/>
          <w:rPrChange w:id="2277" w:author="Arfa Aijazi" w:date="2023-12-25T17:03:00Z">
            <w:rPr/>
          </w:rPrChange>
        </w:rPr>
        <w:pPrChange w:id="2278" w:author="Arfa Aijazi" w:date="2023-12-25T17:03:00Z">
          <w:pPr>
            <w:pStyle w:val="Bibliography"/>
          </w:pPr>
        </w:pPrChange>
      </w:pPr>
      <w:r w:rsidRPr="008851D2">
        <w:rPr>
          <w:sz w:val="20"/>
          <w:szCs w:val="20"/>
          <w:rPrChange w:id="2279" w:author="Arfa Aijazi" w:date="2023-12-25T17:03:00Z">
            <w:rPr/>
          </w:rPrChange>
        </w:rPr>
        <w:t>96.</w:t>
      </w:r>
      <w:r w:rsidRPr="008851D2">
        <w:rPr>
          <w:sz w:val="20"/>
          <w:szCs w:val="20"/>
          <w:rPrChange w:id="2280" w:author="Arfa Aijazi" w:date="2023-12-25T17:03:00Z">
            <w:rPr/>
          </w:rPrChange>
        </w:rPr>
        <w:tab/>
        <w:t xml:space="preserve">Lapillonne, B. </w:t>
      </w:r>
      <w:r w:rsidRPr="008851D2">
        <w:rPr>
          <w:i/>
          <w:iCs/>
          <w:sz w:val="20"/>
          <w:szCs w:val="20"/>
          <w:rPrChange w:id="2281" w:author="Arfa Aijazi" w:date="2023-12-25T17:03:00Z">
            <w:rPr>
              <w:i/>
              <w:iCs/>
            </w:rPr>
          </w:rPrChange>
        </w:rPr>
        <w:t>Future of Air-Conditioning</w:t>
      </w:r>
      <w:r w:rsidRPr="008851D2">
        <w:rPr>
          <w:sz w:val="20"/>
          <w:szCs w:val="20"/>
          <w:rPrChange w:id="2282" w:author="Arfa Aijazi" w:date="2023-12-25T17:03:00Z">
            <w:rPr/>
          </w:rPrChange>
        </w:rPr>
        <w:t>. https://www.enerdata.net/publications/executive-briefing/the-future-air-conditioning-global-demand.html (2019).</w:t>
      </w:r>
    </w:p>
    <w:p w14:paraId="19A8BA37" w14:textId="77777777" w:rsidR="00F26D09" w:rsidRPr="008851D2" w:rsidRDefault="00F26D09">
      <w:pPr>
        <w:pStyle w:val="Bibliography"/>
        <w:spacing w:line="240" w:lineRule="auto"/>
        <w:rPr>
          <w:sz w:val="20"/>
          <w:szCs w:val="20"/>
          <w:rPrChange w:id="2283" w:author="Arfa Aijazi" w:date="2023-12-25T17:03:00Z">
            <w:rPr/>
          </w:rPrChange>
        </w:rPr>
        <w:pPrChange w:id="2284" w:author="Arfa Aijazi" w:date="2023-12-25T17:03:00Z">
          <w:pPr>
            <w:pStyle w:val="Bibliography"/>
          </w:pPr>
        </w:pPrChange>
      </w:pPr>
      <w:r w:rsidRPr="008851D2">
        <w:rPr>
          <w:sz w:val="20"/>
          <w:szCs w:val="20"/>
          <w:rPrChange w:id="2285" w:author="Arfa Aijazi" w:date="2023-12-25T17:03:00Z">
            <w:rPr/>
          </w:rPrChange>
        </w:rPr>
        <w:t>97.</w:t>
      </w:r>
      <w:r w:rsidRPr="008851D2">
        <w:rPr>
          <w:sz w:val="20"/>
          <w:szCs w:val="20"/>
          <w:rPrChange w:id="2286" w:author="Arfa Aijazi" w:date="2023-12-25T17:03:00Z">
            <w:rPr/>
          </w:rPrChange>
        </w:rPr>
        <w:tab/>
        <w:t xml:space="preserve">Winter Storm Uri. </w:t>
      </w:r>
      <w:r w:rsidRPr="008851D2">
        <w:rPr>
          <w:i/>
          <w:iCs/>
          <w:sz w:val="20"/>
          <w:szCs w:val="20"/>
          <w:rPrChange w:id="2287" w:author="Arfa Aijazi" w:date="2023-12-25T17:03:00Z">
            <w:rPr>
              <w:i/>
              <w:iCs/>
            </w:rPr>
          </w:rPrChange>
        </w:rPr>
        <w:t>Federal Communications Commission</w:t>
      </w:r>
      <w:r w:rsidRPr="008851D2">
        <w:rPr>
          <w:sz w:val="20"/>
          <w:szCs w:val="20"/>
          <w:rPrChange w:id="2288" w:author="Arfa Aijazi" w:date="2023-12-25T17:03:00Z">
            <w:rPr/>
          </w:rPrChange>
        </w:rPr>
        <w:t xml:space="preserve"> https://www.fcc.gov/uri (2021).</w:t>
      </w:r>
    </w:p>
    <w:p w14:paraId="78FC9D3A" w14:textId="77777777" w:rsidR="00F26D09" w:rsidRPr="008851D2" w:rsidRDefault="00F26D09">
      <w:pPr>
        <w:pStyle w:val="Bibliography"/>
        <w:spacing w:line="240" w:lineRule="auto"/>
        <w:rPr>
          <w:sz w:val="20"/>
          <w:szCs w:val="20"/>
          <w:rPrChange w:id="2289" w:author="Arfa Aijazi" w:date="2023-12-25T17:03:00Z">
            <w:rPr/>
          </w:rPrChange>
        </w:rPr>
        <w:pPrChange w:id="2290" w:author="Arfa Aijazi" w:date="2023-12-25T17:03:00Z">
          <w:pPr>
            <w:pStyle w:val="Bibliography"/>
          </w:pPr>
        </w:pPrChange>
      </w:pPr>
      <w:r w:rsidRPr="008851D2">
        <w:rPr>
          <w:sz w:val="20"/>
          <w:szCs w:val="20"/>
          <w:rPrChange w:id="2291" w:author="Arfa Aijazi" w:date="2023-12-25T17:03:00Z">
            <w:rPr/>
          </w:rPrChange>
        </w:rPr>
        <w:t>98.</w:t>
      </w:r>
      <w:r w:rsidRPr="008851D2">
        <w:rPr>
          <w:sz w:val="20"/>
          <w:szCs w:val="20"/>
          <w:rPrChange w:id="2292" w:author="Arfa Aijazi" w:date="2023-12-25T17:03:00Z">
            <w:rPr/>
          </w:rPrChange>
        </w:rPr>
        <w:tab/>
        <w:t xml:space="preserve">Doan, L. How Many Millions Are Without Power in Texas? It’s Impossible to Know for Sure. </w:t>
      </w:r>
      <w:r w:rsidRPr="008851D2">
        <w:rPr>
          <w:i/>
          <w:iCs/>
          <w:sz w:val="20"/>
          <w:szCs w:val="20"/>
          <w:rPrChange w:id="2293" w:author="Arfa Aijazi" w:date="2023-12-25T17:03:00Z">
            <w:rPr>
              <w:i/>
              <w:iCs/>
            </w:rPr>
          </w:rPrChange>
        </w:rPr>
        <w:t>Time</w:t>
      </w:r>
      <w:r w:rsidRPr="008851D2">
        <w:rPr>
          <w:sz w:val="20"/>
          <w:szCs w:val="20"/>
          <w:rPrChange w:id="2294" w:author="Arfa Aijazi" w:date="2023-12-25T17:03:00Z">
            <w:rPr/>
          </w:rPrChange>
        </w:rPr>
        <w:t xml:space="preserve"> (2021).</w:t>
      </w:r>
    </w:p>
    <w:p w14:paraId="0E28C4B1" w14:textId="77777777" w:rsidR="00F26D09" w:rsidRPr="008851D2" w:rsidRDefault="00F26D09">
      <w:pPr>
        <w:pStyle w:val="Bibliography"/>
        <w:spacing w:line="240" w:lineRule="auto"/>
        <w:rPr>
          <w:sz w:val="20"/>
          <w:szCs w:val="20"/>
          <w:rPrChange w:id="2295" w:author="Arfa Aijazi" w:date="2023-12-25T17:03:00Z">
            <w:rPr/>
          </w:rPrChange>
        </w:rPr>
        <w:pPrChange w:id="2296" w:author="Arfa Aijazi" w:date="2023-12-25T17:03:00Z">
          <w:pPr>
            <w:pStyle w:val="Bibliography"/>
          </w:pPr>
        </w:pPrChange>
      </w:pPr>
      <w:r w:rsidRPr="008851D2">
        <w:rPr>
          <w:sz w:val="20"/>
          <w:szCs w:val="20"/>
          <w:rPrChange w:id="2297" w:author="Arfa Aijazi" w:date="2023-12-25T17:03:00Z">
            <w:rPr/>
          </w:rPrChange>
        </w:rPr>
        <w:t>99.</w:t>
      </w:r>
      <w:r w:rsidRPr="008851D2">
        <w:rPr>
          <w:sz w:val="20"/>
          <w:szCs w:val="20"/>
          <w:rPrChange w:id="2298" w:author="Arfa Aijazi" w:date="2023-12-25T17:03:00Z">
            <w:rPr/>
          </w:rPrChange>
        </w:rPr>
        <w:tab/>
        <w:t>Texas uses natural gas for electricity generation and home heating. https://www.eia.gov/todayinenergy/detail.php?id=47116.</w:t>
      </w:r>
    </w:p>
    <w:p w14:paraId="4D0E6F20" w14:textId="77777777" w:rsidR="00F26D09" w:rsidRPr="008851D2" w:rsidRDefault="00F26D09">
      <w:pPr>
        <w:pStyle w:val="Bibliography"/>
        <w:spacing w:line="240" w:lineRule="auto"/>
        <w:rPr>
          <w:sz w:val="20"/>
          <w:szCs w:val="20"/>
          <w:rPrChange w:id="2299" w:author="Arfa Aijazi" w:date="2023-12-25T17:03:00Z">
            <w:rPr/>
          </w:rPrChange>
        </w:rPr>
        <w:pPrChange w:id="2300" w:author="Arfa Aijazi" w:date="2023-12-25T17:03:00Z">
          <w:pPr>
            <w:pStyle w:val="Bibliography"/>
          </w:pPr>
        </w:pPrChange>
      </w:pPr>
      <w:r w:rsidRPr="008851D2">
        <w:rPr>
          <w:sz w:val="20"/>
          <w:szCs w:val="20"/>
          <w:rPrChange w:id="2301" w:author="Arfa Aijazi" w:date="2023-12-25T17:03:00Z">
            <w:rPr/>
          </w:rPrChange>
        </w:rPr>
        <w:t>100.</w:t>
      </w:r>
      <w:r w:rsidRPr="008851D2">
        <w:rPr>
          <w:sz w:val="20"/>
          <w:szCs w:val="20"/>
          <w:rPrChange w:id="2302" w:author="Arfa Aijazi" w:date="2023-12-25T17:03:00Z">
            <w:rPr/>
          </w:rPrChange>
        </w:rPr>
        <w:tab/>
        <w:t xml:space="preserve">Subramanian, S. </w:t>
      </w:r>
      <w:r w:rsidRPr="008851D2">
        <w:rPr>
          <w:i/>
          <w:iCs/>
          <w:sz w:val="20"/>
          <w:szCs w:val="20"/>
          <w:rPrChange w:id="2303" w:author="Arfa Aijazi" w:date="2023-12-25T17:03:00Z">
            <w:rPr>
              <w:i/>
              <w:iCs/>
            </w:rPr>
          </w:rPrChange>
        </w:rPr>
        <w:t>et al.</w:t>
      </w:r>
      <w:r w:rsidRPr="008851D2">
        <w:rPr>
          <w:sz w:val="20"/>
          <w:szCs w:val="20"/>
          <w:rPrChange w:id="2304" w:author="Arfa Aijazi" w:date="2023-12-25T17:03:00Z">
            <w:rPr/>
          </w:rPrChange>
        </w:rPr>
        <w:t xml:space="preserve"> </w:t>
      </w:r>
      <w:r w:rsidRPr="008851D2">
        <w:rPr>
          <w:i/>
          <w:iCs/>
          <w:sz w:val="20"/>
          <w:szCs w:val="20"/>
          <w:rPrChange w:id="2305" w:author="Arfa Aijazi" w:date="2023-12-25T17:03:00Z">
            <w:rPr>
              <w:i/>
              <w:iCs/>
            </w:rPr>
          </w:rPrChange>
        </w:rPr>
        <w:t>2022 State Energy Efficiency Scorecard</w:t>
      </w:r>
      <w:r w:rsidRPr="008851D2">
        <w:rPr>
          <w:sz w:val="20"/>
          <w:szCs w:val="20"/>
          <w:rPrChange w:id="2306" w:author="Arfa Aijazi" w:date="2023-12-25T17:03:00Z">
            <w:rPr/>
          </w:rPrChange>
        </w:rPr>
        <w:t>. (2022).</w:t>
      </w:r>
    </w:p>
    <w:p w14:paraId="3DC9FAA3" w14:textId="77777777" w:rsidR="00F26D09" w:rsidRPr="008851D2" w:rsidRDefault="00F26D09">
      <w:pPr>
        <w:pStyle w:val="Bibliography"/>
        <w:spacing w:line="240" w:lineRule="auto"/>
        <w:rPr>
          <w:sz w:val="20"/>
          <w:szCs w:val="20"/>
          <w:rPrChange w:id="2307" w:author="Arfa Aijazi" w:date="2023-12-25T17:03:00Z">
            <w:rPr/>
          </w:rPrChange>
        </w:rPr>
        <w:pPrChange w:id="2308" w:author="Arfa Aijazi" w:date="2023-12-25T17:03:00Z">
          <w:pPr>
            <w:pStyle w:val="Bibliography"/>
          </w:pPr>
        </w:pPrChange>
      </w:pPr>
      <w:r w:rsidRPr="008851D2">
        <w:rPr>
          <w:sz w:val="20"/>
          <w:szCs w:val="20"/>
          <w:rPrChange w:id="2309" w:author="Arfa Aijazi" w:date="2023-12-25T17:03:00Z">
            <w:rPr/>
          </w:rPrChange>
        </w:rPr>
        <w:t>101.</w:t>
      </w:r>
      <w:r w:rsidRPr="008851D2">
        <w:rPr>
          <w:sz w:val="20"/>
          <w:szCs w:val="20"/>
          <w:rPrChange w:id="2310" w:author="Arfa Aijazi" w:date="2023-12-25T17:03:00Z">
            <w:rPr/>
          </w:rPrChange>
        </w:rPr>
        <w:tab/>
        <w:t xml:space="preserve">Hellerstedt, J. </w:t>
      </w:r>
      <w:r w:rsidRPr="008851D2">
        <w:rPr>
          <w:i/>
          <w:iCs/>
          <w:sz w:val="20"/>
          <w:szCs w:val="20"/>
          <w:rPrChange w:id="2311" w:author="Arfa Aijazi" w:date="2023-12-25T17:03:00Z">
            <w:rPr>
              <w:i/>
              <w:iCs/>
            </w:rPr>
          </w:rPrChange>
        </w:rPr>
        <w:t>February 2021 Winter Storm-Related Deaths – Texas</w:t>
      </w:r>
      <w:r w:rsidRPr="008851D2">
        <w:rPr>
          <w:sz w:val="20"/>
          <w:szCs w:val="20"/>
          <w:rPrChange w:id="2312" w:author="Arfa Aijazi" w:date="2023-12-25T17:03:00Z">
            <w:rPr/>
          </w:rPrChange>
        </w:rPr>
        <w:t>. https://www.dshs.texas.gov/news/updates/SMOC_FebWinterStorm_MortalitySurvReport_12-30-21.pdf (2021).</w:t>
      </w:r>
    </w:p>
    <w:p w14:paraId="08A11B28" w14:textId="77777777" w:rsidR="00F26D09" w:rsidRPr="008851D2" w:rsidRDefault="00F26D09">
      <w:pPr>
        <w:pStyle w:val="Bibliography"/>
        <w:spacing w:line="240" w:lineRule="auto"/>
        <w:rPr>
          <w:sz w:val="20"/>
          <w:szCs w:val="20"/>
          <w:rPrChange w:id="2313" w:author="Arfa Aijazi" w:date="2023-12-25T17:03:00Z">
            <w:rPr/>
          </w:rPrChange>
        </w:rPr>
        <w:pPrChange w:id="2314" w:author="Arfa Aijazi" w:date="2023-12-25T17:03:00Z">
          <w:pPr>
            <w:pStyle w:val="Bibliography"/>
          </w:pPr>
        </w:pPrChange>
      </w:pPr>
      <w:r w:rsidRPr="008851D2">
        <w:rPr>
          <w:sz w:val="20"/>
          <w:szCs w:val="20"/>
          <w:rPrChange w:id="2315" w:author="Arfa Aijazi" w:date="2023-12-25T17:03:00Z">
            <w:rPr/>
          </w:rPrChange>
        </w:rPr>
        <w:t>102.</w:t>
      </w:r>
      <w:r w:rsidRPr="008851D2">
        <w:rPr>
          <w:sz w:val="20"/>
          <w:szCs w:val="20"/>
          <w:rPrChange w:id="2316" w:author="Arfa Aijazi" w:date="2023-12-25T17:03:00Z">
            <w:rPr/>
          </w:rPrChange>
        </w:rPr>
        <w:tab/>
        <w:t>U.S. DOE. EnergyPlus. (2022).</w:t>
      </w:r>
    </w:p>
    <w:p w14:paraId="279B7C23" w14:textId="77777777" w:rsidR="00F26D09" w:rsidRPr="008851D2" w:rsidRDefault="00F26D09">
      <w:pPr>
        <w:pStyle w:val="Bibliography"/>
        <w:spacing w:line="240" w:lineRule="auto"/>
        <w:rPr>
          <w:sz w:val="20"/>
          <w:szCs w:val="20"/>
          <w:rPrChange w:id="2317" w:author="Arfa Aijazi" w:date="2023-12-25T17:03:00Z">
            <w:rPr/>
          </w:rPrChange>
        </w:rPr>
        <w:pPrChange w:id="2318" w:author="Arfa Aijazi" w:date="2023-12-25T17:03:00Z">
          <w:pPr>
            <w:pStyle w:val="Bibliography"/>
          </w:pPr>
        </w:pPrChange>
      </w:pPr>
      <w:r w:rsidRPr="008851D2">
        <w:rPr>
          <w:sz w:val="20"/>
          <w:szCs w:val="20"/>
          <w:rPrChange w:id="2319" w:author="Arfa Aijazi" w:date="2023-12-25T17:03:00Z">
            <w:rPr/>
          </w:rPrChange>
        </w:rPr>
        <w:t>103.</w:t>
      </w:r>
      <w:r w:rsidRPr="008851D2">
        <w:rPr>
          <w:sz w:val="20"/>
          <w:szCs w:val="20"/>
          <w:rPrChange w:id="2320" w:author="Arfa Aijazi" w:date="2023-12-25T17:03:00Z">
            <w:rPr/>
          </w:rPrChange>
        </w:rPr>
        <w:tab/>
        <w:t>Texas Building Permit Data - Texas Real Estate Research Center. https://www.recenter.tamu.edu:443/data/building-permits.</w:t>
      </w:r>
    </w:p>
    <w:p w14:paraId="12F623CF" w14:textId="77777777" w:rsidR="00F26D09" w:rsidRPr="008851D2" w:rsidRDefault="00F26D09">
      <w:pPr>
        <w:pStyle w:val="Bibliography"/>
        <w:spacing w:line="240" w:lineRule="auto"/>
        <w:rPr>
          <w:sz w:val="20"/>
          <w:szCs w:val="20"/>
          <w:rPrChange w:id="2321" w:author="Arfa Aijazi" w:date="2023-12-25T17:03:00Z">
            <w:rPr/>
          </w:rPrChange>
        </w:rPr>
        <w:pPrChange w:id="2322" w:author="Arfa Aijazi" w:date="2023-12-25T17:03:00Z">
          <w:pPr>
            <w:pStyle w:val="Bibliography"/>
          </w:pPr>
        </w:pPrChange>
      </w:pPr>
      <w:r w:rsidRPr="008851D2">
        <w:rPr>
          <w:sz w:val="20"/>
          <w:szCs w:val="20"/>
          <w:rPrChange w:id="2323" w:author="Arfa Aijazi" w:date="2023-12-25T17:03:00Z">
            <w:rPr/>
          </w:rPrChange>
        </w:rPr>
        <w:t>104.</w:t>
      </w:r>
      <w:r w:rsidRPr="008851D2">
        <w:rPr>
          <w:sz w:val="20"/>
          <w:szCs w:val="20"/>
          <w:rPrChange w:id="2324" w:author="Arfa Aijazi" w:date="2023-12-25T17:03:00Z">
            <w:rPr/>
          </w:rPrChange>
        </w:rPr>
        <w:tab/>
        <w:t>Texas Section-ASCE. Recommended Practice for the Design of Residential Foundations. (2007).</w:t>
      </w:r>
    </w:p>
    <w:p w14:paraId="07C86E8E" w14:textId="77777777" w:rsidR="00F26D09" w:rsidRPr="008851D2" w:rsidRDefault="00F26D09">
      <w:pPr>
        <w:pStyle w:val="Bibliography"/>
        <w:spacing w:line="240" w:lineRule="auto"/>
        <w:rPr>
          <w:sz w:val="20"/>
          <w:szCs w:val="20"/>
          <w:rPrChange w:id="2325" w:author="Arfa Aijazi" w:date="2023-12-25T17:03:00Z">
            <w:rPr/>
          </w:rPrChange>
        </w:rPr>
        <w:pPrChange w:id="2326" w:author="Arfa Aijazi" w:date="2023-12-25T17:03:00Z">
          <w:pPr>
            <w:pStyle w:val="Bibliography"/>
          </w:pPr>
        </w:pPrChange>
      </w:pPr>
      <w:r w:rsidRPr="008851D2">
        <w:rPr>
          <w:sz w:val="20"/>
          <w:szCs w:val="20"/>
          <w:rPrChange w:id="2327" w:author="Arfa Aijazi" w:date="2023-12-25T17:03:00Z">
            <w:rPr/>
          </w:rPrChange>
        </w:rPr>
        <w:t>105.</w:t>
      </w:r>
      <w:r w:rsidRPr="008851D2">
        <w:rPr>
          <w:sz w:val="20"/>
          <w:szCs w:val="20"/>
          <w:rPrChange w:id="2328" w:author="Arfa Aijazi" w:date="2023-12-25T17:03:00Z">
            <w:rPr/>
          </w:rPrChange>
        </w:rPr>
        <w:tab/>
        <w:t xml:space="preserve">Mendon, V. V. &amp; Taylor, Z. T. </w:t>
      </w:r>
      <w:r w:rsidRPr="008851D2">
        <w:rPr>
          <w:i/>
          <w:iCs/>
          <w:sz w:val="20"/>
          <w:szCs w:val="20"/>
          <w:rPrChange w:id="2329" w:author="Arfa Aijazi" w:date="2023-12-25T17:03:00Z">
            <w:rPr>
              <w:i/>
              <w:iCs/>
            </w:rPr>
          </w:rPrChange>
        </w:rPr>
        <w:t>Development of residential prototype building models and analysis system for large-scale energy efficiency studies using EnergyPlus</w:t>
      </w:r>
      <w:r w:rsidRPr="008851D2">
        <w:rPr>
          <w:sz w:val="20"/>
          <w:szCs w:val="20"/>
          <w:rPrChange w:id="2330" w:author="Arfa Aijazi" w:date="2023-12-25T17:03:00Z">
            <w:rPr/>
          </w:rPrChange>
        </w:rPr>
        <w:t>. (2014).</w:t>
      </w:r>
    </w:p>
    <w:p w14:paraId="2F45F376" w14:textId="77777777" w:rsidR="00F26D09" w:rsidRPr="008851D2" w:rsidRDefault="00F26D09">
      <w:pPr>
        <w:pStyle w:val="Bibliography"/>
        <w:spacing w:line="240" w:lineRule="auto"/>
        <w:rPr>
          <w:sz w:val="20"/>
          <w:szCs w:val="20"/>
          <w:rPrChange w:id="2331" w:author="Arfa Aijazi" w:date="2023-12-25T17:03:00Z">
            <w:rPr/>
          </w:rPrChange>
        </w:rPr>
        <w:pPrChange w:id="2332" w:author="Arfa Aijazi" w:date="2023-12-25T17:03:00Z">
          <w:pPr>
            <w:pStyle w:val="Bibliography"/>
          </w:pPr>
        </w:pPrChange>
      </w:pPr>
      <w:r w:rsidRPr="008851D2">
        <w:rPr>
          <w:sz w:val="20"/>
          <w:szCs w:val="20"/>
          <w:rPrChange w:id="2333" w:author="Arfa Aijazi" w:date="2023-12-25T17:03:00Z">
            <w:rPr/>
          </w:rPrChange>
        </w:rPr>
        <w:t>106.</w:t>
      </w:r>
      <w:r w:rsidRPr="008851D2">
        <w:rPr>
          <w:sz w:val="20"/>
          <w:szCs w:val="20"/>
          <w:rPrChange w:id="2334" w:author="Arfa Aijazi" w:date="2023-12-25T17:03:00Z">
            <w:rPr/>
          </w:rPrChange>
        </w:rPr>
        <w:tab/>
        <w:t xml:space="preserve">Taylor, Z., Mendon, V. &amp; Fernandez, N. </w:t>
      </w:r>
      <w:r w:rsidRPr="008851D2">
        <w:rPr>
          <w:i/>
          <w:iCs/>
          <w:sz w:val="20"/>
          <w:szCs w:val="20"/>
          <w:rPrChange w:id="2335" w:author="Arfa Aijazi" w:date="2023-12-25T17:03:00Z">
            <w:rPr>
              <w:i/>
              <w:iCs/>
            </w:rPr>
          </w:rPrChange>
        </w:rPr>
        <w:t>Methodology for Evaluating Cost-Effectiveness of Residential Energy Code Changes</w:t>
      </w:r>
      <w:r w:rsidRPr="008851D2">
        <w:rPr>
          <w:sz w:val="20"/>
          <w:szCs w:val="20"/>
          <w:rPrChange w:id="2336" w:author="Arfa Aijazi" w:date="2023-12-25T17:03:00Z">
            <w:rPr/>
          </w:rPrChange>
        </w:rPr>
        <w:t>. https://www.energycodes.gov/sites/default/files/2021-07/residential_methodology_2015.pdf (2015).</w:t>
      </w:r>
    </w:p>
    <w:p w14:paraId="2999C059" w14:textId="77777777" w:rsidR="00F26D09" w:rsidRPr="008851D2" w:rsidRDefault="00F26D09">
      <w:pPr>
        <w:pStyle w:val="Bibliography"/>
        <w:spacing w:line="240" w:lineRule="auto"/>
        <w:rPr>
          <w:sz w:val="20"/>
          <w:szCs w:val="20"/>
          <w:rPrChange w:id="2337" w:author="Arfa Aijazi" w:date="2023-12-25T17:03:00Z">
            <w:rPr/>
          </w:rPrChange>
        </w:rPr>
        <w:pPrChange w:id="2338" w:author="Arfa Aijazi" w:date="2023-12-25T17:03:00Z">
          <w:pPr>
            <w:pStyle w:val="Bibliography"/>
          </w:pPr>
        </w:pPrChange>
      </w:pPr>
      <w:r w:rsidRPr="008851D2">
        <w:rPr>
          <w:sz w:val="20"/>
          <w:szCs w:val="20"/>
          <w:rPrChange w:id="2339" w:author="Arfa Aijazi" w:date="2023-12-25T17:03:00Z">
            <w:rPr/>
          </w:rPrChange>
        </w:rPr>
        <w:t>107.</w:t>
      </w:r>
      <w:r w:rsidRPr="008851D2">
        <w:rPr>
          <w:sz w:val="20"/>
          <w:szCs w:val="20"/>
          <w:rPrChange w:id="2340" w:author="Arfa Aijazi" w:date="2023-12-25T17:03:00Z">
            <w:rPr/>
          </w:rPrChange>
        </w:rPr>
        <w:tab/>
        <w:t>Prototype Building Models | Building Energy Codes Program. https://www.energycodes.gov/prototype-building-models#Residential.</w:t>
      </w:r>
    </w:p>
    <w:p w14:paraId="561AF77B" w14:textId="7D6C97BF" w:rsidR="00A46F95" w:rsidRDefault="00306945">
      <w:pPr>
        <w:pStyle w:val="Heading1"/>
        <w:spacing w:line="240" w:lineRule="auto"/>
        <w:pPrChange w:id="2341" w:author="Arfa Aijazi" w:date="2023-12-25T17:03:00Z">
          <w:pPr>
            <w:pStyle w:val="Heading1"/>
            <w:spacing w:line="276" w:lineRule="auto"/>
          </w:pPr>
        </w:pPrChange>
      </w:pPr>
      <w:r w:rsidRPr="008851D2">
        <w:rPr>
          <w:sz w:val="20"/>
          <w:szCs w:val="20"/>
        </w:rPr>
        <w:fldChar w:fldCharType="end"/>
      </w:r>
      <w:r w:rsidR="00A46F95">
        <w:t>Acknowledgements</w:t>
      </w:r>
    </w:p>
    <w:p w14:paraId="639515A7" w14:textId="699A9A77"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w:t>
      </w:r>
      <w:del w:id="2342" w:author="luo maohui" w:date="2023-12-18T21:11:00Z">
        <w:r w:rsidDel="00A12AE1">
          <w:delText xml:space="preserve">and </w:delText>
        </w:r>
      </w:del>
      <w:r>
        <w:t xml:space="preserve">Dr. </w:t>
      </w:r>
      <w:proofErr w:type="spellStart"/>
      <w:r>
        <w:t>Yingdong</w:t>
      </w:r>
      <w:proofErr w:type="spellEnd"/>
      <w:r>
        <w:t xml:space="preserve"> He</w:t>
      </w:r>
      <w:ins w:id="2343" w:author="luo maohui" w:date="2023-12-18T21:11:00Z">
        <w:r w:rsidR="00A12AE1">
          <w:t xml:space="preserve">, and visiting PhD student Thomas </w:t>
        </w:r>
        <w:proofErr w:type="spellStart"/>
        <w:r w:rsidR="00A12AE1">
          <w:t>Hirn</w:t>
        </w:r>
      </w:ins>
      <w:proofErr w:type="spellEnd"/>
      <w:r>
        <w:t xml:space="preserve"> with the CBE at the University of California, Berkeley for their assistance with using the </w:t>
      </w:r>
      <w:r>
        <w:lastRenderedPageBreak/>
        <w:t>Controlled Environmental Chamber (CEC) and the thermal manikin</w:t>
      </w:r>
      <w:ins w:id="2344" w:author="Arfa Aijazi" w:date="2023-12-25T17:31:00Z">
        <w:r w:rsidR="004B5FC9">
          <w:t>,</w:t>
        </w:r>
      </w:ins>
      <w:r w:rsidR="00025846">
        <w:t xml:space="preserve"> </w:t>
      </w:r>
      <w:del w:id="2345" w:author="Arfa Aijazi" w:date="2023-12-25T17:31:00Z">
        <w:r w:rsidR="00025846" w:rsidDel="004B5FC9">
          <w:delText xml:space="preserve">and </w:delText>
        </w:r>
      </w:del>
      <w:r w:rsidR="002E3622">
        <w:t xml:space="preserve">Dr. </w:t>
      </w:r>
      <w:r w:rsidR="00025846">
        <w:t xml:space="preserve">Federico Tartarini, </w:t>
      </w:r>
      <w:r w:rsidR="00863756">
        <w:t>formerly affiliated with the Berkeley Education Alliance for Research in Singapore (BEARS), for his help with the case study methodology</w:t>
      </w:r>
      <w:ins w:id="2346" w:author="Arfa Aijazi" w:date="2023-12-25T17:31:00Z">
        <w:r w:rsidR="004B5FC9">
          <w:t xml:space="preserve">, and Dr. Carlos Duarte with CBE for his help estimating the power rating of conventional HVAC </w:t>
        </w:r>
      </w:ins>
      <w:ins w:id="2347" w:author="Arfa Aijazi" w:date="2023-12-25T17:32:00Z">
        <w:r w:rsidR="004B5FC9">
          <w:t>systems</w:t>
        </w:r>
      </w:ins>
      <w:r w:rsidR="00863756">
        <w:t xml:space="preserve">. </w:t>
      </w:r>
      <w:ins w:id="2348" w:author="Arfa Aijazi" w:date="2023-12-18T15:34:00Z">
        <w:r w:rsidR="003847D0" w:rsidRPr="008B513A">
          <w:t xml:space="preserve">We also </w:t>
        </w:r>
      </w:ins>
      <w:ins w:id="2349" w:author="Arfa Aijazi" w:date="2023-12-18T15:35:00Z">
        <w:r w:rsidR="003847D0" w:rsidRPr="008B513A">
          <w:t>acknowledge</w:t>
        </w:r>
      </w:ins>
      <w:ins w:id="2350" w:author="Arfa Aijazi" w:date="2023-12-18T15:34:00Z">
        <w:r w:rsidR="003847D0" w:rsidRPr="008B513A">
          <w:t xml:space="preserve"> that this study significantly builds upon a</w:t>
        </w:r>
      </w:ins>
      <w:ins w:id="2351" w:author="Arfa Aijazi" w:date="2023-12-18T15:35:00Z">
        <w:r w:rsidR="00C82EC0" w:rsidRPr="008B513A">
          <w:t xml:space="preserve"> thermal manikin</w:t>
        </w:r>
      </w:ins>
      <w:ins w:id="2352" w:author="Arfa Aijazi" w:date="2023-12-18T15:34:00Z">
        <w:r w:rsidR="003847D0" w:rsidRPr="008B513A">
          <w:t xml:space="preserve"> study conducted by </w:t>
        </w:r>
      </w:ins>
      <w:ins w:id="2353" w:author="Arfa Aijazi" w:date="2023-12-19T13:09:00Z">
        <w:r w:rsidR="008B513A">
          <w:t>Professor</w:t>
        </w:r>
      </w:ins>
      <w:ins w:id="2354" w:author="Arfa Aijazi" w:date="2023-12-18T15:34:00Z">
        <w:r w:rsidR="003847D0" w:rsidRPr="008B513A">
          <w:t xml:space="preserve"> </w:t>
        </w:r>
      </w:ins>
      <w:ins w:id="2355" w:author="Arfa Aijazi" w:date="2023-12-19T13:07:00Z">
        <w:r w:rsidR="008B513A">
          <w:t xml:space="preserve">Young-Hum </w:t>
        </w:r>
      </w:ins>
      <w:ins w:id="2356" w:author="Arfa Aijazi" w:date="2023-12-18T15:34:00Z">
        <w:r w:rsidR="003847D0" w:rsidRPr="008B513A">
          <w:t>Cho</w:t>
        </w:r>
      </w:ins>
      <w:ins w:id="2357" w:author="Arfa Aijazi" w:date="2023-12-18T15:35:00Z">
        <w:r w:rsidR="003847D0" w:rsidRPr="008B513A">
          <w:t xml:space="preserve">, </w:t>
        </w:r>
        <w:r w:rsidR="00C82EC0" w:rsidRPr="008B513A">
          <w:t xml:space="preserve">affiliated with </w:t>
        </w:r>
      </w:ins>
      <w:ins w:id="2358" w:author="Arfa Aijazi" w:date="2023-12-19T13:11:00Z">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ins>
      <w:ins w:id="2359" w:author="Arfa Aijazi" w:date="2023-12-18T15:35:00Z">
        <w:r w:rsidR="00C82EC0" w:rsidRPr="008B513A">
          <w:t xml:space="preserve"> and formerly a CBE visiting scholar.</w:t>
        </w:r>
        <w:r w:rsidR="00C82EC0">
          <w:t xml:space="preserve">  </w:t>
        </w:r>
      </w:ins>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FA275D" w:rsidRDefault="00A46F95" w:rsidP="00751670">
      <w:pPr>
        <w:pStyle w:val="Heading1"/>
        <w:rPr>
          <w:b w:val="0"/>
          <w:u w:val="single"/>
          <w:rPrChange w:id="2360" w:author="Arfa Aijazi" w:date="2023-12-26T04:34:00Z">
            <w:rPr>
              <w:bCs/>
            </w:rPr>
          </w:rPrChange>
        </w:rPr>
      </w:pPr>
      <w:r w:rsidRPr="00FA275D">
        <w:rPr>
          <w:b w:val="0"/>
          <w:u w:val="single"/>
          <w:rPrChange w:id="2361" w:author="Arfa Aijazi" w:date="2023-12-26T04:34:00Z">
            <w:rPr>
              <w:bCs/>
            </w:rPr>
          </w:rPrChange>
        </w:rPr>
        <w:t>Center for the Built Environment (CBE), University of California, Berkeley, Berkeley, CA, USA</w:t>
      </w:r>
    </w:p>
    <w:p w14:paraId="6932B064" w14:textId="77777777" w:rsidR="00A46F95" w:rsidRDefault="00A46F95" w:rsidP="00A46F95">
      <w:pPr>
        <w:rPr>
          <w:ins w:id="2362" w:author="Arfa Aijazi" w:date="2023-12-26T04:33:00Z"/>
        </w:rPr>
      </w:pPr>
      <w:proofErr w:type="spellStart"/>
      <w:r>
        <w:t>Arfa</w:t>
      </w:r>
      <w:proofErr w:type="spellEnd"/>
      <w:r>
        <w:t xml:space="preserve"> </w:t>
      </w:r>
      <w:proofErr w:type="spellStart"/>
      <w:r>
        <w:t>Aijazi</w:t>
      </w:r>
      <w:proofErr w:type="spellEnd"/>
      <w:r>
        <w:t>, Thomas Parkinson, Hui Zhang,</w:t>
      </w:r>
      <w:r w:rsidRPr="00660E52">
        <w:t xml:space="preserve"> </w:t>
      </w:r>
      <w:r>
        <w:t>Stefano Schiavon</w:t>
      </w:r>
      <w:del w:id="2363" w:author="Arfa Aijazi" w:date="2023-12-26T04:33:00Z">
        <w:r w:rsidDel="00CA6C4C">
          <w:delText>,</w:delText>
        </w:r>
      </w:del>
    </w:p>
    <w:p w14:paraId="22E01409" w14:textId="68DF9423" w:rsidR="00CA6C4C" w:rsidRPr="00FA275D" w:rsidRDefault="00CA6C4C" w:rsidP="00CA6C4C">
      <w:pPr>
        <w:pStyle w:val="Heading1"/>
        <w:rPr>
          <w:ins w:id="2364" w:author="Arfa Aijazi" w:date="2023-12-26T04:33:00Z"/>
          <w:b w:val="0"/>
          <w:u w:val="single"/>
          <w:rPrChange w:id="2365" w:author="Arfa Aijazi" w:date="2023-12-26T04:34:00Z">
            <w:rPr>
              <w:ins w:id="2366" w:author="Arfa Aijazi" w:date="2023-12-26T04:33:00Z"/>
              <w:bCs/>
            </w:rPr>
          </w:rPrChange>
        </w:rPr>
        <w:pPrChange w:id="2367" w:author="Arfa Aijazi" w:date="2023-12-26T04:33:00Z">
          <w:pPr/>
        </w:pPrChange>
      </w:pPr>
      <w:ins w:id="2368" w:author="Arfa Aijazi" w:date="2023-12-26T04:33:00Z">
        <w:r w:rsidRPr="00FA275D">
          <w:rPr>
            <w:b w:val="0"/>
            <w:u w:val="single"/>
            <w:rPrChange w:id="2369" w:author="Arfa Aijazi" w:date="2023-12-26T04:34:00Z">
              <w:rPr>
                <w:bCs/>
              </w:rPr>
            </w:rPrChange>
          </w:rPr>
          <w:t>School of Architecture, University of Waterloo, Canada</w:t>
        </w:r>
      </w:ins>
    </w:p>
    <w:p w14:paraId="7767496F" w14:textId="26739381" w:rsidR="00CA6C4C" w:rsidRDefault="00CA6C4C" w:rsidP="00A46F95">
      <w:pPr>
        <w:rPr>
          <w:ins w:id="2370" w:author="Arfa Aijazi" w:date="2023-12-26T04:33:00Z"/>
        </w:rPr>
      </w:pPr>
      <w:proofErr w:type="spellStart"/>
      <w:ins w:id="2371" w:author="Arfa Aijazi" w:date="2023-12-26T04:33:00Z">
        <w:r>
          <w:t>Arfa</w:t>
        </w:r>
        <w:proofErr w:type="spellEnd"/>
        <w:r>
          <w:t xml:space="preserve"> </w:t>
        </w:r>
        <w:proofErr w:type="spellStart"/>
        <w:r>
          <w:t>Aijazi</w:t>
        </w:r>
        <w:proofErr w:type="spellEnd"/>
      </w:ins>
    </w:p>
    <w:p w14:paraId="0921E5AB" w14:textId="38531279" w:rsidR="00CA6C4C" w:rsidRPr="00FA275D" w:rsidRDefault="00CA6C4C" w:rsidP="00CA6C4C">
      <w:pPr>
        <w:pStyle w:val="Heading1"/>
        <w:rPr>
          <w:ins w:id="2372" w:author="Arfa Aijazi" w:date="2023-12-26T04:33:00Z"/>
          <w:b w:val="0"/>
          <w:u w:val="single"/>
          <w:rPrChange w:id="2373" w:author="Arfa Aijazi" w:date="2023-12-26T04:34:00Z">
            <w:rPr>
              <w:ins w:id="2374" w:author="Arfa Aijazi" w:date="2023-12-26T04:33:00Z"/>
              <w:bCs/>
            </w:rPr>
          </w:rPrChange>
        </w:rPr>
        <w:pPrChange w:id="2375" w:author="Arfa Aijazi" w:date="2023-12-26T04:34:00Z">
          <w:pPr/>
        </w:pPrChange>
      </w:pPr>
      <w:ins w:id="2376" w:author="Arfa Aijazi" w:date="2023-12-26T04:33:00Z">
        <w:r w:rsidRPr="00FA275D">
          <w:rPr>
            <w:b w:val="0"/>
            <w:u w:val="single"/>
            <w:rPrChange w:id="2377" w:author="Arfa Aijazi" w:date="2023-12-26T04:34:00Z">
              <w:rPr>
                <w:bCs/>
              </w:rPr>
            </w:rPrChange>
          </w:rPr>
          <w:t>I</w:t>
        </w:r>
        <w:r w:rsidRPr="00FA275D">
          <w:rPr>
            <w:b w:val="0"/>
            <w:u w:val="single"/>
            <w:rPrChange w:id="2378" w:author="Arfa Aijazi" w:date="2023-12-26T04:34:00Z">
              <w:rPr>
                <w:bCs/>
              </w:rPr>
            </w:rPrChange>
          </w:rPr>
          <w:t>ndoor Environmental Quality (IEQ) Lab, The University of Sydney, Australia</w:t>
        </w:r>
      </w:ins>
    </w:p>
    <w:p w14:paraId="162931F6" w14:textId="4B563D52" w:rsidR="00CA6C4C" w:rsidRDefault="00CA6C4C" w:rsidP="00A46F95">
      <w:ins w:id="2379" w:author="Arfa Aijazi" w:date="2023-12-26T04:33:00Z">
        <w:r>
          <w:t>Thomas Parkinson</w:t>
        </w:r>
      </w:ins>
    </w:p>
    <w:p w14:paraId="58A5DF6B" w14:textId="77777777" w:rsidR="00A46F95" w:rsidRDefault="00A46F95" w:rsidP="00A46F95">
      <w:pPr>
        <w:pStyle w:val="Heading2"/>
      </w:pPr>
      <w:r>
        <w:t>Contributions</w:t>
      </w:r>
    </w:p>
    <w:p w14:paraId="6E78F12C" w14:textId="12B14EA8" w:rsidR="00A46F95" w:rsidRDefault="00A46F95" w:rsidP="00A46F95">
      <w:r>
        <w:t>A.A.: conceptualization (lead); methodology (lead); investigation; formal analysis; writing—original draft; writing—review and editing (</w:t>
      </w:r>
      <w:ins w:id="2380" w:author="Arfa Aijazi" w:date="2023-12-26T17:27:00Z">
        <w:r w:rsidR="009E04B4">
          <w:t>lead</w:t>
        </w:r>
      </w:ins>
      <w:del w:id="2381" w:author="Arfa Aijazi" w:date="2023-12-26T17:27:00Z">
        <w:r w:rsidDel="009E04B4">
          <w:delText>equal</w:delText>
        </w:r>
      </w:del>
      <w:r>
        <w:t>); visualization.</w:t>
      </w:r>
    </w:p>
    <w:p w14:paraId="30C91501" w14:textId="77777777" w:rsidR="00A46F95" w:rsidRDefault="00A46F95" w:rsidP="00A46F95">
      <w:r>
        <w:t>T.P.: conceptualization (support); methodology (support); writing—review and editing (equal)</w:t>
      </w:r>
    </w:p>
    <w:p w14:paraId="2D37901F" w14:textId="6D5F7FFD" w:rsidR="00A46F95" w:rsidDel="00FA275D" w:rsidRDefault="00A46F95" w:rsidP="00A46F95">
      <w:pPr>
        <w:rPr>
          <w:moveFrom w:id="2382" w:author="Arfa Aijazi" w:date="2023-12-26T04:35:00Z"/>
        </w:rPr>
      </w:pPr>
      <w:moveFromRangeStart w:id="2383" w:author="Arfa Aijazi" w:date="2023-12-26T04:35:00Z" w:name="move154457734"/>
      <w:moveFrom w:id="2384" w:author="Arfa Aijazi" w:date="2023-12-26T04:35:00Z">
        <w:r w:rsidDel="00FA275D">
          <w:t>H.Z.: methodology (support)</w:t>
        </w:r>
      </w:moveFrom>
    </w:p>
    <w:moveFromRangeEnd w:id="2383"/>
    <w:p w14:paraId="47A0B70C" w14:textId="77777777" w:rsidR="00A46F95" w:rsidRDefault="00A46F95" w:rsidP="00A46F95">
      <w:pPr>
        <w:rPr>
          <w:ins w:id="2385" w:author="Arfa Aijazi" w:date="2023-12-26T04:35:00Z"/>
        </w:rPr>
      </w:pPr>
      <w:r>
        <w:t>S.S.: conceptualization (support); methodology (support); writing—review and editing (equal)</w:t>
      </w:r>
    </w:p>
    <w:p w14:paraId="49CE7703" w14:textId="775B4F6E" w:rsidR="00FA275D" w:rsidDel="00FA275D" w:rsidRDefault="00FA275D" w:rsidP="00FA275D">
      <w:pPr>
        <w:rPr>
          <w:del w:id="2386" w:author="Arfa Aijazi" w:date="2023-12-26T04:35:00Z"/>
          <w:moveTo w:id="2387" w:author="Arfa Aijazi" w:date="2023-12-26T04:35:00Z"/>
        </w:rPr>
      </w:pPr>
      <w:moveToRangeStart w:id="2388" w:author="Arfa Aijazi" w:date="2023-12-26T04:35:00Z" w:name="move154457734"/>
      <w:moveTo w:id="2389" w:author="Arfa Aijazi" w:date="2023-12-26T04:35:00Z">
        <w:r>
          <w:t>H.Z.: methodology (support)</w:t>
        </w:r>
      </w:moveTo>
      <w:ins w:id="2390" w:author="Arfa Aijazi" w:date="2023-12-26T17:27:00Z">
        <w:r w:rsidR="009E04B4">
          <w:t xml:space="preserve">; </w:t>
        </w:r>
      </w:ins>
      <w:ins w:id="2391" w:author="Arfa Aijazi" w:date="2023-12-26T17:28:00Z">
        <w:r w:rsidR="00DE7223">
          <w:t xml:space="preserve">resources (support); </w:t>
        </w:r>
      </w:ins>
      <w:ins w:id="2392" w:author="Arfa Aijazi" w:date="2023-12-26T17:27:00Z">
        <w:r w:rsidR="009E04B4">
          <w:t>writing—review and editing (</w:t>
        </w:r>
        <w:r w:rsidR="009E04B4">
          <w:t>support</w:t>
        </w:r>
        <w:r w:rsidR="009E04B4">
          <w:t>)</w:t>
        </w:r>
      </w:ins>
    </w:p>
    <w:moveToRangeEnd w:id="2388"/>
    <w:p w14:paraId="10853CB1" w14:textId="77777777" w:rsidR="00FA275D" w:rsidRDefault="00FA275D" w:rsidP="00A46F95"/>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7"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6E98A53C" w:rsidR="00E50A78" w:rsidRPr="00667D9A" w:rsidDel="00BC2155" w:rsidRDefault="0016102B" w:rsidP="004214D0">
      <w:pPr>
        <w:jc w:val="left"/>
        <w:rPr>
          <w:del w:id="2393" w:author="Arfa Aijazi" w:date="2023-12-25T17:12:00Z"/>
          <w:color w:val="0563C1" w:themeColor="hyperlink"/>
          <w:u w:val="single"/>
          <w:rPrChange w:id="2394" w:author="Arfa Aijazi" w:date="2023-12-19T16:57:00Z">
            <w:rPr>
              <w:del w:id="2395" w:author="Arfa Aijazi" w:date="2023-12-25T17:12:00Z"/>
            </w:rPr>
          </w:rPrChange>
        </w:rPr>
        <w:sectPr w:rsidR="00E50A78" w:rsidRPr="00667D9A" w:rsidDel="00BC2155" w:rsidSect="00252719">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ins w:id="2396" w:author="Arfa Aijazi" w:date="2023-12-26T17:16:00Z">
        <w:r w:rsidR="00DE04C1">
          <w:fldChar w:fldCharType="begin"/>
        </w:r>
        <w:r w:rsidR="00DE04C1">
          <w:instrText>HYPERLINK "https://github.com/anaijazi/thermalManikinSlee"</w:instrText>
        </w:r>
        <w:r w:rsidR="00DE04C1">
          <w:fldChar w:fldCharType="separate"/>
        </w:r>
        <w:r w:rsidR="004214D0" w:rsidRPr="00DE04C1">
          <w:rPr>
            <w:rStyle w:val="Hyperlink"/>
          </w:rPr>
          <w:t>https://github.com/anaijazi/thermalManikinSlee</w:t>
        </w:r>
        <w:r w:rsidR="00DE04C1">
          <w:fldChar w:fldCharType="end"/>
        </w:r>
      </w:ins>
    </w:p>
    <w:p w14:paraId="71B6A660" w14:textId="77777777" w:rsidR="00AD6949" w:rsidRDefault="00AD6949">
      <w:pPr>
        <w:jc w:val="left"/>
        <w:pPrChange w:id="2397" w:author="Arfa Aijazi" w:date="2023-12-25T17:12:00Z">
          <w:pPr/>
        </w:pPrChange>
      </w:pPr>
    </w:p>
    <w:sectPr w:rsidR="00AD6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EE53D" w14:textId="77777777" w:rsidR="00252719" w:rsidRDefault="00252719" w:rsidP="00D37EB0">
      <w:pPr>
        <w:spacing w:after="0" w:line="240" w:lineRule="auto"/>
      </w:pPr>
      <w:r>
        <w:separator/>
      </w:r>
    </w:p>
  </w:endnote>
  <w:endnote w:type="continuationSeparator" w:id="0">
    <w:p w14:paraId="080057BE" w14:textId="77777777" w:rsidR="00252719" w:rsidRDefault="00252719"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6D31C" w14:textId="77777777" w:rsidR="00252719" w:rsidRDefault="00252719" w:rsidP="00D37EB0">
      <w:pPr>
        <w:spacing w:after="0" w:line="240" w:lineRule="auto"/>
      </w:pPr>
      <w:r>
        <w:separator/>
      </w:r>
    </w:p>
  </w:footnote>
  <w:footnote w:type="continuationSeparator" w:id="0">
    <w:p w14:paraId="3C0568BB" w14:textId="77777777" w:rsidR="00252719" w:rsidRDefault="00252719"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homas.parkinson@sydney.edu.au::4898fbe7-ac67-4c34-b71f-5ad2e28711f8"/>
  </w15:person>
  <w15:person w15:author="luo maohui">
    <w15:presenceInfo w15:providerId="Windows Live" w15:userId="d2ca3b641eb019ac"/>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6A7D"/>
    <w:rsid w:val="00050481"/>
    <w:rsid w:val="00050CB2"/>
    <w:rsid w:val="00061E9B"/>
    <w:rsid w:val="00070C4D"/>
    <w:rsid w:val="00071641"/>
    <w:rsid w:val="000777C3"/>
    <w:rsid w:val="00091AA4"/>
    <w:rsid w:val="000A1551"/>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752D2"/>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60B15"/>
    <w:rsid w:val="00A6530B"/>
    <w:rsid w:val="00A6595D"/>
    <w:rsid w:val="00A66AAB"/>
    <w:rsid w:val="00A7445D"/>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2C39"/>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A6C4C"/>
    <w:rsid w:val="00CB039C"/>
    <w:rsid w:val="00CB4AD7"/>
    <w:rsid w:val="00CC0DA9"/>
    <w:rsid w:val="00CD4659"/>
    <w:rsid w:val="00CE4E32"/>
    <w:rsid w:val="00D00EBD"/>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7223"/>
    <w:rsid w:val="00DF66D6"/>
    <w:rsid w:val="00DF6708"/>
    <w:rsid w:val="00E112B3"/>
    <w:rsid w:val="00E114F4"/>
    <w:rsid w:val="00E12277"/>
    <w:rsid w:val="00E1350B"/>
    <w:rsid w:val="00E21585"/>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schiavon@berkeley.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43835</Words>
  <Characters>249863</Characters>
  <Application>Microsoft Office Word</Application>
  <DocSecurity>0</DocSecurity>
  <Lines>2082</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Arfa Aijazi</dc:creator>
  <cp:lastModifiedBy>Arfa Aijazi</cp:lastModifiedBy>
  <cp:revision>8</cp:revision>
  <dcterms:created xsi:type="dcterms:W3CDTF">2023-12-26T22:14:00Z</dcterms:created>
  <dcterms:modified xsi:type="dcterms:W3CDTF">2023-12-26T22:29:00Z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