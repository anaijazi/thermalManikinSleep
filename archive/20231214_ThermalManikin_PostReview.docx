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763F3620"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ins w:id="0" w:author="Thomas Parkinson" w:date="2023-12-15T10:02:00Z">
        <w:r w:rsidR="00C31C62">
          <w:rPr>
            <w:vertAlign w:val="superscript"/>
          </w:rPr>
          <w:t>,</w:t>
        </w:r>
      </w:ins>
      <w:ins w:id="1" w:author="Arfa Aijazi" w:date="2023-12-13T13:46:00Z">
        <w:r w:rsidR="00FD64F3">
          <w:rPr>
            <w:vertAlign w:val="superscript"/>
          </w:rPr>
          <w:t>2</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2" w:author="Arfa Aijazi" w:date="2023-12-13T13:47:00Z"/>
        </w:rPr>
      </w:pPr>
      <w:r w:rsidRPr="002E1487">
        <w:rPr>
          <w:vertAlign w:val="superscript"/>
        </w:rPr>
        <w:t>1</w:t>
      </w:r>
      <w:r>
        <w:t>Center for the Built Environment (CBE), University of California, Berkeley, CA, USA</w:t>
      </w:r>
    </w:p>
    <w:p w14:paraId="04E5B53A" w14:textId="034F1881" w:rsidR="00FD64F3" w:rsidRPr="00A81897" w:rsidRDefault="00FD64F3" w:rsidP="00FD64F3">
      <w:pPr>
        <w:rPr>
          <w:ins w:id="3" w:author="Arfa Aijazi" w:date="2023-12-13T13:51:00Z"/>
        </w:rPr>
      </w:pPr>
      <w:ins w:id="4" w:author="Arfa Aijazi" w:date="2023-12-13T13:51:00Z">
        <w:r w:rsidRPr="00A81897">
          <w:rPr>
            <w:vertAlign w:val="superscript"/>
          </w:rPr>
          <w:t>2</w:t>
        </w:r>
        <w:r w:rsidRPr="00A81897">
          <w:t>Indoor Environmental Quality</w:t>
        </w:r>
        <w:r>
          <w:t xml:space="preserve"> (IEQ)</w:t>
        </w:r>
        <w:r w:rsidRPr="00A81897">
          <w:t xml:space="preserve"> Lab, The University of Sydney, Australia</w:t>
        </w:r>
      </w:ins>
    </w:p>
    <w:p w14:paraId="5141BD4C" w14:textId="474671C3" w:rsidR="0024337D" w:rsidRPr="007E6B76" w:rsidRDefault="00283883" w:rsidP="007E6B76">
      <w:pPr>
        <w:pStyle w:val="Heading1"/>
      </w:pPr>
      <w:r w:rsidRPr="007E6B76">
        <w:t>Abstract</w:t>
      </w:r>
    </w:p>
    <w:p w14:paraId="6207E5D9" w14:textId="082A034A" w:rsidR="0024337D" w:rsidRPr="007268F9" w:rsidRDefault="0024337D" w:rsidP="0024337D">
      <w:bookmarkStart w:id="5" w:name="OLE_LINK1"/>
      <w:bookmarkStart w:id="6"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del w:id="7" w:author="Thomas Parkinson" w:date="2023-12-15T09:41:00Z">
        <w:r w:rsidRPr="007268F9" w:rsidDel="006971DB">
          <w:delText xml:space="preserve">are problematic </w:delText>
        </w:r>
        <w:r w:rsidR="007268F9" w:rsidDel="006971DB">
          <w:delText>as</w:delText>
        </w:r>
        <w:r w:rsidRPr="007268F9" w:rsidDel="006971DB">
          <w:delText xml:space="preserve"> they are </w:delText>
        </w:r>
      </w:del>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w:t>
      </w:r>
      <w:del w:id="8" w:author="Thomas Parkinson" w:date="2023-12-15T09:41:00Z">
        <w:r w:rsidRPr="007268F9" w:rsidDel="006971DB">
          <w:delText xml:space="preserve">may </w:delText>
        </w:r>
      </w:del>
      <w:r w:rsidRPr="007268F9">
        <w:t xml:space="preserve">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w:t>
      </w:r>
      <w:del w:id="9" w:author="Thomas Parkinson" w:date="2023-12-15T09:36:00Z">
        <w:r w:rsidRPr="007268F9" w:rsidDel="006971DB">
          <w:delText xml:space="preserve">can </w:delText>
        </w:r>
      </w:del>
      <w:r w:rsidRPr="007268F9">
        <w:t>enhance</w:t>
      </w:r>
      <w:ins w:id="10" w:author="Thomas Parkinson" w:date="2023-12-15T09:36:00Z">
        <w:r w:rsidR="006971DB">
          <w:t>s</w:t>
        </w:r>
      </w:ins>
      <w:r w:rsidRPr="007268F9">
        <w:t xml:space="preserve"> the cooling effect by </w:t>
      </w:r>
      <w:r w:rsidR="0023313F" w:rsidRPr="007268F9">
        <w:t>three</w:t>
      </w:r>
      <w:r w:rsidRPr="007268F9">
        <w:t xml:space="preserve"> times</w:t>
      </w:r>
      <w:r w:rsidR="00365E0F">
        <w:t xml:space="preserve"> compared to only passive options</w:t>
      </w:r>
      <w:r w:rsidRPr="007268F9">
        <w:t xml:space="preserve">. We </w:t>
      </w:r>
      <w:ins w:id="11" w:author="Arfa Aijazi" w:date="2023-12-06T23:10:00Z">
        <w:r w:rsidR="00D73C6A">
          <w:t>extrapolated</w:t>
        </w:r>
      </w:ins>
      <w:del w:id="12" w:author="Arfa Aijazi" w:date="2023-12-06T23:10:00Z">
        <w:r w:rsidRPr="007268F9" w:rsidDel="00D73C6A">
          <w:delText>applied</w:delText>
        </w:r>
      </w:del>
      <w:r w:rsidRPr="007268F9">
        <w:t xml:space="preserve"> our </w:t>
      </w:r>
      <w:r w:rsidR="005A0458" w:rsidRPr="007268F9">
        <w:t>experimental</w:t>
      </w:r>
      <w:ins w:id="13" w:author="Arfa Aijazi" w:date="2023-12-06T23:10:00Z">
        <w:r w:rsidR="00D73C6A">
          <w:t xml:space="preserve"> findings to estimate</w:t>
        </w:r>
      </w:ins>
      <w:del w:id="14"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15" w:author="Arfa Aijazi" w:date="2023-12-06T23:10:00Z">
        <w:r w:rsidR="00D73C6A">
          <w:t>in</w:t>
        </w:r>
      </w:ins>
      <w:del w:id="16" w:author="Arfa Aijazi" w:date="2023-12-06T23:10:00Z">
        <w:r w:rsidRPr="007268F9" w:rsidDel="00D73C6A">
          <w:delText>to</w:delText>
        </w:r>
      </w:del>
      <w:r w:rsidRPr="007268F9">
        <w:t xml:space="preserve"> two historical case studies: the 2015 Pakistan heat wave and the 2021 Texas power crisis. Passive and low-energy strategies </w:t>
      </w:r>
      <w:del w:id="17" w:author="Thomas Parkinson" w:date="2023-12-15T09:36:00Z">
        <w:r w:rsidRPr="007268F9" w:rsidDel="006971DB">
          <w:delText xml:space="preserve">can </w:delText>
        </w:r>
      </w:del>
      <w:r w:rsidRPr="007268F9">
        <w:t>reduce</w:t>
      </w:r>
      <w:ins w:id="18" w:author="Thomas Parkinson" w:date="2023-12-15T09:42:00Z">
        <w:r w:rsidR="006971DB">
          <w:t>d</w:t>
        </w:r>
      </w:ins>
      <w:r w:rsidRPr="007268F9">
        <w:t xml:space="preserve"> </w:t>
      </w:r>
      <w:del w:id="19" w:author="Thomas Parkinson" w:date="2023-12-15T09:36:00Z">
        <w:r w:rsidRPr="007268F9" w:rsidDel="006971DB">
          <w:delText xml:space="preserve">the </w:delText>
        </w:r>
      </w:del>
      <w:r w:rsidRPr="007268F9">
        <w:t xml:space="preserve">sleep time heat or cold exposure by </w:t>
      </w:r>
      <w:del w:id="20" w:author="Arfa Aijazi" w:date="2023-12-08T11:52:00Z">
        <w:r w:rsidRPr="007268F9" w:rsidDel="007961CB">
          <w:delText>as much as 90%.</w:delText>
        </w:r>
      </w:del>
      <w:ins w:id="21"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del w:id="22" w:author="Thomas Parkinson" w:date="2023-12-15T09:37:00Z">
        <w:r w:rsidRPr="007268F9" w:rsidDel="006971DB">
          <w:delText>Our results demonstrate that t</w:delText>
        </w:r>
      </w:del>
      <w:ins w:id="23" w:author="Thomas Parkinson" w:date="2023-12-15T09:37:00Z">
        <w:r w:rsidR="006971DB">
          <w:t>T</w:t>
        </w:r>
      </w:ins>
      <w:r w:rsidRPr="007268F9">
        <w:t xml:space="preserve">hese strategies </w:t>
      </w:r>
      <w:del w:id="24" w:author="Thomas Parkinson" w:date="2023-12-15T09:37:00Z">
        <w:r w:rsidRPr="007268F9" w:rsidDel="006971DB">
          <w:delText xml:space="preserve">can also </w:delText>
        </w:r>
      </w:del>
      <w:r w:rsidRPr="007268F9">
        <w:t xml:space="preserve">help reduce peak load surges </w:t>
      </w:r>
      <w:ins w:id="25" w:author="Arfa Aijazi" w:date="2023-12-14T22:50:00Z">
        <w:r w:rsidR="00A81897">
          <w:t xml:space="preserve">and total energy demand </w:t>
        </w:r>
      </w:ins>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ins w:id="26" w:author="Thomas Parkinson" w:date="2023-12-15T09:44:00Z">
        <w:r w:rsidR="006971DB">
          <w:t xml:space="preserve">relying on </w:t>
        </w:r>
      </w:ins>
      <w:r w:rsidRPr="007268F9">
        <w:t>HVAC.</w:t>
      </w:r>
    </w:p>
    <w:bookmarkEnd w:id="5"/>
    <w:bookmarkEnd w:id="6"/>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w:t>
      </w:r>
      <w:r>
        <w:lastRenderedPageBreak/>
        <w:t xml:space="preserve">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13F72722" w:rsidR="00AF1157" w:rsidRDefault="004F7E72" w:rsidP="004F7E72">
      <w:r>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C27ABB">
        <w:instrText xml:space="preserve"> ADDIN ZOTERO_ITEM CSL_CITATION {"citationID":"JNNpV1FJ","properties":{"formattedCitation":"\\super 15\\nosupersub{}","plainCitation":"15","noteIndex":0},"citationItems":[{"id":"mnFwDeoH/jio4GemI","uris":["http://zotero.org/users/4259226/items/3UII6DYL"],"itemData":{"id":674,"type":"book","publisher":"CIBSE","source":"Google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27"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28" w:author="Arfa Aijazi" w:date="2023-12-13T13:57:00Z">
        <w:del w:id="29" w:author="Thomas Parkinson" w:date="2023-12-15T10:02:00Z">
          <w:r w:rsidR="00FD64F3" w:rsidDel="00C31C62">
            <w:delText>u</w:delText>
          </w:r>
        </w:del>
      </w:ins>
      <w:ins w:id="30" w:author="Arfa Aijazi" w:date="2023-12-13T13:55:00Z">
        <w:r w:rsidR="00FD64F3">
          <w:t xml:space="preserve"> recently extended this survey analysis to derive new overheating criteria between </w:t>
        </w:r>
      </w:ins>
      <w:ins w:id="31"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86ABDF7"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However, space heating and cooling is energy intensive (</w:t>
      </w:r>
      <w:commentRangeStart w:id="32"/>
      <w:commentRangeStart w:id="33"/>
      <w:r w:rsidR="0082218C">
        <w:t>power rating ~3 kW for cooling and ~20 kW for heating</w:t>
      </w:r>
      <w:commentRangeEnd w:id="32"/>
      <w:r w:rsidR="00515E5E">
        <w:rPr>
          <w:rStyle w:val="CommentReference"/>
        </w:rPr>
        <w:commentReference w:id="32"/>
      </w:r>
      <w:commentRangeEnd w:id="33"/>
      <w:r w:rsidR="00C31C62">
        <w:rPr>
          <w:rStyle w:val="CommentReference"/>
        </w:rPr>
        <w:commentReference w:id="33"/>
      </w:r>
      <w:r>
        <w:t>) 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 In a survey of New York City residents, 91% of respondents with air conditioning at home had it installed in their bedroom</w:t>
      </w:r>
      <w:r>
        <w:fldChar w:fldCharType="begin"/>
      </w:r>
      <w:r w:rsidR="00FD64F3">
        <w:instrText xml:space="preserve"> ADDIN ZOTERO_ITEM CSL_CITATION {"citationID":"JiDqKviZ","properties":{"formattedCitation":"\\super 28\\nosupersub{}","plainCitation":"28","noteIndex":0},"citationItems":[{"id":504,"uris":["http://zotero.org/users/4259226/items/MAR4C65H"],"itemData":{"id":504,"type":"article-journal","abstract":"There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FD64F3" w:rsidRPr="00FD64F3">
        <w:rPr>
          <w:rFonts w:cs="Times New Roman"/>
          <w:vertAlign w:val="superscript"/>
        </w:rPr>
        <w:t>28</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FD64F3">
        <w:instrText xml:space="preserve"> ADDIN ZOTERO_ITEM CSL_CITATION {"citationID":"4J7hTJlT","properties":{"formattedCitation":"\\super 28\\nosupersub{}","plainCitation":"28","noteIndex":0},"citationItems":[{"id":504,"uris":["http://zotero.org/users/4259226/items/MAR4C65H"],"itemData":{"id":504,"type":"article-journal","abstract":"There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FD64F3" w:rsidRPr="00FD64F3">
        <w:rPr>
          <w:rFonts w:cs="Times New Roman"/>
          <w:vertAlign w:val="superscript"/>
        </w:rPr>
        <w:t>28</w:t>
      </w:r>
      <w:r>
        <w:fldChar w:fldCharType="end"/>
      </w:r>
      <w:r>
        <w:t>, Hong Kong</w:t>
      </w:r>
      <w:r>
        <w:fldChar w:fldCharType="begin"/>
      </w:r>
      <w:r w:rsidR="00FD64F3">
        <w:instrText xml:space="preserve"> ADDIN ZOTERO_ITEM CSL_CITATION {"citationID":"70W0VCEY","properties":{"formattedCitation":"\\super 29\\nosupersub{}","plainCitation":"29","noteIndex":0},"citationItems":[{"id":502,"uris":["http://zotero.org/users/4259226/items/CJYQZK26"],"itemData":{"id":502,"type":"article-journal","abstract":"This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FD64F3" w:rsidRPr="00FD64F3">
        <w:rPr>
          <w:rFonts w:cs="Times New Roman"/>
          <w:vertAlign w:val="superscript"/>
        </w:rPr>
        <w:t>29</w:t>
      </w:r>
      <w:r>
        <w:fldChar w:fldCharType="end"/>
      </w:r>
      <w:r>
        <w:t>, China</w:t>
      </w:r>
      <w:r>
        <w:fldChar w:fldCharType="begin"/>
      </w:r>
      <w:r w:rsidR="00FD64F3">
        <w:instrText xml:space="preserve"> ADDIN ZOTERO_ITEM CSL_CITATION {"citationID":"Z8oOJ6LK","properties":{"formattedCitation":"\\super 30\\nosupersub{}","plainCitation":"30","noteIndex":0},"citationItems":[{"id":501,"uris":["http://zotero.org/users/4259226/items/RQ3PIRY6"],"itemData":{"id":501,"type":"article-journal","container-title":"Energy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FD64F3" w:rsidRPr="00FD64F3">
        <w:rPr>
          <w:rFonts w:cs="Times New Roman"/>
          <w:vertAlign w:val="superscript"/>
        </w:rPr>
        <w:t>30</w:t>
      </w:r>
      <w:r>
        <w:fldChar w:fldCharType="end"/>
      </w:r>
      <w:r>
        <w:t>, and Singapore</w:t>
      </w:r>
      <w:r>
        <w:fldChar w:fldCharType="begin"/>
      </w:r>
      <w:r w:rsidR="00FD64F3">
        <w:instrText xml:space="preserve"> ADDIN ZOTERO_ITEM CSL_CITATION {"citationID":"zGJy5UGA","properties":{"formattedCitation":"\\super 31\\nosupersub{}","plainCitation":"31","noteIndex":0},"citationItems":[{"id":503,"uris":["http://zotero.org/users/4259226/items/TV76JWWA"],"itemData":{"id":503,"type":"article-journal","abstract":"The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FD64F3" w:rsidRPr="00FD64F3">
        <w:rPr>
          <w:rFonts w:cs="Times New Roman"/>
          <w:vertAlign w:val="superscript"/>
        </w:rPr>
        <w:t>31</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HVAC systems as well as reliable and affordable energy is </w:t>
      </w:r>
      <w:r w:rsidR="00355BEE">
        <w:t>limited to only a part of the world population</w:t>
      </w:r>
      <w:r>
        <w:t xml:space="preserve">. According to the International Energy Agency (IEA)’s report on the future of cooling, of </w:t>
      </w:r>
      <w:r>
        <w:lastRenderedPageBreak/>
        <w:t>the 2.8 billion people living in the hottest parts of the world, only 8% currently have access to air conditioning</w:t>
      </w:r>
      <w:r>
        <w:fldChar w:fldCharType="begin"/>
      </w:r>
      <w:r w:rsidR="00FD64F3">
        <w:instrText xml:space="preserve"> ADDIN ZOTERO_ITEM CSL_CITATION {"citationID":"YOANzYEF","properties":{"formattedCitation":"\\super 32\\nosupersub{}","plainCitation":"32","noteIndex":0},"citationItems":[{"id":"mnFwDeoH/hQtc2cyS","uris":["http://zotero.org/users/4259226/items/ICUCU7D6"],"itemData":{"id":1464,"type":"article-journal","language":"en","page":"92","source":"Zotero","title":"The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FD64F3" w:rsidRPr="00FD64F3">
        <w:rPr>
          <w:rFonts w:cs="Times New Roman"/>
          <w:vertAlign w:val="superscript"/>
        </w:rPr>
        <w:t>32</w:t>
      </w:r>
      <w:r>
        <w:fldChar w:fldCharType="end"/>
      </w:r>
      <w:r>
        <w:t xml:space="preserve">. </w:t>
      </w:r>
    </w:p>
    <w:p w14:paraId="05A4167B" w14:textId="23F15F3C"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FD64F3">
        <w:instrText xml:space="preserve"> ADDIN ZOTERO_ITEM CSL_CITATION {"citationID":"MBuII3Ef","properties":{"formattedCitation":"\\super 33\\nosupersub{}","plainCitation":"33","noteIndex":0},"citationItems":[{"id":82,"uris":["http://zotero.org/users/4259226/items/X8I8KYYS"],"itemData":{"id":82,"type":"article-journal","abstract":"The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FD64F3" w:rsidRPr="00FD64F3">
        <w:rPr>
          <w:rFonts w:cs="Times New Roman"/>
          <w:vertAlign w:val="superscript"/>
        </w:rPr>
        <w:t>33</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FD64F3">
        <w:instrText xml:space="preserve"> ADDIN ZOTERO_ITEM CSL_CITATION {"citationID":"zHimcxXz","properties":{"formattedCitation":"\\super 34\\nosupersub{}","plainCitation":"34","noteIndex":0},"citationItems":[{"id":470,"uris":["http://zotero.org/users/4259226/items/RCATCHDX"],"itemData":{"id":470,"type":"article-journal","abstract":"Background: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FD64F3" w:rsidRPr="00FD64F3">
        <w:rPr>
          <w:rFonts w:cs="Times New Roman"/>
          <w:vertAlign w:val="superscript"/>
        </w:rPr>
        <w:t>34</w:t>
      </w:r>
      <w:r>
        <w:fldChar w:fldCharType="end"/>
      </w:r>
      <w:r>
        <w:t xml:space="preserve"> and poor sleep quality</w:t>
      </w:r>
      <w:r>
        <w:fldChar w:fldCharType="begin"/>
      </w:r>
      <w:r w:rsidR="00FD64F3">
        <w:instrText xml:space="preserve"> ADDIN ZOTERO_ITEM CSL_CITATION {"citationID":"R6rr71S5","properties":{"formattedCitation":"\\super 35\\nosupersub{}","plainCitation":"35","noteIndex":0},"citationItems":[{"id":358,"uris":["http://zotero.org/users/4259226/items/YUYLAGDX"],"itemData":{"id":358,"type":"article-journal","abstract":"Human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FD64F3" w:rsidRPr="00FD64F3">
        <w:rPr>
          <w:rFonts w:cs="Times New Roman"/>
          <w:vertAlign w:val="superscript"/>
        </w:rPr>
        <w:t>35</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FD64F3">
        <w:instrText xml:space="preserve"> ADDIN ZOTERO_ITEM CSL_CITATION {"citationID":"Pz1vNcTu","properties":{"formattedCitation":"\\super 36\\nosupersub{}","plainCitation":"36","noteIndex":0},"citationItems":[{"id":1554,"uris":["http://zotero.org/users/4259226/items/E8C2Q36V"],"itemData":{"id":1554,"type":"article-journal","abstract":"A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FD64F3" w:rsidRPr="00FD64F3">
        <w:rPr>
          <w:rFonts w:cs="Times New Roman"/>
          <w:vertAlign w:val="superscript"/>
        </w:rPr>
        <w:t>36</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FD64F3">
        <w:instrText xml:space="preserve"> ADDIN ZOTERO_ITEM CSL_CITATION {"citationID":"D3fCTuT3","properties":{"formattedCitation":"\\super 37\\nosupersub{}","plainCitation":"37","noteIndex":0},"citationItems":[{"id":295,"uris":["http://zotero.org/users/4259226/items/SKKP5G8A"],"itemData":{"id":295,"type":"article-journal","abstract":"The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FD64F3" w:rsidRPr="00FD64F3">
        <w:rPr>
          <w:rFonts w:cs="Times New Roman"/>
          <w:vertAlign w:val="superscript"/>
        </w:rPr>
        <w:t>37</w:t>
      </w:r>
      <w:r>
        <w:fldChar w:fldCharType="end"/>
      </w:r>
      <w:r>
        <w:t xml:space="preserve"> as was seen in British Columbia, Canada and the U.S. Pacific Northwest in summer 2021 and in Texas in Winter 2021</w:t>
      </w:r>
      <w:r>
        <w:fldChar w:fldCharType="begin"/>
      </w:r>
      <w:r w:rsidR="00FD64F3">
        <w:instrText xml:space="preserve"> ADDIN ZOTERO_ITEM CSL_CITATION {"citationID":"3rRpRdEw","properties":{"formattedCitation":"\\super 38\\nosupersub{}","plainCitation":"38","noteIndex":0},"citationItems":[{"id":20,"uris":["http://zotero.org/users/4259226/items/PXISSYPA"],"itemData":{"id":20,"type":"report","publisher":"University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FD64F3" w:rsidRPr="00FD64F3">
        <w:rPr>
          <w:rFonts w:cs="Times New Roman"/>
          <w:vertAlign w:val="superscript"/>
        </w:rPr>
        <w:t>38</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3047202"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FD64F3">
        <w:instrText xml:space="preserve"> ADDIN ZOTERO_ITEM CSL_CITATION {"citationID":"CBI3HXFK","properties":{"formattedCitation":"\\super 39\\nosupersub{}","plainCitation":"39","noteIndex":0},"citationItems":[{"id":471,"uris":["http://zotero.org/users/4259226/items/HHWPVF8B"],"itemData":{"id":471,"type":"article-journal","abstract":"This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FD64F3" w:rsidRPr="00FD64F3">
        <w:rPr>
          <w:rFonts w:cs="Times New Roman"/>
          <w:vertAlign w:val="superscript"/>
        </w:rPr>
        <w:t>39</w:t>
      </w:r>
      <w:r w:rsidR="001D7C13">
        <w:fldChar w:fldCharType="end"/>
      </w:r>
      <w:r>
        <w:t>. Most research on applications of PCS focus on increasing thermal comfort and reducing energy consumption in office buildings</w:t>
      </w:r>
      <w:r>
        <w:fldChar w:fldCharType="begin"/>
      </w:r>
      <w:r w:rsidR="00FD64F3">
        <w:instrText xml:space="preserve"> ADDIN ZOTERO_ITEM CSL_CITATION {"citationID":"Dyh0uQNi","properties":{"formattedCitation":"\\super 40\\nosupersub{}","plainCitation":"40","noteIndex":0},"citationItems":[{"id":303,"uris":["http://zotero.org/users/4259226/items/UQMZ8TBI"],"itemData":{"id":303,"type":"article-journal","abstract":"Conventional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FD64F3" w:rsidRPr="00FD64F3">
        <w:rPr>
          <w:rFonts w:cs="Times New Roman"/>
          <w:vertAlign w:val="superscript"/>
        </w:rPr>
        <w:t>40</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FD64F3">
        <w:instrText xml:space="preserve"> ADDIN ZOTERO_ITEM CSL_CITATION {"citationID":"U2tPeFcy","properties":{"formattedCitation":"\\super 41\\uc0\\u8211{}43\\nosupersub{}","plainCitation":"41–43","noteIndex":0},"citationItems":[{"id":1563,"uris":["http://zotero.org/users/4259226/items/HNKQVCSJ"],"itemData":{"id":1563,"type":"article-journal","abstract":"In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FD64F3" w:rsidRPr="00FD64F3">
        <w:rPr>
          <w:rFonts w:cs="Times New Roman"/>
          <w:vertAlign w:val="superscript"/>
        </w:rPr>
        <w:t>41–43</w:t>
      </w:r>
      <w:r>
        <w:fldChar w:fldCharType="end"/>
      </w:r>
      <w:r>
        <w:t xml:space="preserve">. </w:t>
      </w:r>
    </w:p>
    <w:p w14:paraId="0FC6BEFA" w14:textId="1DB88A3E" w:rsidR="004F7E72" w:rsidRDefault="004F7E72" w:rsidP="004F7E72">
      <w:r>
        <w:t>A few studies have reviewed the impact of PCS on sleep quality and thermal comfort. Lan et al</w:t>
      </w:r>
      <w:r>
        <w:fldChar w:fldCharType="begin"/>
      </w:r>
      <w:r w:rsidR="00FD64F3">
        <w:instrText xml:space="preserve"> ADDIN ZOTERO_ITEM CSL_CITATION {"citationID":"1PBe47Yn","properties":{"formattedCitation":"\\super 44\\nosupersub{}","plainCitation":"44","noteIndex":0},"citationItems":[{"id":356,"uris":["http://zotero.org/users/4259226/items/SV75C9QL"],"itemData":{"id":356,"type":"article-journal","abstract":"The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FD64F3" w:rsidRPr="00FD64F3">
        <w:rPr>
          <w:rFonts w:cs="Times New Roman"/>
          <w:vertAlign w:val="superscript"/>
        </w:rPr>
        <w:t>44</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FD64F3">
        <w:instrText xml:space="preserve"> ADDIN ZOTERO_ITEM CSL_CITATION {"citationID":"tOSYhNlK","properties":{"formattedCitation":"\\super 45\\nosupersub{}","plainCitation":"45","noteIndex":0},"citationItems":[{"id":340,"uris":["http://zotero.org/users/4259226/items/6DAW2DLL"],"itemData":{"id":340,"type":"article-journal","abstract":"We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FD64F3" w:rsidRPr="00FD64F3">
        <w:rPr>
          <w:rFonts w:cs="Times New Roman"/>
          <w:vertAlign w:val="superscript"/>
        </w:rPr>
        <w:t>45</w:t>
      </w:r>
      <w:r>
        <w:fldChar w:fldCharType="end"/>
      </w:r>
      <w:r>
        <w:t xml:space="preserve"> and decreased the sweat rate</w:t>
      </w:r>
      <w:r>
        <w:fldChar w:fldCharType="begin"/>
      </w:r>
      <w:r w:rsidR="00FD64F3">
        <w:instrText xml:space="preserve"> ADDIN ZOTERO_ITEM CSL_CITATION {"citationID":"SuJ9mC6i","properties":{"formattedCitation":"\\super 46\\nosupersub{}","plainCitation":"46","noteIndex":0},"citationItems":[{"id":341,"uris":["http://zotero.org/users/4259226/items/BX5P9BKG"],"itemData":{"id":341,"type":"article-journal","abstract":"The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FD64F3" w:rsidRPr="00FD64F3">
        <w:rPr>
          <w:rFonts w:cs="Times New Roman"/>
          <w:vertAlign w:val="superscript"/>
        </w:rPr>
        <w:t>46</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FD64F3">
        <w:instrText xml:space="preserve"> ADDIN ZOTERO_ITEM CSL_CITATION {"citationID":"4kOTolmQ","properties":{"formattedCitation":"\\super 47\\nosupersub{}","plainCitation":"47","noteIndex":0},"citationItems":[{"id":339,"uris":["http://zotero.org/users/4259226/items/R54II7GT"],"itemData":{"id":339,"type":"article-journal","abstract":"The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FD64F3" w:rsidRPr="00FD64F3">
        <w:rPr>
          <w:rFonts w:cs="Times New Roman"/>
          <w:vertAlign w:val="superscript"/>
        </w:rPr>
        <w:t>47</w:t>
      </w:r>
      <w:r>
        <w:fldChar w:fldCharType="end"/>
      </w:r>
      <w:r>
        <w:t>. In cold ambient temperatures (5°C), Song et al.</w:t>
      </w:r>
      <w:r>
        <w:fldChar w:fldCharType="begin"/>
      </w:r>
      <w:r w:rsidR="00FD64F3">
        <w:instrText xml:space="preserve"> ADDIN ZOTERO_ITEM CSL_CITATION {"citationID":"6SXA2Tae","properties":{"formattedCitation":"\\super 48\\nosupersub{}","plainCitation":"48","noteIndex":0},"citationItems":[{"id":338,"uris":["http://zotero.org/users/4259226/items/27PQGB7E"],"itemData":{"id":338,"type":"article-journal","abstract":"This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FD64F3" w:rsidRPr="00FD64F3">
        <w:rPr>
          <w:rFonts w:cs="Times New Roman"/>
          <w:vertAlign w:val="superscript"/>
        </w:rPr>
        <w:t>48</w:t>
      </w:r>
      <w:r>
        <w:fldChar w:fldCharType="end"/>
      </w:r>
      <w:r>
        <w:t xml:space="preserve"> found a partial-body heating system with a heated electric blanket improved thermal comfort and sleep quality. Okamoto-Mizuno et al.</w:t>
      </w:r>
      <w:r>
        <w:fldChar w:fldCharType="begin"/>
      </w:r>
      <w:r w:rsidR="00FD64F3">
        <w:instrText xml:space="preserve"> ADDIN ZOTERO_ITEM CSL_CITATION {"citationID":"6XSgoje4","properties":{"formattedCitation":"\\super 49\\nosupersub{}","plainCitation":"49","noteIndex":0},"citationItems":[{"id":337,"uris":["http://zotero.org/users/4259226/items/9VFTZNTG"],"itemData":{"id":337,"type":"article-journal","abstract":"The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FD64F3" w:rsidRPr="00FD64F3">
        <w:rPr>
          <w:rFonts w:cs="Times New Roman"/>
          <w:vertAlign w:val="superscript"/>
        </w:rPr>
        <w:t>49</w:t>
      </w:r>
      <w:r>
        <w:fldChar w:fldCharType="end"/>
      </w:r>
      <w:r>
        <w:t xml:space="preserve"> also found a heated electric blanket to decrease cold stress in a 3°C environment during sleep. </w:t>
      </w:r>
    </w:p>
    <w:p w14:paraId="56992F2C" w14:textId="477F2E9B" w:rsidR="004F7E72" w:rsidRDefault="004F7E72" w:rsidP="004F7E72">
      <w:r>
        <w:t>Fans are a relatively common amenity in U.S. homes, with over 70% of households having at least one ceiling fan and over 40% have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FD64F3">
        <w:instrText xml:space="preserve"> ADDIN ZOTERO_ITEM CSL_CITATION {"citationID":"N6lsMOVg","properties":{"formattedCitation":"\\super 50\\uc0\\u8211{}52\\nosupersub{}","plainCitation":"50–52","noteIndex":0},"citationItems":[{"id":1568,"uris":["http://zotero.org/users/4259226/items/H5RFRZ9Z"],"itemData":{"id":1568,"type":"article-journal","abstract":"We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FD64F3" w:rsidRPr="00FD64F3">
        <w:rPr>
          <w:rFonts w:cs="Times New Roman"/>
          <w:vertAlign w:val="superscript"/>
        </w:rPr>
        <w:t>50–52</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w:t>
      </w:r>
      <w:r>
        <w:lastRenderedPageBreak/>
        <w:t xml:space="preserve">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34D557CB" w:rsidR="00D46CD4" w:rsidRDefault="00F15671" w:rsidP="007D128D">
      <w:r>
        <w:t>We</w:t>
      </w:r>
      <w:r w:rsidR="004F7E72" w:rsidRPr="00297354">
        <w:t xml:space="preserve"> used a dry heat loss thermal manikin</w:t>
      </w:r>
      <w:r w:rsidR="007F2B56">
        <w:fldChar w:fldCharType="begin"/>
      </w:r>
      <w:r w:rsidR="00FD64F3">
        <w:instrText xml:space="preserve"> ADDIN ZOTERO_ITEM CSL_CITATION {"citationID":"B6ICMTPH","properties":{"formattedCitation":"\\super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FD64F3" w:rsidRPr="00FD64F3">
        <w:rPr>
          <w:rFonts w:cs="Times New Roman"/>
          <w:vertAlign w:val="superscript"/>
        </w:rPr>
        <w:t>53</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FD64F3">
        <w:instrText xml:space="preserve"> ADDIN ZOTERO_ITEM CSL_CITATION {"citationID":"csBPObX1","properties":{"formattedCitation":"\\super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FD64F3" w:rsidRPr="00FD64F3">
        <w:rPr>
          <w:rFonts w:cs="Times New Roman"/>
          <w:vertAlign w:val="superscript"/>
        </w:rPr>
        <w:t>53</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w:t>
      </w:r>
      <w:ins w:id="34" w:author="Arfa Aijazi" w:date="2023-12-06T23:49:00Z">
        <w:r w:rsidR="00F94919">
          <w:t xml:space="preserve">While </w:t>
        </w:r>
      </w:ins>
      <w:ins w:id="35" w:author="Arfa Aijazi" w:date="2023-12-06T23:50:00Z">
        <w:r w:rsidR="00F94919">
          <w:t xml:space="preserve">this metric </w:t>
        </w:r>
      </w:ins>
      <w:ins w:id="36" w:author="Arfa Aijazi" w:date="2023-12-07T16:20:00Z">
        <w:r w:rsidR="00017DEA">
          <w:t>will be</w:t>
        </w:r>
      </w:ins>
      <w:ins w:id="37" w:author="Arfa Aijazi" w:date="2023-12-06T23:49:00Z">
        <w:r w:rsidR="00F94919">
          <w:t xml:space="preserve"> conservative, since the thermal manikin cannot measure latent heat loss, such as the evaporative cooling effect from sweating</w:t>
        </w:r>
      </w:ins>
      <w:ins w:id="38" w:author="Arfa Aijazi" w:date="2023-12-06T23:45:00Z">
        <w:r w:rsidR="00F94919">
          <w:t>, it</w:t>
        </w:r>
      </w:ins>
      <w:del w:id="39" w:author="Arfa Aijazi" w:date="2023-12-06T23:45:00Z">
        <w:r w:rsidR="00A0699E" w:rsidDel="00F94919">
          <w:delText>This metric</w:delText>
        </w:r>
      </w:del>
      <w:r w:rsidR="00A0699E">
        <w:t xml:space="preserve"> </w:t>
      </w:r>
      <w:del w:id="40" w:author="Arfa Aijazi" w:date="2023-12-06T23:50:00Z">
        <w:r w:rsidR="00A0699E" w:rsidDel="00F94919">
          <w:delText>allows</w:delText>
        </w:r>
      </w:del>
      <w:ins w:id="41"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0C0BC0B4" w:rsidR="00483565" w:rsidRDefault="00F15671" w:rsidP="007D128D">
      <w:pPr>
        <w:rPr>
          <w:ins w:id="42"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FD64F3">
        <w:instrText xml:space="preserve"> ADDIN ZOTERO_ITEM CSL_CITATION {"citationID":"tZPR4NXk","properties":{"formattedCitation":"\\super 54\\nosupersub{}","plainCitation":"54","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FD64F3" w:rsidRPr="00FD64F3">
        <w:rPr>
          <w:rFonts w:cs="Times New Roman"/>
          <w:vertAlign w:val="superscript"/>
        </w:rPr>
        <w:t>54</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7465C2A3" w:rsidR="00F15671" w:rsidRDefault="00483565" w:rsidP="007D128D">
      <w:ins w:id="43" w:author="Arfa Aijazi" w:date="2023-12-12T17:02:00Z">
        <w:r>
          <w:t xml:space="preserve">For the 2021 Texas power crisis, we also modeled the impact of </w:t>
        </w:r>
        <w:del w:id="44" w:author="Thomas Parkinson" w:date="2023-12-15T10:04:00Z">
          <w:r w:rsidDel="00C31C62">
            <w:delText xml:space="preserve">applying </w:delText>
          </w:r>
        </w:del>
      </w:ins>
      <w:ins w:id="45" w:author="Arfa Aijazi" w:date="2023-12-12T17:03:00Z">
        <w:r>
          <w:t xml:space="preserve">coupling low-energy and passive heating interventions with heating setpoint reductions </w:t>
        </w:r>
      </w:ins>
      <w:ins w:id="46" w:author="Arfa Aijazi" w:date="2023-12-12T17:04:00Z">
        <w:r>
          <w:t>as a way to</w:t>
        </w:r>
      </w:ins>
      <w:ins w:id="47" w:author="Arfa Aijazi" w:date="2023-12-12T17:03:00Z">
        <w:r>
          <w:t xml:space="preserve"> reduce </w:t>
        </w:r>
      </w:ins>
      <w:ins w:id="48" w:author="Arfa Aijazi" w:date="2023-12-12T17:04:00Z">
        <w:r>
          <w:t>demand on the electric grid</w:t>
        </w:r>
      </w:ins>
      <w:ins w:id="49" w:author="Arfa Aijazi" w:date="2023-12-12T17:07:00Z">
        <w:del w:id="50" w:author="Thomas Parkinson" w:date="2023-12-15T10:04:00Z">
          <w:r w:rsidDel="00C31C62">
            <w:delText>, which we quantified as a peak load and total energy</w:delText>
          </w:r>
        </w:del>
      </w:ins>
      <w:ins w:id="51" w:author="Arfa Aijazi" w:date="2023-12-12T17:04:00Z">
        <w:r>
          <w:t>.</w:t>
        </w:r>
        <w:del w:id="52" w:author="Thomas Parkinson" w:date="2023-12-15T10:04:00Z">
          <w:r w:rsidDel="00C31C62">
            <w:delText xml:space="preserve"> </w:delText>
          </w:r>
        </w:del>
      </w:ins>
      <w:ins w:id="53" w:author="Arfa Aijazi" w:date="2023-12-12T17:03:00Z">
        <w:r>
          <w:t xml:space="preserve"> </w:t>
        </w:r>
      </w:ins>
      <w:ins w:id="54" w:author="Arfa Aijazi" w:date="2023-12-12T17:05:00Z">
        <w:r>
          <w:t xml:space="preserve">We </w:t>
        </w:r>
      </w:ins>
      <w:ins w:id="55" w:author="Arfa Aijazi" w:date="2023-12-12T17:06:00Z">
        <w:r>
          <w:t>modeled</w:t>
        </w:r>
      </w:ins>
      <w:ins w:id="56" w:author="Arfa Aijazi" w:date="2023-12-12T17:05:00Z">
        <w:r>
          <w:t xml:space="preserve"> the heating intervention and heating setpoint reductions from 10</w:t>
        </w:r>
      </w:ins>
      <w:ins w:id="57" w:author="Arfa Aijazi" w:date="2023-12-12T17:06:00Z">
        <w:r>
          <w:t>:00 pm on February 13 until 7:00 am on February 14, effectively the first night of significant power outages.</w:t>
        </w:r>
        <w:del w:id="58" w:author="Thomas Parkinson" w:date="2023-12-15T10:05:00Z">
          <w:r w:rsidDel="00C31C62">
            <w:delText xml:space="preserve"> </w:delText>
          </w:r>
        </w:del>
      </w:ins>
      <w:ins w:id="59" w:author="Arfa Aijazi" w:date="2023-12-13T11:46:00Z">
        <w:del w:id="60" w:author="Thomas Parkinson" w:date="2023-12-15T10:05:00Z">
          <w:r w:rsidDel="00C31C62">
            <w:delText xml:space="preserve">To estimate the power load of </w:delText>
          </w:r>
        </w:del>
      </w:ins>
      <w:ins w:id="61" w:author="Arfa Aijazi" w:date="2023-12-13T11:47:00Z">
        <w:del w:id="62" w:author="Thomas Parkinson" w:date="2023-12-15T10:05:00Z">
          <w:r w:rsidDel="00C31C62">
            <w:delText>low-energy heating interventions,</w:delText>
          </w:r>
        </w:del>
        <w:r>
          <w:t xml:space="preserve"> </w:t>
        </w:r>
      </w:ins>
      <w:ins w:id="63" w:author="Thomas Parkinson" w:date="2023-12-15T10:05:00Z">
        <w:r w:rsidR="00C31C62">
          <w:t>W</w:t>
        </w:r>
      </w:ins>
      <w:ins w:id="64" w:author="Arfa Aijazi" w:date="2023-12-13T11:47:00Z">
        <w:del w:id="65" w:author="Thomas Parkinson" w:date="2023-12-15T10:05:00Z">
          <w:r w:rsidDel="00C31C62">
            <w:delText>w</w:delText>
          </w:r>
        </w:del>
        <w:r>
          <w:t xml:space="preserve">e </w:t>
        </w:r>
        <w:r>
          <w:lastRenderedPageBreak/>
          <w:t xml:space="preserve">assumed </w:t>
        </w:r>
      </w:ins>
      <w:ins w:id="66" w:author="Thomas Parkinson" w:date="2023-12-15T10:05:00Z">
        <w:r w:rsidR="00C31C62">
          <w:t>four</w:t>
        </w:r>
      </w:ins>
      <w:ins w:id="67" w:author="Arfa Aijazi" w:date="2023-12-13T11:47:00Z">
        <w:del w:id="68" w:author="Thomas Parkinson" w:date="2023-12-15T10:05:00Z">
          <w:r w:rsidDel="00C31C62">
            <w:delText>4</w:delText>
          </w:r>
        </w:del>
        <w:r>
          <w:t xml:space="preserve"> persons in the household</w:t>
        </w:r>
      </w:ins>
      <w:ins w:id="69" w:author="Thomas Parkinson" w:date="2023-12-15T10:06:00Z">
        <w:r w:rsidR="00C31C62">
          <w:t>,</w:t>
        </w:r>
      </w:ins>
      <w:ins w:id="70" w:author="Arfa Aijazi" w:date="2023-12-13T11:47:00Z">
        <w:del w:id="71" w:author="Thomas Parkinson" w:date="2023-12-15T10:05:00Z">
          <w:r w:rsidDel="00C31C62">
            <w:delText>,</w:delText>
          </w:r>
        </w:del>
        <w:r>
          <w:t xml:space="preserve"> each using the device continuously overnight</w:t>
        </w:r>
      </w:ins>
      <w:ins w:id="72" w:author="Thomas Parkinson" w:date="2023-12-15T10:06:00Z">
        <w:r w:rsidR="00C31C62">
          <w:t>,</w:t>
        </w:r>
      </w:ins>
      <w:ins w:id="73" w:author="Thomas Parkinson" w:date="2023-12-15T10:05:00Z">
        <w:r w:rsidR="00C31C62">
          <w:t xml:space="preserve"> </w:t>
        </w:r>
      </w:ins>
      <w:ins w:id="74" w:author="Thomas Parkinson" w:date="2023-12-15T10:06:00Z">
        <w:r w:rsidR="00C31C62">
          <w:t>t</w:t>
        </w:r>
      </w:ins>
      <w:ins w:id="75" w:author="Thomas Parkinson" w:date="2023-12-15T10:05:00Z">
        <w:r w:rsidR="00C31C62">
          <w:t>o estimate the power load of low-energy heating interventions</w:t>
        </w:r>
      </w:ins>
      <w:ins w:id="76" w:author="Arfa Aijazi" w:date="2023-12-13T11:47:00Z">
        <w:r>
          <w:t xml:space="preserve">. </w:t>
        </w:r>
      </w:ins>
    </w:p>
    <w:p w14:paraId="2082D67B" w14:textId="1FCAD37B" w:rsidR="004F7E72" w:rsidRDefault="008374B8" w:rsidP="008374B8">
      <w:pPr>
        <w:pStyle w:val="Heading1List"/>
        <w:numPr>
          <w:ilvl w:val="0"/>
          <w:numId w:val="0"/>
        </w:numPr>
        <w:ind w:left="360" w:hanging="360"/>
      </w:pPr>
      <w:r>
        <w:t>Results</w:t>
      </w:r>
    </w:p>
    <w:p w14:paraId="566AE075" w14:textId="6890C42E"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77" w:name="_Ref153360977"/>
      <w:r>
        <w:t xml:space="preserve">Fig. </w:t>
      </w:r>
      <w:fldSimple w:instr=" SEQ Fig. \* ARABIC ">
        <w:r>
          <w:rPr>
            <w:noProof/>
          </w:rPr>
          <w:t>1</w:t>
        </w:r>
      </w:fldSimple>
      <w:bookmarkEnd w:id="77"/>
      <w:r w:rsidRPr="00483565">
        <w:t xml:space="preserve"> </w:t>
      </w:r>
      <w:r w:rsidRPr="00E114F4">
        <w:t xml:space="preserve">: </w:t>
      </w:r>
      <w:ins w:id="78" w:author="Arfa Aijazi" w:date="2023-12-12T17:43:00Z">
        <w:r>
          <w:t>Experimentally determined h</w:t>
        </w:r>
      </w:ins>
      <w:r w:rsidRPr="00E114F4">
        <w:t>eating and cooling effect</w:t>
      </w:r>
      <w:ins w:id="79" w:author="Thomas Parkinson" w:date="2023-12-15T10:06:00Z">
        <w:r w:rsidR="00C31C62">
          <w:t xml:space="preserve"> measured by the thermal manikin</w:t>
        </w:r>
      </w:ins>
      <w:ins w:id="80" w:author="Thomas Parkinson" w:date="2023-12-15T10:09:00Z">
        <w:r w:rsidR="00C31C62">
          <w:t xml:space="preserve"> in a laboratory setting</w:t>
        </w:r>
      </w:ins>
      <w:ins w:id="81" w:author="Thomas Parkinson" w:date="2023-12-15T10:06:00Z">
        <w:r w:rsidR="00C31C62">
          <w:t>. Results are</w:t>
        </w:r>
      </w:ins>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672A0E6E">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xml:space="preserve">, followed by the hydro-powered </w:t>
      </w:r>
      <w:r>
        <w:lastRenderedPageBreak/>
        <w:t>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82" w:name="OLE_LINK2"/>
      <w:bookmarkStart w:id="83" w:name="OLE_LINK3"/>
      <w:r>
        <w:t>6</w:t>
      </w:r>
      <w:r w:rsidRPr="00072C63">
        <w:t>°</w:t>
      </w:r>
      <w:r>
        <w:t>C</w:t>
      </w:r>
      <w:bookmarkEnd w:id="82"/>
      <w:bookmarkEnd w:id="8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t>On the cooling side, only two of the four passive strategies had a measurable cooling effect in isolation. Removing bedding and removing the mattress had a cooling effect of about 1</w:t>
      </w:r>
      <w:bookmarkStart w:id="84" w:name="_Hlk121923253"/>
      <w:bookmarkStart w:id="85" w:name="OLE_LINK4"/>
      <w:r w:rsidRPr="00072C63">
        <w:t>°</w:t>
      </w:r>
      <w:r>
        <w:t>C</w:t>
      </w:r>
      <w:bookmarkEnd w:id="84"/>
      <w:bookmarkEnd w:id="85"/>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56BA6EA" w14:textId="24108CAE" w:rsidR="00483565" w:rsidRDefault="00483565" w:rsidP="00483565">
      <w:pPr>
        <w:pStyle w:val="Caption"/>
        <w:keepNext/>
        <w:jc w:val="left"/>
      </w:pPr>
      <w:bookmarkStart w:id="86" w:name="_Ref153360117"/>
      <w:r>
        <w:lastRenderedPageBreak/>
        <w:t xml:space="preserve">Fig. </w:t>
      </w:r>
      <w:fldSimple w:instr=" SEQ Fig. \* ARABIC ">
        <w:r>
          <w:rPr>
            <w:noProof/>
          </w:rPr>
          <w:t>2</w:t>
        </w:r>
      </w:fldSimple>
      <w:bookmarkEnd w:id="86"/>
      <w:r w:rsidRPr="00E114F4">
        <w:t>: Application of laboratory results</w:t>
      </w:r>
      <w:ins w:id="87" w:author="Thomas Parkinson" w:date="2023-12-15T10:10:00Z">
        <w:r w:rsidR="00C31C62">
          <w:t xml:space="preserve"> of heating and cooling effects</w:t>
        </w:r>
      </w:ins>
      <w:r w:rsidRPr="00E114F4">
        <w:t xml:space="preserve"> to two historical case studies</w:t>
      </w:r>
      <w:ins w:id="88" w:author="Arfa Aijazi" w:date="2023-12-13T11:30:00Z">
        <w:r>
          <w:t xml:space="preserve"> to model sleep time heat and cold exposure</w:t>
        </w:r>
      </w:ins>
      <w:ins w:id="89" w:author="Thomas Parkinson" w:date="2023-12-15T10:10:00Z">
        <w:r w:rsidR="00C31C62">
          <w:t>.</w:t>
        </w:r>
      </w:ins>
    </w:p>
    <w:p w14:paraId="6FB3B413" w14:textId="07ABFC89" w:rsidR="007B66CB" w:rsidRDefault="005215B8" w:rsidP="008374B8">
      <w:pPr>
        <w:pStyle w:val="Caption"/>
      </w:pPr>
      <w:commentRangeStart w:id="90"/>
      <w:commentRangeStart w:id="91"/>
      <w:r>
        <w:rPr>
          <w:i w:val="0"/>
          <w:iCs w:val="0"/>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commentRangeEnd w:id="90"/>
      <w:r w:rsidR="00483565">
        <w:rPr>
          <w:rStyle w:val="CommentReference"/>
          <w:i w:val="0"/>
          <w:iCs w:val="0"/>
        </w:rPr>
        <w:commentReference w:id="90"/>
      </w:r>
      <w:commentRangeEnd w:id="91"/>
      <w:r w:rsidR="00C31C62">
        <w:rPr>
          <w:rStyle w:val="CommentReference"/>
          <w:i w:val="0"/>
          <w:iCs w:val="0"/>
        </w:rPr>
        <w:commentReference w:id="91"/>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w:t>
      </w:r>
      <w:r w:rsidR="00C31C62">
        <w:t>S</w:t>
      </w:r>
      <w:r w:rsidR="007B66CB">
        <w:t>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del w:id="92"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3B18ED67" w14:textId="39514295" w:rsidR="004F7E72" w:rsidRDefault="004F7E72" w:rsidP="004F7E72">
      <w:pPr>
        <w:rPr>
          <w:ins w:id="93" w:author="Arfa Aijazi" w:date="2023-12-12T17:07:00Z"/>
        </w:rPr>
      </w:pPr>
      <w:r>
        <w:t>The results of the thermal manikin test demonstrate the potential for passive and low-energy solutions for heating and cooling to minimize thermal discomfort in sleeping environments. 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94" w:author="Arfa Aijazi" w:date="2023-12-13T11:56:00Z">
        <w:r w:rsidR="00E87CB3" w:rsidDel="00483565">
          <w:delText xml:space="preserve"> </w:delText>
        </w:r>
      </w:del>
      <w:r>
        <w:t xml:space="preserve">show that a combination of passive and low-energy strategies could reduce sleep-time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536968DF" w14:textId="4060EEA2" w:rsidR="00483565" w:rsidRDefault="00483565" w:rsidP="00483565">
      <w:pPr>
        <w:pStyle w:val="Caption"/>
        <w:keepNext/>
        <w:rPr>
          <w:ins w:id="95" w:author="Arfa Aijazi" w:date="2023-12-12T17:41:00Z"/>
        </w:rPr>
      </w:pPr>
      <w:bookmarkStart w:id="96" w:name="_Ref153359540"/>
      <w:ins w:id="97" w:author="Arfa Aijazi" w:date="2023-12-12T17:41:00Z">
        <w:r>
          <w:lastRenderedPageBreak/>
          <w:t xml:space="preserve">Fig. </w:t>
        </w:r>
        <w:r>
          <w:fldChar w:fldCharType="begin"/>
        </w:r>
        <w:r>
          <w:instrText xml:space="preserve"> SEQ Fig. \* ARABIC </w:instrText>
        </w:r>
      </w:ins>
      <w:r>
        <w:fldChar w:fldCharType="separate"/>
      </w:r>
      <w:ins w:id="98" w:author="Arfa Aijazi" w:date="2023-12-13T12:11:00Z">
        <w:r>
          <w:rPr>
            <w:noProof/>
          </w:rPr>
          <w:t>3</w:t>
        </w:r>
      </w:ins>
      <w:ins w:id="99" w:author="Arfa Aijazi" w:date="2023-12-12T17:41:00Z">
        <w:r>
          <w:fldChar w:fldCharType="end"/>
        </w:r>
      </w:ins>
      <w:bookmarkEnd w:id="96"/>
      <w:ins w:id="100" w:author="Arfa Aijazi" w:date="2023-12-13T11:30:00Z">
        <w:r>
          <w:t>: Application of laboratory results</w:t>
        </w:r>
      </w:ins>
      <w:ins w:id="101" w:author="Thomas Parkinson" w:date="2023-12-15T10:11:00Z">
        <w:r w:rsidR="00C31C62">
          <w:t xml:space="preserve"> of low</w:t>
        </w:r>
      </w:ins>
      <w:ins w:id="102" w:author="Thomas Parkinson" w:date="2023-12-15T10:12:00Z">
        <w:r w:rsidR="00CB039C">
          <w:t>-</w:t>
        </w:r>
      </w:ins>
      <w:ins w:id="103" w:author="Thomas Parkinson" w:date="2023-12-15T10:11:00Z">
        <w:r w:rsidR="00C31C62">
          <w:t>energy and passive heating devices</w:t>
        </w:r>
      </w:ins>
      <w:ins w:id="104" w:author="Arfa Aijazi" w:date="2023-12-13T11:30:00Z">
        <w:r>
          <w:t xml:space="preserve"> to historical case</w:t>
        </w:r>
      </w:ins>
      <w:ins w:id="105" w:author="Arfa Aijazi" w:date="2023-12-13T11:31:00Z">
        <w:r>
          <w:t xml:space="preserve"> study to model </w:t>
        </w:r>
        <w:del w:id="106" w:author="Thomas Parkinson" w:date="2023-12-15T10:12:00Z">
          <w:r w:rsidDel="00C31C62">
            <w:delText>energy</w:delText>
          </w:r>
        </w:del>
      </w:ins>
      <w:ins w:id="107" w:author="Thomas Parkinson" w:date="2023-12-15T10:12:00Z">
        <w:r w:rsidR="00C31C62">
          <w:t>reduced energy</w:t>
        </w:r>
      </w:ins>
      <w:ins w:id="108" w:author="Arfa Aijazi" w:date="2023-12-13T11:31:00Z">
        <w:r>
          <w:t xml:space="preserve"> </w:t>
        </w:r>
        <w:del w:id="109" w:author="Thomas Parkinson" w:date="2023-12-15T10:12:00Z">
          <w:r w:rsidDel="00C31C62">
            <w:delText>savings</w:delText>
          </w:r>
        </w:del>
      </w:ins>
      <w:ins w:id="110" w:author="Thomas Parkinson" w:date="2023-12-15T10:12:00Z">
        <w:r w:rsidR="00C31C62">
          <w:t>loads</w:t>
        </w:r>
      </w:ins>
      <w:ins w:id="111" w:author="Thomas Parkinson" w:date="2023-12-15T10:11:00Z">
        <w:r w:rsidR="00C31C62">
          <w:t>.</w:t>
        </w:r>
      </w:ins>
    </w:p>
    <w:p w14:paraId="05FCDC3A" w14:textId="77777777" w:rsidR="00483565" w:rsidRDefault="00483565" w:rsidP="004F7E72">
      <w:commentRangeStart w:id="112"/>
      <w:ins w:id="113" w:author="Arfa Aijazi" w:date="2023-12-12T17:07:00Z">
        <w:r>
          <w:rPr>
            <w:noProof/>
          </w:rPr>
          <w:drawing>
            <wp:inline distT="0" distB="0" distL="0" distR="0" wp14:anchorId="565F161F" wp14:editId="39A1EC31">
              <wp:extent cx="5943600" cy="4559300"/>
              <wp:effectExtent l="0" t="0" r="0" b="0"/>
              <wp:docPr id="4513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commentRangeEnd w:id="112"/>
      <w:ins w:id="114" w:author="Arfa Aijazi" w:date="2023-12-13T11:52:00Z">
        <w:r>
          <w:rPr>
            <w:rStyle w:val="CommentReference"/>
          </w:rPr>
          <w:commentReference w:id="112"/>
        </w:r>
      </w:ins>
    </w:p>
    <w:p w14:paraId="390D6AD0" w14:textId="185530D8" w:rsidR="00483565" w:rsidRDefault="00483565">
      <w:pPr>
        <w:pStyle w:val="Caption"/>
        <w:rPr>
          <w:ins w:id="115" w:author="Arfa Aijazi" w:date="2023-12-13T11:58:00Z"/>
        </w:rPr>
        <w:pPrChange w:id="116" w:author="Arfa Aijazi" w:date="2023-12-13T11:58:00Z">
          <w:pPr/>
        </w:pPrChange>
      </w:pPr>
      <w:ins w:id="117" w:author="Arfa Aijazi" w:date="2023-12-13T11:58:00Z">
        <w:r>
          <w:t xml:space="preserve">a and c) 2021 Texas power crisis (February 14-19) as a time series of modeled indoor </w:t>
        </w:r>
      </w:ins>
      <w:ins w:id="118" w:author="Arfa Aijazi" w:date="2023-12-13T12:01:00Z">
        <w:r>
          <w:t>temperatures and</w:t>
        </w:r>
      </w:ins>
      <w:ins w:id="119" w:author="Arfa Aijazi" w:date="2023-12-13T11:59:00Z">
        <w:r>
          <w:t xml:space="preserve"> energy consumpti</w:t>
        </w:r>
      </w:ins>
      <w:ins w:id="120" w:author="Arfa Aijazi" w:date="2023-12-13T12:01:00Z">
        <w:r>
          <w:t>on</w:t>
        </w:r>
      </w:ins>
      <w:ins w:id="121" w:author="Arfa Aijazi" w:date="2023-12-13T11:59:00Z">
        <w:r>
          <w:t xml:space="preserve"> </w:t>
        </w:r>
      </w:ins>
      <w:ins w:id="122" w:author="Arfa Aijazi" w:date="2023-12-13T11:58:00Z">
        <w:r>
          <w:t>with and without heating effects caused by selected intervention</w:t>
        </w:r>
      </w:ins>
      <w:ins w:id="123" w:author="Arfa Aijazi" w:date="2023-12-13T11:59:00Z">
        <w:r>
          <w:t>s</w:t>
        </w:r>
      </w:ins>
      <w:ins w:id="124" w:author="Arfa Aijazi" w:date="2023-12-13T11:58:00Z">
        <w:r>
          <w:t xml:space="preserve"> and </w:t>
        </w:r>
      </w:ins>
      <w:ins w:id="125" w:author="Arfa Aijazi" w:date="2023-12-13T12:00:00Z">
        <w:r>
          <w:t xml:space="preserve">b and d) </w:t>
        </w:r>
      </w:ins>
      <w:ins w:id="126" w:author="Arfa Aijazi" w:date="2023-12-13T11:58:00Z">
        <w:r>
          <w:t xml:space="preserve">sleep time (10 p.m. – 7 a.m.) </w:t>
        </w:r>
      </w:ins>
      <w:ins w:id="127" w:author="Arfa Aijazi" w:date="2023-12-13T12:00:00Z">
        <w:r>
          <w:t xml:space="preserve">reductions in peak energy use and total energy use overnight from February 13-14. </w:t>
        </w:r>
      </w:ins>
      <w:ins w:id="128" w:author="Arfa Aijazi" w:date="2023-12-13T12:02:00Z">
        <w:r>
          <w:t xml:space="preserve">The adjusted energy consumption from low-energy heating interventions assumes use by </w:t>
        </w:r>
      </w:ins>
      <w:ins w:id="129" w:author="Thomas Parkinson" w:date="2023-12-15T10:12:00Z">
        <w:r w:rsidR="00CB039C">
          <w:t>four</w:t>
        </w:r>
      </w:ins>
      <w:ins w:id="130" w:author="Arfa Aijazi" w:date="2023-12-13T12:02:00Z">
        <w:del w:id="131" w:author="Thomas Parkinson" w:date="2023-12-15T10:12:00Z">
          <w:r w:rsidDel="00CB039C">
            <w:delText>4</w:delText>
          </w:r>
        </w:del>
        <w:r>
          <w:t xml:space="preserve"> persons continuously overnight. </w:t>
        </w:r>
      </w:ins>
    </w:p>
    <w:p w14:paraId="17422A4F" w14:textId="779A8194" w:rsidR="00483565" w:rsidRPr="00483565" w:rsidRDefault="00483565" w:rsidP="00483565">
      <w:pPr>
        <w:rPr>
          <w:ins w:id="132" w:author="Arfa Aijazi" w:date="2023-12-13T11:31:00Z"/>
        </w:rPr>
      </w:pPr>
      <w:ins w:id="133" w:author="Arfa Aijazi" w:date="2023-12-13T11:43:00Z">
        <w:r>
          <w:t xml:space="preserve">We </w:t>
        </w:r>
        <w:del w:id="134" w:author="Thomas Parkinson" w:date="2023-12-15T10:13:00Z">
          <w:r w:rsidDel="00CB039C">
            <w:delText>then</w:delText>
          </w:r>
        </w:del>
      </w:ins>
      <w:ins w:id="135" w:author="Thomas Parkinson" w:date="2023-12-15T10:13:00Z">
        <w:r w:rsidR="00CB039C">
          <w:t>also</w:t>
        </w:r>
      </w:ins>
      <w:ins w:id="136" w:author="Arfa Aijazi" w:date="2023-12-13T11:44:00Z">
        <w:r>
          <w:t xml:space="preserve"> </w:t>
        </w:r>
      </w:ins>
      <w:ins w:id="137" w:author="Arfa Aijazi" w:date="2023-12-13T11:43:00Z">
        <w:r>
          <w:t>applied</w:t>
        </w:r>
      </w:ins>
      <w:ins w:id="138" w:author="Arfa Aijazi" w:date="2023-12-13T11:32:00Z">
        <w:r>
          <w:t xml:space="preserve"> the laboratory findings</w:t>
        </w:r>
      </w:ins>
      <w:ins w:id="139" w:author="Thomas Parkinson" w:date="2023-12-15T10:12:00Z">
        <w:r w:rsidR="00CB039C">
          <w:t xml:space="preserve"> of the manikin tests</w:t>
        </w:r>
      </w:ins>
      <w:ins w:id="140" w:author="Arfa Aijazi" w:date="2023-12-13T11:32:00Z">
        <w:r>
          <w:t xml:space="preserve"> to the 2021 Texas power crisis case</w:t>
        </w:r>
      </w:ins>
      <w:ins w:id="141" w:author="Arfa Aijazi" w:date="2023-12-13T11:33:00Z">
        <w:r>
          <w:t xml:space="preserve"> study</w:t>
        </w:r>
      </w:ins>
      <w:ins w:id="142" w:author="Arfa Aijazi" w:date="2023-12-13T11:44:00Z">
        <w:r>
          <w:t xml:space="preserve"> </w:t>
        </w:r>
      </w:ins>
      <w:ins w:id="143" w:author="Thomas Parkinson" w:date="2023-12-15T10:13:00Z">
        <w:r w:rsidR="00CB039C">
          <w:t xml:space="preserve">to </w:t>
        </w:r>
      </w:ins>
      <w:ins w:id="144" w:author="Arfa Aijazi" w:date="2023-12-13T11:44:00Z">
        <w:del w:id="145" w:author="Thomas Parkinson" w:date="2023-12-15T10:13:00Z">
          <w:r w:rsidDel="00CB039C">
            <w:delText>again</w:delText>
          </w:r>
        </w:del>
      </w:ins>
      <w:ins w:id="146" w:author="Arfa Aijazi" w:date="2023-12-13T11:33:00Z">
        <w:del w:id="147" w:author="Thomas Parkinson" w:date="2023-12-15T10:13:00Z">
          <w:r w:rsidDel="00CB039C">
            <w:delText>,</w:delText>
          </w:r>
        </w:del>
      </w:ins>
      <w:ins w:id="148" w:author="Arfa Aijazi" w:date="2023-12-13T11:44:00Z">
        <w:del w:id="149" w:author="Thomas Parkinson" w:date="2023-12-15T10:13:00Z">
          <w:r w:rsidDel="00CB039C">
            <w:delText xml:space="preserve"> but</w:delText>
          </w:r>
        </w:del>
      </w:ins>
      <w:ins w:id="150" w:author="Arfa Aijazi" w:date="2023-12-13T11:33:00Z">
        <w:del w:id="151" w:author="Thomas Parkinson" w:date="2023-12-15T10:13:00Z">
          <w:r w:rsidDel="00CB039C">
            <w:delText xml:space="preserve"> this time </w:delText>
          </w:r>
        </w:del>
        <w:r>
          <w:t>model</w:t>
        </w:r>
        <w:del w:id="152" w:author="Thomas Parkinson" w:date="2023-12-15T10:13:00Z">
          <w:r w:rsidDel="00CB039C">
            <w:delText>ing</w:delText>
          </w:r>
        </w:del>
        <w:r>
          <w:t xml:space="preserve"> the </w:t>
        </w:r>
      </w:ins>
      <w:ins w:id="153" w:author="Arfa Aijazi" w:date="2023-12-13T11:57:00Z">
        <w:r>
          <w:t xml:space="preserve">energy </w:t>
        </w:r>
      </w:ins>
      <w:ins w:id="154" w:author="Arfa Aijazi" w:date="2023-12-13T11:33:00Z">
        <w:r>
          <w:t xml:space="preserve">impact of coupling </w:t>
        </w:r>
      </w:ins>
      <w:ins w:id="155" w:author="Arfa Aijazi" w:date="2023-12-13T11:57:00Z">
        <w:r>
          <w:t xml:space="preserve">low-energy and passive </w:t>
        </w:r>
      </w:ins>
      <w:ins w:id="156" w:author="Arfa Aijazi" w:date="2023-12-13T11:33:00Z">
        <w:r>
          <w:t xml:space="preserve">heating interventions with lower heating set points during sleep time hours. </w:t>
        </w:r>
      </w:ins>
      <w:ins w:id="157" w:author="Arfa Aijazi" w:date="2023-12-13T11:34:00Z">
        <w:r>
          <w:t>The original</w:t>
        </w:r>
      </w:ins>
      <w:ins w:id="158" w:author="Thomas Parkinson" w:date="2023-12-15T10:13:00Z">
        <w:r w:rsidR="00CB039C">
          <w:t xml:space="preserve"> reference energy model for</w:t>
        </w:r>
      </w:ins>
      <w:ins w:id="159" w:author="Arfa Aijazi" w:date="2023-12-13T11:34:00Z">
        <w:r>
          <w:t xml:space="preserve"> Dallas </w:t>
        </w:r>
        <w:del w:id="160" w:author="Thomas Parkinson" w:date="2023-12-15T10:13:00Z">
          <w:r w:rsidDel="00CB039C">
            <w:delText xml:space="preserve">energy model </w:delText>
          </w:r>
        </w:del>
        <w:r>
          <w:t>had a heat</w:t>
        </w:r>
      </w:ins>
      <w:ins w:id="161" w:author="Arfa Aijazi" w:date="2023-12-13T11:49:00Z">
        <w:r>
          <w:t>ing</w:t>
        </w:r>
      </w:ins>
      <w:ins w:id="162" w:author="Arfa Aijazi" w:date="2023-12-13T11:34:00Z">
        <w:r>
          <w:t xml:space="preserve"> setpoint of 22</w:t>
        </w:r>
      </w:ins>
      <w:ins w:id="163" w:author="Arfa Aijazi" w:date="2023-12-13T11:35:00Z">
        <w:r w:rsidRPr="00483565">
          <w:t>°C</w:t>
        </w:r>
        <w:r>
          <w:t xml:space="preserve">, </w:t>
        </w:r>
      </w:ins>
      <w:ins w:id="164" w:author="Arfa Aijazi" w:date="2023-12-13T11:36:00Z">
        <w:r>
          <w:t>which exceeds the World Health Organization</w:t>
        </w:r>
      </w:ins>
      <w:ins w:id="165" w:author="Arfa Aijazi" w:date="2023-12-13T11:38:00Z">
        <w:r>
          <w:t>’</w:t>
        </w:r>
      </w:ins>
      <w:ins w:id="166" w:author="Arfa Aijazi" w:date="2023-12-13T11:36:00Z">
        <w:r>
          <w:t>s</w:t>
        </w:r>
      </w:ins>
      <w:ins w:id="167" w:author="Arfa Aijazi" w:date="2023-12-13T11:37:00Z">
        <w:r>
          <w:t xml:space="preserve"> (</w:t>
        </w:r>
      </w:ins>
      <w:ins w:id="168" w:author="Arfa Aijazi" w:date="2023-12-13T11:38:00Z">
        <w:r>
          <w:t>WHO)</w:t>
        </w:r>
      </w:ins>
      <w:ins w:id="169" w:author="Arfa Aijazi" w:date="2023-12-13T11:36:00Z">
        <w:r>
          <w:t xml:space="preserve"> indoor minimal risk temperature guideline of 18</w:t>
        </w:r>
        <w:r w:rsidRPr="00483565">
          <w:t>°C</w:t>
        </w:r>
        <w:r>
          <w:t xml:space="preserve">. We first </w:t>
        </w:r>
      </w:ins>
      <w:ins w:id="170" w:author="Arfa Aijazi" w:date="2023-12-13T11:37:00Z">
        <w:r>
          <w:t>modeled the effect of reducing the setpoint to the WHO guideline</w:t>
        </w:r>
      </w:ins>
      <w:ins w:id="171" w:author="Thomas Parkinson" w:date="2023-12-15T10:14:00Z">
        <w:r w:rsidR="00CB039C">
          <w:t xml:space="preserve"> (18</w:t>
        </w:r>
        <w:r w:rsidR="00CB039C" w:rsidRPr="00483565">
          <w:t>°C</w:t>
        </w:r>
        <w:r w:rsidR="00CB039C">
          <w:t>)</w:t>
        </w:r>
      </w:ins>
      <w:ins w:id="172" w:author="Arfa Aijazi" w:date="2023-12-13T11:37:00Z">
        <w:r>
          <w:t xml:space="preserve"> and then subsequently reduced the setpoint</w:t>
        </w:r>
      </w:ins>
      <w:ins w:id="173" w:author="Arfa Aijazi" w:date="2023-12-13T11:38:00Z">
        <w:del w:id="174" w:author="Thomas Parkinson" w:date="2023-12-15T10:14:00Z">
          <w:r w:rsidDel="00CB039C">
            <w:delText>,</w:delText>
          </w:r>
        </w:del>
      </w:ins>
      <w:ins w:id="175" w:author="Arfa Aijazi" w:date="2023-12-13T11:37:00Z">
        <w:r>
          <w:t xml:space="preserve"> so that </w:t>
        </w:r>
      </w:ins>
      <w:ins w:id="176" w:author="Arfa Aijazi" w:date="2023-12-13T11:38:00Z">
        <w:r>
          <w:t xml:space="preserve">the heating effect from the </w:t>
        </w:r>
        <w:del w:id="177" w:author="Thomas Parkinson" w:date="2023-12-15T10:14:00Z">
          <w:r w:rsidDel="00CB039C">
            <w:delText xml:space="preserve">heating </w:delText>
          </w:r>
        </w:del>
        <w:r>
          <w:t xml:space="preserve">intervention would bring the equivalent temperature to within the WHO guideline. </w:t>
        </w:r>
        <w:del w:id="178" w:author="Thomas Parkinson" w:date="2023-12-15T10:15:00Z">
          <w:r w:rsidDel="00CB039C">
            <w:delText>For a heat</w:delText>
          </w:r>
        </w:del>
      </w:ins>
      <w:ins w:id="179" w:author="Arfa Aijazi" w:date="2023-12-13T11:50:00Z">
        <w:del w:id="180" w:author="Thomas Parkinson" w:date="2023-12-15T10:15:00Z">
          <w:r w:rsidDel="00CB039C">
            <w:delText>ed</w:delText>
          </w:r>
        </w:del>
      </w:ins>
      <w:ins w:id="181" w:author="Arfa Aijazi" w:date="2023-12-13T11:38:00Z">
        <w:del w:id="182" w:author="Thomas Parkinson" w:date="2023-12-15T10:15:00Z">
          <w:r w:rsidDel="00CB039C">
            <w:delText xml:space="preserve"> blanket, t</w:delText>
          </w:r>
        </w:del>
      </w:ins>
      <w:ins w:id="183" w:author="Thomas Parkinson" w:date="2023-12-15T10:15:00Z">
        <w:r w:rsidR="00CB039C">
          <w:t>T</w:t>
        </w:r>
      </w:ins>
      <w:ins w:id="184" w:author="Arfa Aijazi" w:date="2023-12-13T11:38:00Z">
        <w:r>
          <w:t xml:space="preserve">his resulted in a temperature setpoint of </w:t>
        </w:r>
      </w:ins>
      <w:ins w:id="185" w:author="Arfa Aijazi" w:date="2023-12-13T11:39:00Z">
        <w:r>
          <w:t>13.9°C</w:t>
        </w:r>
      </w:ins>
      <w:ins w:id="186" w:author="Thomas Parkinson" w:date="2023-12-15T10:15:00Z">
        <w:r w:rsidR="00CB039C">
          <w:t xml:space="preserve"> for a heated blanked</w:t>
        </w:r>
      </w:ins>
      <w:ins w:id="187" w:author="Arfa Aijazi" w:date="2023-12-13T11:39:00Z">
        <w:r>
          <w:t xml:space="preserve">, </w:t>
        </w:r>
        <w:del w:id="188" w:author="Thomas Parkinson" w:date="2023-12-15T10:15:00Z">
          <w:r w:rsidDel="00CB039C">
            <w:delText xml:space="preserve">for the passive combination </w:delText>
          </w:r>
        </w:del>
        <w:r>
          <w:t>a setpoint of 12.3°C</w:t>
        </w:r>
      </w:ins>
      <w:ins w:id="189" w:author="Thomas Parkinson" w:date="2023-12-15T10:15:00Z">
        <w:r w:rsidR="00CB039C">
          <w:t xml:space="preserve"> for the passive combination</w:t>
        </w:r>
      </w:ins>
      <w:ins w:id="190" w:author="Arfa Aijazi" w:date="2023-12-13T11:39:00Z">
        <w:r>
          <w:t xml:space="preserve">, </w:t>
        </w:r>
        <w:del w:id="191" w:author="Thomas Parkinson" w:date="2023-12-15T10:15:00Z">
          <w:r w:rsidDel="00CB039C">
            <w:delText xml:space="preserve">and for the passive combination and heated blanket, </w:delText>
          </w:r>
        </w:del>
        <w:r>
          <w:t>a</w:t>
        </w:r>
      </w:ins>
      <w:ins w:id="192" w:author="Thomas Parkinson" w:date="2023-12-15T10:15:00Z">
        <w:r w:rsidR="00CB039C">
          <w:t>nd a</w:t>
        </w:r>
      </w:ins>
      <w:ins w:id="193" w:author="Arfa Aijazi" w:date="2023-12-13T11:39:00Z">
        <w:r>
          <w:t xml:space="preserve"> setpoint of 11.6°C</w:t>
        </w:r>
      </w:ins>
      <w:ins w:id="194" w:author="Thomas Parkinson" w:date="2023-12-15T10:15:00Z">
        <w:r w:rsidR="00CB039C">
          <w:t xml:space="preserve"> for the passive combination and heated blanket</w:t>
        </w:r>
      </w:ins>
      <w:ins w:id="195" w:author="Arfa Aijazi" w:date="2023-12-13T11:39:00Z">
        <w:r>
          <w:t>.</w:t>
        </w:r>
      </w:ins>
      <w:ins w:id="196" w:author="Arfa Aijazi" w:date="2023-12-13T11:40:00Z">
        <w:r>
          <w:t xml:space="preserve"> While the thermostat setpoint is significantly lower, we not</w:t>
        </w:r>
      </w:ins>
      <w:ins w:id="197" w:author="Arfa Aijazi" w:date="2023-12-13T11:41:00Z">
        <w:r>
          <w:t xml:space="preserve">e that it </w:t>
        </w:r>
        <w:del w:id="198" w:author="Thomas Parkinson" w:date="2023-12-15T10:16:00Z">
          <w:r w:rsidDel="00CB039C">
            <w:delText>still exceeds</w:delText>
          </w:r>
        </w:del>
      </w:ins>
      <w:ins w:id="199" w:author="Thomas Parkinson" w:date="2023-12-15T10:16:00Z">
        <w:r w:rsidR="00CB039C">
          <w:t>is still warmer than</w:t>
        </w:r>
      </w:ins>
      <w:ins w:id="200" w:author="Arfa Aijazi" w:date="2023-12-13T11:41:00Z">
        <w:r>
          <w:t xml:space="preserve"> the indoor temperatures modeled in the home during the power outage with n</w:t>
        </w:r>
      </w:ins>
      <w:ins w:id="201" w:author="Arfa Aijazi" w:date="2023-12-13T11:50:00Z">
        <w:r>
          <w:t>o</w:t>
        </w:r>
      </w:ins>
      <w:ins w:id="202" w:author="Arfa Aijazi" w:date="2023-12-13T11:41:00Z">
        <w:r>
          <w:t xml:space="preserve"> intervention, </w:t>
        </w:r>
        <w:r>
          <w:fldChar w:fldCharType="begin"/>
        </w:r>
        <w:r>
          <w:instrText xml:space="preserve"> REF _Ref153360117 \h </w:instrText>
        </w:r>
      </w:ins>
      <w:r>
        <w:fldChar w:fldCharType="separate"/>
      </w:r>
      <w:ins w:id="203" w:author="Arfa Aijazi" w:date="2023-12-13T11:41:00Z">
        <w:r>
          <w:t xml:space="preserve">Fig. </w:t>
        </w:r>
        <w:r>
          <w:rPr>
            <w:noProof/>
          </w:rPr>
          <w:t>2</w:t>
        </w:r>
        <w:r>
          <w:fldChar w:fldCharType="end"/>
        </w:r>
        <w:r>
          <w:t xml:space="preserve">b. </w:t>
        </w:r>
      </w:ins>
      <w:ins w:id="204" w:author="Arfa Aijazi" w:date="2023-12-13T11:43:00Z">
        <w:r>
          <w:t xml:space="preserve">The results in </w:t>
        </w:r>
      </w:ins>
      <w:ins w:id="205" w:author="Arfa Aijazi" w:date="2023-12-13T11:44:00Z">
        <w:r>
          <w:fldChar w:fldCharType="begin"/>
        </w:r>
        <w:r>
          <w:instrText xml:space="preserve"> REF _Ref153359540 \h </w:instrText>
        </w:r>
      </w:ins>
      <w:r>
        <w:fldChar w:fldCharType="separate"/>
      </w:r>
      <w:ins w:id="206" w:author="Arfa Aijazi" w:date="2023-12-13T11:44:00Z">
        <w:r>
          <w:t xml:space="preserve">Fig. </w:t>
        </w:r>
        <w:r>
          <w:rPr>
            <w:noProof/>
          </w:rPr>
          <w:t>3</w:t>
        </w:r>
        <w:r>
          <w:fldChar w:fldCharType="end"/>
        </w:r>
        <w:r>
          <w:t xml:space="preserve"> show that reducing the setpoint to the WHO guideline gives a 28% reduction in peak</w:t>
        </w:r>
      </w:ins>
      <w:ins w:id="207" w:author="Arfa Aijazi" w:date="2023-12-13T11:45:00Z">
        <w:r>
          <w:t xml:space="preserve"> loads and a 39% reduction in total energy use during sleep time hours. Applying heating </w:t>
        </w:r>
        <w:del w:id="208" w:author="Thomas Parkinson" w:date="2023-12-15T10:16:00Z">
          <w:r w:rsidDel="00CB039C">
            <w:delText xml:space="preserve">interventions can then </w:delText>
          </w:r>
        </w:del>
        <w:r>
          <w:t>lower</w:t>
        </w:r>
      </w:ins>
      <w:ins w:id="209" w:author="Thomas Parkinson" w:date="2023-12-15T10:16:00Z">
        <w:r w:rsidR="00CB039C">
          <w:t>s</w:t>
        </w:r>
      </w:ins>
      <w:ins w:id="210" w:author="Arfa Aijazi" w:date="2023-12-13T11:45:00Z">
        <w:r>
          <w:t xml:space="preserve"> the peak loads </w:t>
        </w:r>
      </w:ins>
      <w:ins w:id="211" w:author="Thomas Parkinson" w:date="2023-12-15T10:16:00Z">
        <w:r w:rsidR="00CB039C">
          <w:t xml:space="preserve">by </w:t>
        </w:r>
      </w:ins>
      <w:ins w:id="212" w:author="Arfa Aijazi" w:date="2023-12-13T11:45:00Z">
        <w:r>
          <w:t>up to 67% and the total energy consumption to 83</w:t>
        </w:r>
      </w:ins>
      <w:ins w:id="213" w:author="Arfa Aijazi" w:date="2023-12-13T11:46:00Z">
        <w:r>
          <w:t xml:space="preserve">%, effectively double that of just lowering </w:t>
        </w:r>
        <w:r>
          <w:lastRenderedPageBreak/>
          <w:t>the setpoint</w:t>
        </w:r>
      </w:ins>
      <w:ins w:id="214" w:author="Arfa Aijazi" w:date="2023-12-13T11:51:00Z">
        <w:r>
          <w:t xml:space="preserve"> alone</w:t>
        </w:r>
      </w:ins>
      <w:ins w:id="215" w:author="Arfa Aijazi" w:date="2023-12-13T11:46:00Z">
        <w:r>
          <w:t>. While the heated blanket consumes</w:t>
        </w:r>
      </w:ins>
      <w:ins w:id="216" w:author="Arfa Aijazi" w:date="2023-12-13T11:47:00Z">
        <w:r>
          <w:t xml:space="preserve"> a nominal amount of energy, even </w:t>
        </w:r>
      </w:ins>
      <w:ins w:id="217" w:author="Arfa Aijazi" w:date="2023-12-13T11:48:00Z">
        <w:r>
          <w:t xml:space="preserve">the load from </w:t>
        </w:r>
      </w:ins>
      <w:ins w:id="218" w:author="Thomas Parkinson" w:date="2023-12-15T10:17:00Z">
        <w:r w:rsidR="00CB039C">
          <w:t>four</w:t>
        </w:r>
      </w:ins>
      <w:ins w:id="219" w:author="Arfa Aijazi" w:date="2023-12-13T11:48:00Z">
        <w:del w:id="220" w:author="Thomas Parkinson" w:date="2023-12-15T10:17:00Z">
          <w:r w:rsidDel="00CB039C">
            <w:delText>4</w:delText>
          </w:r>
        </w:del>
        <w:r>
          <w:t xml:space="preserve"> persons is </w:t>
        </w:r>
      </w:ins>
      <w:ins w:id="221" w:author="Arfa Aijazi" w:date="2023-12-13T11:49:00Z">
        <w:del w:id="222" w:author="Thomas Parkinson" w:date="2023-12-15T10:17:00Z">
          <w:r w:rsidDel="00CB039C">
            <w:delText>minute</w:delText>
          </w:r>
        </w:del>
      </w:ins>
      <w:ins w:id="223" w:author="Thomas Parkinson" w:date="2023-12-15T10:17:00Z">
        <w:r w:rsidR="00CB039C">
          <w:t>small</w:t>
        </w:r>
      </w:ins>
      <w:ins w:id="224" w:author="Arfa Aijazi" w:date="2023-12-13T11:48:00Z">
        <w:r>
          <w:t xml:space="preserve"> relative to the energy savings from reducing the thermostat setpoint. </w:t>
        </w:r>
      </w:ins>
      <w:ins w:id="225" w:author="Arfa Aijazi" w:date="2023-12-13T14:05:00Z">
        <w:r w:rsidR="00CD4659">
          <w:t>The heated bl</w:t>
        </w:r>
      </w:ins>
      <w:ins w:id="226" w:author="Arfa Aijazi" w:date="2023-12-13T14:06:00Z">
        <w:r w:rsidR="00CD4659">
          <w:t xml:space="preserve">anket is </w:t>
        </w:r>
        <w:del w:id="227" w:author="Thomas Parkinson" w:date="2023-12-15T10:17:00Z">
          <w:r w:rsidR="00CD4659" w:rsidDel="00CB039C">
            <w:delText xml:space="preserve">able to be </w:delText>
          </w:r>
        </w:del>
        <w:r w:rsidR="00CD4659">
          <w:t xml:space="preserve">much more efficient </w:t>
        </w:r>
        <w:del w:id="228" w:author="Thomas Parkinson" w:date="2023-12-15T10:17:00Z">
          <w:r w:rsidR="00CD4659" w:rsidDel="00CB039C">
            <w:delText>because</w:delText>
          </w:r>
        </w:del>
      </w:ins>
      <w:ins w:id="229" w:author="Thomas Parkinson" w:date="2023-12-15T10:17:00Z">
        <w:r w:rsidR="00CB039C">
          <w:t>as</w:t>
        </w:r>
      </w:ins>
      <w:ins w:id="230" w:author="Arfa Aijazi" w:date="2023-12-13T14:06:00Z">
        <w:r w:rsidR="00CD4659">
          <w:t xml:space="preserve"> its </w:t>
        </w:r>
        <w:del w:id="231" w:author="Thomas Parkinson" w:date="2023-12-15T10:17:00Z">
          <w:r w:rsidR="00CD4659" w:rsidDel="00CB039C">
            <w:delText>output</w:delText>
          </w:r>
        </w:del>
      </w:ins>
      <w:ins w:id="232" w:author="Thomas Parkinson" w:date="2023-12-15T10:17:00Z">
        <w:r w:rsidR="00CB039C">
          <w:t>heat</w:t>
        </w:r>
      </w:ins>
      <w:ins w:id="233" w:author="Arfa Aijazi" w:date="2023-12-13T14:06:00Z">
        <w:r w:rsidR="00CD4659">
          <w:t xml:space="preserve"> is </w:t>
        </w:r>
        <w:del w:id="234" w:author="Thomas Parkinson" w:date="2023-12-15T10:17:00Z">
          <w:r w:rsidR="00CD4659" w:rsidDel="00CB039C">
            <w:delText>concentrated on</w:delText>
          </w:r>
        </w:del>
      </w:ins>
      <w:ins w:id="235" w:author="Thomas Parkinson" w:date="2023-12-15T10:17:00Z">
        <w:r w:rsidR="00CB039C">
          <w:t>directed at</w:t>
        </w:r>
      </w:ins>
      <w:ins w:id="236" w:author="Arfa Aijazi" w:date="2023-12-13T14:06:00Z">
        <w:r w:rsidR="00CD4659">
          <w:t xml:space="preserve"> the person, rather than heating the entire space volume. </w:t>
        </w:r>
      </w:ins>
    </w:p>
    <w:p w14:paraId="46586075" w14:textId="589640D6" w:rsidR="004F7E72" w:rsidRDefault="004F7E72" w:rsidP="008374B8">
      <w:pPr>
        <w:pStyle w:val="Heading1"/>
      </w:pPr>
      <w:r>
        <w:t>Discussion</w:t>
      </w:r>
    </w:p>
    <w:p w14:paraId="477952C1" w14:textId="71607754"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237" w:author="Arfa Aijazi" w:date="2023-12-08T16:39:00Z">
        <w:del w:id="238" w:author="Thomas Parkinson" w:date="2023-12-15T10:18:00Z">
          <w:r w:rsidR="00880778" w:rsidDel="00876193">
            <w:delText>In the United States</w:delText>
          </w:r>
        </w:del>
      </w:ins>
      <w:ins w:id="239" w:author="Arfa Aijazi" w:date="2023-12-12T17:31:00Z">
        <w:del w:id="240" w:author="Thomas Parkinson" w:date="2023-12-15T10:18:00Z">
          <w:r w:rsidR="00483565" w:rsidDel="00876193">
            <w:delText xml:space="preserve">, </w:delText>
          </w:r>
        </w:del>
      </w:ins>
      <w:ins w:id="241" w:author="Thomas Parkinson" w:date="2023-12-15T10:18:00Z">
        <w:r w:rsidR="00876193">
          <w:t>T</w:t>
        </w:r>
      </w:ins>
      <w:ins w:id="242" w:author="Arfa Aijazi" w:date="2023-12-12T17:31:00Z">
        <w:del w:id="243" w:author="Thomas Parkinson" w:date="2023-12-15T10:18:00Z">
          <w:r w:rsidR="00483565" w:rsidDel="00876193">
            <w:delText>t</w:delText>
          </w:r>
        </w:del>
        <w:r w:rsidR="00483565">
          <w:t>he average cost of household electricity</w:t>
        </w:r>
      </w:ins>
      <w:ins w:id="244" w:author="Thomas Parkinson" w:date="2023-12-15T10:18:00Z">
        <w:r w:rsidR="00876193">
          <w:t xml:space="preserve"> in the United States</w:t>
        </w:r>
      </w:ins>
      <w:ins w:id="245" w:author="Arfa Aijazi" w:date="2023-12-12T17:31:00Z">
        <w:r w:rsidR="00483565">
          <w:t xml:space="preserve"> is $0.18, which is significantly che</w:t>
        </w:r>
      </w:ins>
      <w:ins w:id="246" w:author="Arfa Aijazi" w:date="2023-12-12T17:32:00Z">
        <w:r w:rsidR="00483565">
          <w:t>aper than other parts of the world</w:t>
        </w:r>
      </w:ins>
      <w:r w:rsidR="00483565">
        <w:fldChar w:fldCharType="begin"/>
      </w:r>
      <w:r w:rsidR="00FD64F3">
        <w:instrText xml:space="preserve"> ADDIN ZOTERO_ITEM CSL_CITATION {"citationID":"NtHu9DIK","properties":{"formattedCitation":"\\super 55\\nosupersub{}","plainCitation":"55","noteIndex":0},"citationItems":[{"id":1741,"uris":["http://zotero.org/users/4259226/items/DU83GHTH"],"itemData":{"id":1741,"type":"webpage","abstract":"Electricity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FD64F3" w:rsidRPr="00FD64F3">
        <w:rPr>
          <w:rFonts w:cs="Times New Roman"/>
          <w:vertAlign w:val="superscript"/>
        </w:rPr>
        <w:t>55</w:t>
      </w:r>
      <w:r w:rsidR="00483565">
        <w:fldChar w:fldCharType="end"/>
      </w:r>
      <w:ins w:id="247" w:author="Arfa Aijazi" w:date="2023-12-08T16:48:00Z">
        <w:r w:rsidR="00880778">
          <w:t>. Therefore</w:t>
        </w:r>
      </w:ins>
      <w:ins w:id="248" w:author="Thomas Parkinson" w:date="2023-12-15T10:18:00Z">
        <w:r w:rsidR="00876193">
          <w:t>,</w:t>
        </w:r>
      </w:ins>
      <w:ins w:id="249" w:author="Arfa Aijazi" w:date="2023-12-08T16:48:00Z">
        <w:r w:rsidR="00880778">
          <w:t xml:space="preserve"> a </w:t>
        </w:r>
      </w:ins>
      <w:proofErr w:type="gramStart"/>
      <w:ins w:id="250" w:author="Arfa Aijazi" w:date="2023-12-08T16:50:00Z">
        <w:r w:rsidR="005805BF">
          <w:t>3</w:t>
        </w:r>
      </w:ins>
      <w:ins w:id="251" w:author="Arfa Aijazi" w:date="2023-12-08T16:48:00Z">
        <w:r w:rsidR="00880778">
          <w:t xml:space="preserve"> kW</w:t>
        </w:r>
        <w:proofErr w:type="gramEnd"/>
        <w:r w:rsidR="00880778">
          <w:t xml:space="preserve"> air conditioner </w:t>
        </w:r>
      </w:ins>
      <w:ins w:id="252" w:author="Arfa Aijazi" w:date="2023-12-08T16:49:00Z">
        <w:r w:rsidR="005805BF">
          <w:t xml:space="preserve">and </w:t>
        </w:r>
      </w:ins>
      <w:ins w:id="253" w:author="Arfa Aijazi" w:date="2023-12-08T16:50:00Z">
        <w:r w:rsidR="005805BF">
          <w:t>a</w:t>
        </w:r>
      </w:ins>
      <w:ins w:id="254" w:author="Arfa Aijazi" w:date="2023-12-08T16:51:00Z">
        <w:r w:rsidR="005805BF">
          <w:t xml:space="preserve"> 20 kW heater would cost</w:t>
        </w:r>
      </w:ins>
      <w:ins w:id="255" w:author="Arfa Aijazi" w:date="2023-12-08T17:06:00Z">
        <w:r w:rsidR="00515E5E">
          <w:t xml:space="preserve"> $</w:t>
        </w:r>
      </w:ins>
      <w:ins w:id="256" w:author="Arfa Aijazi" w:date="2023-12-12T17:39:00Z">
        <w:r w:rsidR="00483565">
          <w:t>4.32</w:t>
        </w:r>
      </w:ins>
      <w:ins w:id="257" w:author="Arfa Aijazi" w:date="2023-12-08T17:06:00Z">
        <w:r w:rsidR="00515E5E">
          <w:t xml:space="preserve"> and</w:t>
        </w:r>
      </w:ins>
      <w:ins w:id="258" w:author="Arfa Aijazi" w:date="2023-12-08T16:51:00Z">
        <w:r w:rsidR="005805BF">
          <w:t xml:space="preserve"> $</w:t>
        </w:r>
      </w:ins>
      <w:ins w:id="259" w:author="Arfa Aijazi" w:date="2023-12-12T17:40:00Z">
        <w:r w:rsidR="00483565">
          <w:t>28.80</w:t>
        </w:r>
      </w:ins>
      <w:ins w:id="260" w:author="Arfa Aijazi" w:date="2023-12-08T17:05:00Z">
        <w:r w:rsidR="00515E5E">
          <w:t xml:space="preserve"> </w:t>
        </w:r>
      </w:ins>
      <w:ins w:id="261" w:author="Arfa Aijazi" w:date="2023-12-08T17:06:00Z">
        <w:r w:rsidR="00515E5E">
          <w:t>to run overnight respectively</w:t>
        </w:r>
      </w:ins>
      <w:ins w:id="262" w:author="Arfa Aijazi" w:date="2023-12-08T16:49:00Z">
        <w:r w:rsidR="005805BF">
          <w:t>.</w:t>
        </w:r>
      </w:ins>
      <w:ins w:id="263" w:author="Arfa Aijazi" w:date="2023-12-08T17:11:00Z">
        <w:r w:rsidR="00515E5E">
          <w:t xml:space="preserve"> In comparison, </w:t>
        </w:r>
        <w:r w:rsidR="0089601C">
          <w:t xml:space="preserve">our most effective low-energy </w:t>
        </w:r>
      </w:ins>
      <w:ins w:id="264" w:author="Arfa Aijazi" w:date="2023-12-08T17:12:00Z">
        <w:r w:rsidR="0089601C">
          <w:t>cooling</w:t>
        </w:r>
      </w:ins>
      <w:ins w:id="265" w:author="Thomas Parkinson" w:date="2023-12-15T10:19:00Z">
        <w:r w:rsidR="00876193">
          <w:t xml:space="preserve"> (ceiling fan) and heating</w:t>
        </w:r>
      </w:ins>
      <w:ins w:id="266" w:author="Arfa Aijazi" w:date="2023-12-08T17:12:00Z">
        <w:r w:rsidR="0089601C">
          <w:t xml:space="preserve"> option</w:t>
        </w:r>
      </w:ins>
      <w:ins w:id="267" w:author="Thomas Parkinson" w:date="2023-12-15T10:20:00Z">
        <w:r w:rsidR="00876193">
          <w:t>s</w:t>
        </w:r>
      </w:ins>
      <w:ins w:id="268" w:author="Thomas Parkinson" w:date="2023-12-15T10:19:00Z">
        <w:r w:rsidR="00876193">
          <w:t xml:space="preserve"> (</w:t>
        </w:r>
      </w:ins>
      <w:ins w:id="269" w:author="Arfa Aijazi" w:date="2023-12-08T17:12:00Z">
        <w:del w:id="270" w:author="Thomas Parkinson" w:date="2023-12-15T10:19:00Z">
          <w:r w:rsidR="0089601C" w:rsidDel="00876193">
            <w:delText xml:space="preserve">, a </w:delText>
          </w:r>
        </w:del>
        <w:del w:id="271" w:author="Thomas Parkinson" w:date="2023-12-15T10:20:00Z">
          <w:r w:rsidR="0089601C" w:rsidDel="00876193">
            <w:delText>ceiling fan</w:delText>
          </w:r>
        </w:del>
      </w:ins>
      <w:ins w:id="272" w:author="Thomas Parkinson" w:date="2023-12-15T10:20:00Z">
        <w:r w:rsidR="00876193">
          <w:t>heated blanket</w:t>
        </w:r>
      </w:ins>
      <w:ins w:id="273" w:author="Thomas Parkinson" w:date="2023-12-15T10:19:00Z">
        <w:r w:rsidR="00876193">
          <w:t>)</w:t>
        </w:r>
      </w:ins>
      <w:ins w:id="274" w:author="Arfa Aijazi" w:date="2023-12-08T17:12:00Z">
        <w:del w:id="275" w:author="Thomas Parkinson" w:date="2023-12-15T10:19:00Z">
          <w:r w:rsidR="0089601C" w:rsidDel="00876193">
            <w:delText>,</w:delText>
          </w:r>
        </w:del>
        <w:r w:rsidR="0089601C">
          <w:t xml:space="preserve"> use</w:t>
        </w:r>
        <w:del w:id="276" w:author="Thomas Parkinson" w:date="2023-12-15T10:20:00Z">
          <w:r w:rsidR="0089601C" w:rsidDel="00876193">
            <w:delText>s</w:delText>
          </w:r>
        </w:del>
        <w:r w:rsidR="0089601C">
          <w:t xml:space="preserve"> 18 W</w:t>
        </w:r>
      </w:ins>
      <w:ins w:id="277" w:author="Arfa Aijazi" w:date="2023-12-08T17:17:00Z">
        <w:del w:id="278" w:author="Thomas Parkinson" w:date="2023-12-15T10:20:00Z">
          <w:r w:rsidR="0089601C" w:rsidDel="00876193">
            <w:delText>, and o</w:delText>
          </w:r>
        </w:del>
      </w:ins>
      <w:ins w:id="279" w:author="Arfa Aijazi" w:date="2023-12-08T17:14:00Z">
        <w:del w:id="280" w:author="Thomas Parkinson" w:date="2023-12-15T10:20:00Z">
          <w:r w:rsidR="0089601C" w:rsidDel="00876193">
            <w:delText>ur most effective low-energy heating strategy, a heated blanket,</w:delText>
          </w:r>
        </w:del>
        <w:r w:rsidR="0089601C">
          <w:t xml:space="preserve"> </w:t>
        </w:r>
      </w:ins>
      <w:ins w:id="281" w:author="Thomas Parkinson" w:date="2023-12-15T10:20:00Z">
        <w:r w:rsidR="00876193">
          <w:t>and</w:t>
        </w:r>
      </w:ins>
      <w:ins w:id="282" w:author="Arfa Aijazi" w:date="2023-12-08T17:14:00Z">
        <w:del w:id="283" w:author="Thomas Parkinson" w:date="2023-12-15T10:20:00Z">
          <w:r w:rsidR="0089601C" w:rsidDel="00876193">
            <w:delText>uses</w:delText>
          </w:r>
        </w:del>
        <w:r w:rsidR="0089601C">
          <w:t xml:space="preserve"> 41 W</w:t>
        </w:r>
      </w:ins>
      <w:ins w:id="284" w:author="Thomas Parkinson" w:date="2023-12-15T10:20:00Z">
        <w:r w:rsidR="00876193">
          <w:t xml:space="preserve"> respectively</w:t>
        </w:r>
      </w:ins>
      <w:ins w:id="285" w:author="Arfa Aijazi" w:date="2023-12-08T17:17:00Z">
        <w:r w:rsidR="0089601C">
          <w:t xml:space="preserve">. Either of these devices would cost a fraction of a cent to run </w:t>
        </w:r>
      </w:ins>
      <w:ins w:id="286" w:author="Arfa Aijazi" w:date="2023-12-08T17:18:00Z">
        <w:r w:rsidR="0089601C">
          <w:t>overnight</w:t>
        </w:r>
      </w:ins>
      <w:ins w:id="287" w:author="Arfa Aijazi" w:date="2023-12-12T17:26:00Z">
        <w:r w:rsidR="00483565">
          <w:t>.</w:t>
        </w:r>
      </w:ins>
      <w:ins w:id="288" w:author="Arfa Aijazi" w:date="2023-12-08T17:18:00Z">
        <w:r w:rsidR="0089601C">
          <w:t xml:space="preserve"> </w:t>
        </w:r>
      </w:ins>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ins w:id="289"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28EC410A" w14:textId="2CF780A9" w:rsidR="00C4422A" w:rsidRDefault="001D51D8" w:rsidP="004F7E72">
      <w:pPr>
        <w:rPr>
          <w:ins w:id="290" w:author="Arfa Aijazi" w:date="2023-12-08T14:36:00Z"/>
        </w:rPr>
      </w:pPr>
      <w:ins w:id="291" w:author="Arfa Aijazi" w:date="2023-12-07T15:31:00Z">
        <w:r>
          <w:t>While passive and low-energy strategies may already b</w:t>
        </w:r>
      </w:ins>
      <w:ins w:id="292" w:author="Arfa Aijazi" w:date="2023-12-07T15:32:00Z">
        <w:r>
          <w:t xml:space="preserve">e </w:t>
        </w:r>
        <w:del w:id="293" w:author="Thomas Parkinson" w:date="2023-12-15T09:35:00Z">
          <w:r w:rsidDel="006971DB">
            <w:delText>adapted by many individuals</w:delText>
          </w:r>
        </w:del>
      </w:ins>
      <w:ins w:id="294" w:author="Thomas Parkinson" w:date="2023-12-15T09:35:00Z">
        <w:r w:rsidR="006971DB">
          <w:t>used in many contexts</w:t>
        </w:r>
      </w:ins>
      <w:ins w:id="295" w:author="Arfa Aijazi" w:date="2023-12-07T15:32:00Z">
        <w:r>
          <w:t xml:space="preserve">, </w:t>
        </w:r>
      </w:ins>
      <w:ins w:id="296" w:author="Arfa Aijazi" w:date="2023-12-07T15:43:00Z">
        <w:r w:rsidR="00061E9B">
          <w:t xml:space="preserve">there remain barriers to their </w:t>
        </w:r>
      </w:ins>
      <w:ins w:id="297" w:author="Thomas Parkinson" w:date="2023-12-15T10:21:00Z">
        <w:r w:rsidR="00876193">
          <w:t xml:space="preserve">preferential </w:t>
        </w:r>
      </w:ins>
      <w:ins w:id="298" w:author="Arfa Aijazi" w:date="2023-12-07T15:43:00Z">
        <w:r w:rsidR="00061E9B">
          <w:t>use over conventional HVAC</w:t>
        </w:r>
      </w:ins>
      <w:ins w:id="299" w:author="Arfa Aijazi" w:date="2023-12-07T15:45:00Z">
        <w:r w:rsidR="00061E9B">
          <w:t xml:space="preserve"> systems</w:t>
        </w:r>
      </w:ins>
      <w:ins w:id="300" w:author="Arfa Aijazi" w:date="2023-12-07T15:44:00Z">
        <w:del w:id="301" w:author="Thomas Parkinson" w:date="2023-12-15T09:35:00Z">
          <w:r w:rsidR="00061E9B" w:rsidDel="006971DB">
            <w:delText>,</w:delText>
          </w:r>
        </w:del>
        <w:r w:rsidR="00061E9B">
          <w:t xml:space="preserve"> </w:t>
        </w:r>
      </w:ins>
      <w:ins w:id="302" w:author="Arfa Aijazi" w:date="2023-12-07T15:43:00Z">
        <w:r w:rsidR="00061E9B">
          <w:t>when available. A study in New York</w:t>
        </w:r>
      </w:ins>
      <w:ins w:id="303" w:author="Arfa Aijazi" w:date="2023-12-07T15:44:00Z">
        <w:r w:rsidR="00061E9B">
          <w:t xml:space="preserve"> City, United States</w:t>
        </w:r>
      </w:ins>
      <w:ins w:id="304" w:author="Arfa Aijazi" w:date="2023-12-07T15:43:00Z">
        <w:r w:rsidR="00061E9B">
          <w:t>, shows that</w:t>
        </w:r>
      </w:ins>
      <w:ins w:id="305"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FD64F3">
        <w:instrText xml:space="preserve"> ADDIN ZOTERO_ITEM CSL_CITATION {"citationID":"7J32ZaKd","properties":{"formattedCitation":"\\super 28\\nosupersub{}","plainCitation":"28","noteIndex":0},"citationItems":[{"id":504,"uris":["http://zotero.org/users/4259226/items/MAR4C65H"],"itemData":{"id":504,"type":"article-journal","abstract":"There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FD64F3" w:rsidRPr="00FD64F3">
        <w:rPr>
          <w:rFonts w:cs="Times New Roman"/>
          <w:vertAlign w:val="superscript"/>
        </w:rPr>
        <w:t>28</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D64F3">
        <w:instrText xml:space="preserve"> ADDIN ZOTERO_ITEM CSL_CITATION {"citationID":"ozeaoGvH","properties":{"formattedCitation":"\\super 56\\nosupersub{}","plainCitation":"56","noteIndex":0},"citationItems":[{"id":500,"uris":["http://zotero.org/users/4259226/items/6MM2EAHW"],"itemData":{"id":500,"type":"article-journal","abstract":"Abstract\n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D64F3" w:rsidRPr="00FD64F3">
        <w:rPr>
          <w:rFonts w:cs="Times New Roman"/>
          <w:vertAlign w:val="superscript"/>
        </w:rPr>
        <w:t>56</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D64F3">
        <w:instrText xml:space="preserve"> ADDIN ZOTERO_ITEM CSL_CITATION {"citationID":"lFTeUKAw","properties":{"formattedCitation":"\\super 57\\nosupersub{}","plainCitation":"57","noteIndex":0},"citationItems":[{"id":499,"uris":["http://zotero.org/users/4259226/items/GYIU88W8"],"itemData":{"id":499,"type":"report","number":"QYR-15055999","page":"90","title":"Global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D64F3" w:rsidRPr="00FD64F3">
        <w:rPr>
          <w:rFonts w:cs="Times New Roman"/>
          <w:vertAlign w:val="superscript"/>
        </w:rPr>
        <w:t>57</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proofErr w:type="gramStart"/>
      <w:ins w:id="306" w:author="Arfa Aijazi" w:date="2023-12-07T19:05:00Z">
        <w:r w:rsidR="00C62952">
          <w:t xml:space="preserve">In reality, </w:t>
        </w:r>
      </w:ins>
      <w:ins w:id="307" w:author="Arfa Aijazi" w:date="2023-12-07T19:07:00Z">
        <w:r w:rsidR="00C62952">
          <w:t>a</w:t>
        </w:r>
        <w:proofErr w:type="gramEnd"/>
        <w:r w:rsidR="00C62952">
          <w:t xml:space="preserve"> person's surface </w:t>
        </w:r>
      </w:ins>
      <w:ins w:id="308" w:author="Arfa Aijazi" w:date="2023-12-07T19:05:00Z">
        <w:r w:rsidR="00C62952">
          <w:t xml:space="preserve">contact with the mattress will likely be higher than what we modeled in this study due to a real adult </w:t>
        </w:r>
      </w:ins>
      <w:ins w:id="309" w:author="Arfa Aijazi" w:date="2023-12-07T19:06:00Z">
        <w:r w:rsidR="00C62952">
          <w:t>weighing</w:t>
        </w:r>
      </w:ins>
      <w:ins w:id="310" w:author="Arfa Aijazi" w:date="2023-12-07T19:05:00Z">
        <w:r w:rsidR="00C62952">
          <w:t xml:space="preserve"> 3-4x more than the thermal manikin and </w:t>
        </w:r>
      </w:ins>
      <w:ins w:id="311" w:author="Arfa Aijazi" w:date="2023-12-07T19:07:00Z">
        <w:r w:rsidR="00C62952">
          <w:t xml:space="preserve">the firmness of a real mattress will decrease over time. </w:t>
        </w:r>
      </w:ins>
      <w:ins w:id="312" w:author="Arfa Aijazi" w:date="2023-12-07T19:08:00Z">
        <w:r w:rsidR="00C62952">
          <w:t>Desp</w:t>
        </w:r>
      </w:ins>
      <w:ins w:id="313" w:author="Arfa Aijazi" w:date="2023-12-07T19:09:00Z">
        <w:r w:rsidR="00C62952">
          <w:t>ite this, we’d still</w:t>
        </w:r>
      </w:ins>
      <w:ins w:id="314" w:author="Arfa Aijazi" w:date="2023-12-07T19:08:00Z">
        <w:r w:rsidR="00C62952">
          <w:t xml:space="preserve"> expect a higher contact surface area with clothing or bedding </w:t>
        </w:r>
        <w:del w:id="315" w:author="Thomas Parkinson" w:date="2023-12-15T10:21:00Z">
          <w:r w:rsidR="00C62952" w:rsidDel="00876193">
            <w:delText>versus</w:delText>
          </w:r>
        </w:del>
      </w:ins>
      <w:ins w:id="316" w:author="Thomas Parkinson" w:date="2023-12-15T10:21:00Z">
        <w:r w:rsidR="00876193">
          <w:t>compare</w:t>
        </w:r>
      </w:ins>
      <w:ins w:id="317" w:author="Thomas Parkinson" w:date="2023-12-15T10:22:00Z">
        <w:r w:rsidR="00876193">
          <w:t>d to</w:t>
        </w:r>
      </w:ins>
      <w:ins w:id="318" w:author="Arfa Aijazi" w:date="2023-12-07T19:08:00Z">
        <w:r w:rsidR="00C62952">
          <w:t xml:space="preserve"> the mattress. </w:t>
        </w:r>
      </w:ins>
    </w:p>
    <w:p w14:paraId="14687F52" w14:textId="17D2537C" w:rsidR="004F7E72" w:rsidRDefault="00C27ABB" w:rsidP="004F7E72">
      <w:ins w:id="319" w:author="Arfa Aijazi" w:date="2023-12-08T14:36:00Z">
        <w:r>
          <w:t xml:space="preserve">While our study focuses on the impact of </w:t>
        </w:r>
        <w:del w:id="320" w:author="Thomas Parkinson" w:date="2023-12-15T10:22:00Z">
          <w:r w:rsidDel="00876193">
            <w:delText>ambient temperature</w:delText>
          </w:r>
        </w:del>
      </w:ins>
      <w:ins w:id="321" w:author="Thomas Parkinson" w:date="2023-12-15T10:22:00Z">
        <w:r w:rsidR="00876193">
          <w:t>the thermal environment</w:t>
        </w:r>
      </w:ins>
      <w:ins w:id="322" w:author="Arfa Aijazi" w:date="2023-12-08T14:36:00Z">
        <w:r>
          <w:t xml:space="preserve"> on sleep quality, fans may </w:t>
        </w:r>
        <w:del w:id="323" w:author="Thomas Parkinson" w:date="2023-12-15T10:23:00Z">
          <w:r w:rsidDel="00876193">
            <w:delText>contribute to two</w:delText>
          </w:r>
        </w:del>
      </w:ins>
      <w:ins w:id="324" w:author="Thomas Parkinson" w:date="2023-12-15T10:23:00Z">
        <w:r w:rsidR="00876193">
          <w:t>influence</w:t>
        </w:r>
      </w:ins>
      <w:ins w:id="325" w:author="Arfa Aijazi" w:date="2023-12-08T14:36:00Z">
        <w:r>
          <w:t xml:space="preserve"> other</w:t>
        </w:r>
      </w:ins>
      <w:ins w:id="326" w:author="Thomas Parkinson" w:date="2023-12-15T10:23:00Z">
        <w:r w:rsidR="00876193">
          <w:t xml:space="preserve"> indoor environmental quality</w:t>
        </w:r>
      </w:ins>
      <w:ins w:id="327" w:author="Arfa Aijazi" w:date="2023-12-08T14:36:00Z">
        <w:r>
          <w:t xml:space="preserve"> factors </w:t>
        </w:r>
      </w:ins>
      <w:ins w:id="328" w:author="Thomas Parkinson" w:date="2023-12-15T10:23:00Z">
        <w:r w:rsidR="00876193">
          <w:t>in</w:t>
        </w:r>
      </w:ins>
      <w:ins w:id="329" w:author="Arfa Aijazi" w:date="2023-12-08T14:36:00Z">
        <w:del w:id="330" w:author="Thomas Parkinson" w:date="2023-12-15T10:23:00Z">
          <w:r w:rsidDel="00876193">
            <w:delText>related</w:delText>
          </w:r>
        </w:del>
        <w:r>
          <w:t xml:space="preserve"> </w:t>
        </w:r>
        <w:del w:id="331" w:author="Thomas Parkinson" w:date="2023-12-15T10:23:00Z">
          <w:r w:rsidDel="00876193">
            <w:delText xml:space="preserve">to </w:delText>
          </w:r>
        </w:del>
      </w:ins>
      <w:ins w:id="332" w:author="Arfa Aijazi" w:date="2023-12-08T14:37:00Z">
        <w:del w:id="333" w:author="Thomas Parkinson" w:date="2023-12-15T10:23:00Z">
          <w:r w:rsidDel="00876193">
            <w:delText>the overall i</w:delText>
          </w:r>
        </w:del>
      </w:ins>
      <w:ins w:id="334" w:author="Arfa Aijazi" w:date="2023-12-08T14:36:00Z">
        <w:del w:id="335" w:author="Thomas Parkinson" w:date="2023-12-15T10:23:00Z">
          <w:r w:rsidDel="00876193">
            <w:delText>ndoo</w:delText>
          </w:r>
        </w:del>
      </w:ins>
      <w:ins w:id="336" w:author="Arfa Aijazi" w:date="2023-12-08T14:37:00Z">
        <w:del w:id="337" w:author="Thomas Parkinson" w:date="2023-12-15T10:23:00Z">
          <w:r w:rsidDel="00876193">
            <w:delText xml:space="preserve">r </w:delText>
          </w:r>
        </w:del>
      </w:ins>
      <w:ins w:id="338" w:author="Arfa Aijazi" w:date="2023-12-08T14:44:00Z">
        <w:del w:id="339" w:author="Thomas Parkinson" w:date="2023-12-15T10:23:00Z">
          <w:r w:rsidDel="00876193">
            <w:delText>environmental</w:delText>
          </w:r>
        </w:del>
      </w:ins>
      <w:ins w:id="340" w:author="Arfa Aijazi" w:date="2023-12-08T14:37:00Z">
        <w:del w:id="341" w:author="Thomas Parkinson" w:date="2023-12-15T10:23:00Z">
          <w:r w:rsidDel="00876193">
            <w:delText xml:space="preserve"> quality of the </w:delText>
          </w:r>
        </w:del>
        <w:r>
          <w:t>bedroom</w:t>
        </w:r>
      </w:ins>
      <w:ins w:id="342" w:author="Thomas Parkinson" w:date="2023-12-15T10:23:00Z">
        <w:r w:rsidR="00876193">
          <w:t>s</w:t>
        </w:r>
      </w:ins>
      <w:ins w:id="343" w:author="Arfa Aijazi" w:date="2023-12-08T14:37:00Z">
        <w:r>
          <w:t xml:space="preserve">. First, </w:t>
        </w:r>
      </w:ins>
      <w:ins w:id="344" w:author="Arfa Aijazi" w:date="2023-12-08T14:38:00Z">
        <w:r>
          <w:t>fans may contribute to noise. Loud environmental noise from vehicular traffic, airc</w:t>
        </w:r>
      </w:ins>
      <w:ins w:id="345" w:author="Arfa Aijazi" w:date="2023-12-08T14:39:00Z">
        <w:r>
          <w:t>raft</w:t>
        </w:r>
      </w:ins>
      <w:ins w:id="346" w:author="Arfa Aijazi" w:date="2023-12-08T14:38:00Z">
        <w:r>
          <w:t xml:space="preserve">, </w:t>
        </w:r>
      </w:ins>
      <w:ins w:id="347" w:author="Arfa Aijazi" w:date="2023-12-08T14:39:00Z">
        <w:r>
          <w:t xml:space="preserve">trains, and wind turbines </w:t>
        </w:r>
      </w:ins>
      <w:ins w:id="348" w:author="Arfa Aijazi" w:date="2023-12-08T14:44:00Z">
        <w:r>
          <w:t>can</w:t>
        </w:r>
      </w:ins>
      <w:ins w:id="349" w:author="Arfa Aijazi" w:date="2023-12-08T14:39:00Z">
        <w:r>
          <w:t xml:space="preserve"> be disruptive to sleep</w:t>
        </w:r>
      </w:ins>
      <w:r>
        <w:fldChar w:fldCharType="begin"/>
      </w:r>
      <w:r w:rsidR="00FD64F3">
        <w:instrText xml:space="preserve"> ADDIN ZOTERO_ITEM CSL_CITATION {"citationID":"8VoVHOAQ","properties":{"formattedCitation":"\\super 58\\nosupersub{}","plainCitation":"58","noteIndex":0},"citationItems":[{"id":1734,"uris":["http://zotero.org/users/4259226/items/C8KYGJAH"],"itemData":{"id":1734,"type":"article-journal","container-title":"Noise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fldChar w:fldCharType="separate"/>
      </w:r>
      <w:r w:rsidR="00FD64F3" w:rsidRPr="00FD64F3">
        <w:rPr>
          <w:rFonts w:cs="Times New Roman"/>
          <w:vertAlign w:val="superscript"/>
        </w:rPr>
        <w:t>58</w:t>
      </w:r>
      <w:r>
        <w:fldChar w:fldCharType="end"/>
      </w:r>
      <w:ins w:id="350" w:author="Arfa Aijazi" w:date="2023-12-08T14:39:00Z">
        <w:r>
          <w:t>.</w:t>
        </w:r>
      </w:ins>
      <w:ins w:id="351" w:author="Arfa Aijazi" w:date="2023-12-08T14:40:00Z">
        <w:r>
          <w:t xml:space="preserve"> </w:t>
        </w:r>
      </w:ins>
      <w:ins w:id="352" w:author="Thomas Parkinson" w:date="2023-12-15T10:24:00Z">
        <w:r w:rsidR="00876193">
          <w:t>Disruptive</w:t>
        </w:r>
      </w:ins>
      <w:ins w:id="353" w:author="Arfa Aijazi" w:date="2023-12-08T14:40:00Z">
        <w:del w:id="354" w:author="Thomas Parkinson" w:date="2023-12-15T10:24:00Z">
          <w:r w:rsidDel="00876193">
            <w:delText>These</w:delText>
          </w:r>
        </w:del>
        <w:r>
          <w:t xml:space="preserve"> noises are generally loud (high decibel) and intermittent. On the other hand, soft (low decibel) continuous noise, such as that produced by a white noise m</w:t>
        </w:r>
      </w:ins>
      <w:ins w:id="355" w:author="Arfa Aijazi" w:date="2023-12-08T14:41:00Z">
        <w:r>
          <w:t>achine may aid sleep</w:t>
        </w:r>
      </w:ins>
      <w:r>
        <w:fldChar w:fldCharType="begin"/>
      </w:r>
      <w:r w:rsidR="00FD64F3">
        <w:instrText xml:space="preserve"> ADDIN ZOTERO_ITEM CSL_CITATION {"citationID":"ccDpL5Kw","properties":{"formattedCitation":"\\super 59\\nosupersub{}","plainCitation":"59","noteIndex":0},"citationItems":[{"id":1738,"uris":["http://zotero.org/users/4259226/items/P6QK36RT"],"itemData":{"id":1738,"type":"article-journal","abstract":"White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fldChar w:fldCharType="separate"/>
      </w:r>
      <w:r w:rsidR="00FD64F3" w:rsidRPr="00FD64F3">
        <w:rPr>
          <w:rFonts w:cs="Times New Roman"/>
          <w:vertAlign w:val="superscript"/>
        </w:rPr>
        <w:t>59</w:t>
      </w:r>
      <w:r>
        <w:fldChar w:fldCharType="end"/>
      </w:r>
      <w:ins w:id="356" w:author="Arfa Aijazi" w:date="2023-12-08T14:44:00Z">
        <w:r>
          <w:t xml:space="preserve"> </w:t>
        </w:r>
      </w:ins>
      <w:ins w:id="357" w:author="Arfa Aijazi" w:date="2023-12-08T14:45:00Z">
        <w:del w:id="358" w:author="Thomas Parkinson" w:date="2023-12-15T10:24:00Z">
          <w:r w:rsidDel="00876193">
            <w:delText>T</w:delText>
          </w:r>
        </w:del>
      </w:ins>
      <w:ins w:id="359" w:author="Thomas Parkinson" w:date="2023-12-15T10:24:00Z">
        <w:r w:rsidR="00876193">
          <w:t>While t</w:t>
        </w:r>
      </w:ins>
      <w:ins w:id="360" w:author="Arfa Aijazi" w:date="2023-12-08T14:45:00Z">
        <w:r>
          <w:t xml:space="preserve">he noise from </w:t>
        </w:r>
      </w:ins>
      <w:ins w:id="361" w:author="Thomas Parkinson" w:date="2023-12-15T10:24:00Z">
        <w:r w:rsidR="00876193">
          <w:t xml:space="preserve">ceiling and floor </w:t>
        </w:r>
      </w:ins>
      <w:ins w:id="362" w:author="Arfa Aijazi" w:date="2023-12-08T14:45:00Z">
        <w:r>
          <w:t>fans</w:t>
        </w:r>
        <w:del w:id="363" w:author="Thomas Parkinson" w:date="2023-12-15T10:25:00Z">
          <w:r w:rsidDel="00876193">
            <w:delText>,</w:delText>
          </w:r>
        </w:del>
        <w:r>
          <w:t xml:space="preserve"> </w:t>
        </w:r>
        <w:del w:id="364" w:author="Thomas Parkinson" w:date="2023-12-15T10:25:00Z">
          <w:r w:rsidDel="00876193">
            <w:delText xml:space="preserve">like the ceiling and floor fans in this study, </w:delText>
          </w:r>
        </w:del>
        <w:r>
          <w:t xml:space="preserve">is more like </w:t>
        </w:r>
        <w:del w:id="365" w:author="Thomas Parkinson" w:date="2023-12-15T10:24:00Z">
          <w:r w:rsidDel="00876193">
            <w:delText>the second of these two</w:delText>
          </w:r>
        </w:del>
      </w:ins>
      <w:ins w:id="366" w:author="Thomas Parkinson" w:date="2023-12-15T10:24:00Z">
        <w:r w:rsidR="00876193">
          <w:t>a soft continuous noise</w:t>
        </w:r>
      </w:ins>
      <w:ins w:id="367" w:author="Arfa Aijazi" w:date="2023-12-08T14:46:00Z">
        <w:r>
          <w:t xml:space="preserve">, </w:t>
        </w:r>
      </w:ins>
      <w:ins w:id="368" w:author="Thomas Parkinson" w:date="2023-12-15T10:25:00Z">
        <w:r w:rsidR="00876193">
          <w:t>the impact o</w:t>
        </w:r>
        <w:r w:rsidR="00805797">
          <w:t xml:space="preserve">f their </w:t>
        </w:r>
        <w:r w:rsidR="00805797">
          <w:lastRenderedPageBreak/>
          <w:t>noise on sleep</w:t>
        </w:r>
        <w:r w:rsidR="00876193">
          <w:t xml:space="preserve"> </w:t>
        </w:r>
      </w:ins>
      <w:ins w:id="369" w:author="Arfa Aijazi" w:date="2023-12-08T14:46:00Z">
        <w:del w:id="370" w:author="Thomas Parkinson" w:date="2023-12-15T10:25:00Z">
          <w:r w:rsidDel="00876193">
            <w:delText xml:space="preserve">but </w:delText>
          </w:r>
          <w:r w:rsidDel="00805797">
            <w:delText xml:space="preserve">this </w:delText>
          </w:r>
        </w:del>
        <w:r>
          <w:t xml:space="preserve">is an area for further research. Second, fans </w:t>
        </w:r>
      </w:ins>
      <w:ins w:id="371" w:author="Arfa Aijazi" w:date="2023-12-08T14:52:00Z">
        <w:r w:rsidR="001F2435">
          <w:t xml:space="preserve">can </w:t>
        </w:r>
      </w:ins>
      <w:ins w:id="372" w:author="Thomas Parkinson" w:date="2023-12-15T10:25:00Z">
        <w:r w:rsidR="00805797">
          <w:t>be used to augm</w:t>
        </w:r>
      </w:ins>
      <w:ins w:id="373" w:author="Thomas Parkinson" w:date="2023-12-15T10:26:00Z">
        <w:r w:rsidR="00805797">
          <w:t xml:space="preserve">ent and </w:t>
        </w:r>
      </w:ins>
      <w:ins w:id="374" w:author="Arfa Aijazi" w:date="2023-12-08T14:52:00Z">
        <w:del w:id="375" w:author="Thomas Parkinson" w:date="2023-12-15T10:26:00Z">
          <w:r w:rsidR="001F2435" w:rsidDel="00805797">
            <w:delText xml:space="preserve">also </w:delText>
          </w:r>
        </w:del>
        <w:r w:rsidR="001F2435">
          <w:t>enhance</w:t>
        </w:r>
      </w:ins>
      <w:ins w:id="376" w:author="Arfa Aijazi" w:date="2023-12-08T14:53:00Z">
        <w:r w:rsidR="001F2435">
          <w:t xml:space="preserve"> </w:t>
        </w:r>
      </w:ins>
      <w:ins w:id="377" w:author="Thomas Parkinson" w:date="2023-12-15T10:26:00Z">
        <w:r w:rsidR="00805797">
          <w:t xml:space="preserve">natural </w:t>
        </w:r>
      </w:ins>
      <w:ins w:id="378" w:author="Arfa Aijazi" w:date="2023-12-08T14:53:00Z">
        <w:r w:rsidR="001F2435">
          <w:t xml:space="preserve">ventilation, </w:t>
        </w:r>
      </w:ins>
      <w:ins w:id="379" w:author="Arfa Aijazi" w:date="2023-12-08T15:08:00Z">
        <w:r w:rsidR="005C702D">
          <w:t>which can also improve sleep qua</w:t>
        </w:r>
      </w:ins>
      <w:ins w:id="380" w:author="Arfa Aijazi" w:date="2023-12-08T15:09:00Z">
        <w:r w:rsidR="005C702D">
          <w:t>lity</w:t>
        </w:r>
      </w:ins>
      <w:ins w:id="381" w:author="Thomas Parkinson" w:date="2023-12-15T10:26:00Z">
        <w:r w:rsidR="00805797">
          <w:t>, indoor air quality,</w:t>
        </w:r>
      </w:ins>
      <w:ins w:id="382" w:author="Arfa Aijazi" w:date="2023-12-08T15:09:00Z">
        <w:r w:rsidR="005C702D">
          <w:t xml:space="preserve"> and next day performance</w:t>
        </w:r>
      </w:ins>
      <w:r w:rsidR="005C702D">
        <w:fldChar w:fldCharType="begin"/>
      </w:r>
      <w:r w:rsidR="00FD64F3">
        <w:instrText xml:space="preserve"> ADDIN ZOTERO_ITEM CSL_CITATION {"citationID":"tqyMPHhn","properties":{"formattedCitation":"\\super 60\\nosupersub{}","plainCitation":"60","noteIndex":0},"citationItems":[{"id":1736,"uris":["http://zotero.org/users/4259226/items/S6N65MAY"],"itemData":{"id":1736,"type":"article-journal","container-title":"Indoor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instrText>
      </w:r>
      <w:r w:rsidR="005C702D">
        <w:fldChar w:fldCharType="separate"/>
      </w:r>
      <w:r w:rsidR="00FD64F3" w:rsidRPr="00FD64F3">
        <w:rPr>
          <w:rFonts w:cs="Times New Roman"/>
          <w:vertAlign w:val="superscript"/>
        </w:rPr>
        <w:t>60</w:t>
      </w:r>
      <w:r w:rsidR="005C702D">
        <w:fldChar w:fldCharType="end"/>
      </w:r>
      <w:ins w:id="383" w:author="Arfa Aijazi" w:date="2023-12-08T15:09:00Z">
        <w:r w:rsidR="005C702D">
          <w:t>.</w:t>
        </w:r>
      </w:ins>
    </w:p>
    <w:p w14:paraId="1830E3BA" w14:textId="00AD8B66"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D64F3">
        <w:instrText xml:space="preserve"> ADDIN ZOTERO_ITEM CSL_CITATION {"citationID":"24l3r7Bg","properties":{"formattedCitation":"\\super 61\\nosupersub{}","plainCitation":"61","noteIndex":0},"citationItems":[{"id":498,"uris":["http://zotero.org/users/4259226/items/76ZJR3VY"],"itemData":{"id":498,"type":"article-journal","container-title":"European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D64F3" w:rsidRPr="00FD64F3">
        <w:rPr>
          <w:rFonts w:cs="Times New Roman"/>
          <w:vertAlign w:val="superscript"/>
        </w:rPr>
        <w:t>61</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D64F3">
        <w:instrText xml:space="preserve"> ADDIN ZOTERO_ITEM CSL_CITATION {"citationID":"a28uGcGX","properties":{"formattedCitation":"\\super 62\\nosupersub{}","plainCitation":"62","noteIndex":0},"citationItems":[{"id":497,"uris":["http://zotero.org/users/4259226/items/VHVGSN9Q"],"itemData":{"id":497,"type":"article-journal","abstract":"Subjects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D64F3" w:rsidRPr="00FD64F3">
        <w:rPr>
          <w:rFonts w:cs="Times New Roman"/>
          <w:vertAlign w:val="superscript"/>
        </w:rPr>
        <w:t>62</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3B4E0CFC"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D64F3">
        <w:instrText xml:space="preserve"> ADDIN ZOTERO_ITEM CSL_CITATION {"citationID":"dFXZyDY8","properties":{"formattedCitation":"\\super 63\\nosupersub{}","plainCitation":"63","noteIndex":0},"citationItems":[{"id":525,"uris":["http://zotero.org/users/4259226/items/X3TDFR9S"],"itemData":{"id":525,"type":"article-journal","abstract":"Author(s):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D64F3" w:rsidRPr="00FD64F3">
        <w:rPr>
          <w:rFonts w:cs="Times New Roman"/>
          <w:vertAlign w:val="superscript"/>
        </w:rPr>
        <w:t>63</w:t>
      </w:r>
      <w:r>
        <w:fldChar w:fldCharType="end"/>
      </w:r>
      <w:r>
        <w:t xml:space="preserve"> and </w:t>
      </w:r>
      <w:proofErr w:type="spellStart"/>
      <w:r>
        <w:t>Arens</w:t>
      </w:r>
      <w:proofErr w:type="spellEnd"/>
      <w:r>
        <w:t xml:space="preserve"> et al.</w:t>
      </w:r>
      <w:r>
        <w:fldChar w:fldCharType="begin"/>
      </w:r>
      <w:r w:rsidR="00FD64F3">
        <w:instrText xml:space="preserve"> ADDIN ZOTERO_ITEM CSL_CITATION {"citationID":"EhREX9ao","properties":{"formattedCitation":"\\super 64\\nosupersub{}","plainCitation":"64","noteIndex":0},"citationItems":[{"id":513,"uris":["http://zotero.org/users/4259226/items/XRL2BM3J"],"itemData":{"id":513,"type":"article-journal","abstract":"This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D64F3" w:rsidRPr="00FD64F3">
        <w:rPr>
          <w:rFonts w:cs="Times New Roman"/>
          <w:vertAlign w:val="superscript"/>
        </w:rPr>
        <w:t>64</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r w:rsidR="005C593F">
        <w:t>system</w:t>
      </w:r>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67E07AE5"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FD64F3">
        <w:instrText xml:space="preserve"> ADDIN ZOTERO_ITEM CSL_CITATION {"citationID":"3edoJnin","properties":{"formattedCitation":"\\super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FD64F3" w:rsidRPr="00FD64F3">
        <w:rPr>
          <w:rFonts w:cs="Times New Roman"/>
          <w:vertAlign w:val="superscript"/>
        </w:rPr>
        <w:t>53</w:t>
      </w:r>
      <w:r>
        <w:fldChar w:fldCharType="end"/>
      </w:r>
      <w:r>
        <w:t>. We used a female thermal manikin developed by PT Teknik</w:t>
      </w:r>
      <w:r>
        <w:fldChar w:fldCharType="begin"/>
      </w:r>
      <w:r w:rsidR="00FD64F3">
        <w:instrText xml:space="preserve"> ADDIN ZOTERO_ITEM CSL_CITATION {"citationID":"EM3leHzM","properties":{"formattedCitation":"\\super 65\\nosupersub{}","plainCitation":"65","noteIndex":0},"citationItems":[{"id":511,"uris":["http://zotero.org/users/4259226/items/KRK7BWCU"],"itemData":{"id":511,"type":"document","language":"en","source":"Zotero","title":"Thermal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D64F3" w:rsidRPr="00FD64F3">
        <w:rPr>
          <w:rFonts w:cs="Times New Roman"/>
          <w:vertAlign w:val="superscript"/>
        </w:rPr>
        <w:t>65</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71713A67" w:rsidR="0016102B" w:rsidRDefault="0016102B" w:rsidP="0016102B">
      <w:pPr>
        <w:pStyle w:val="Caption"/>
        <w:keepNext/>
      </w:pPr>
      <w:bookmarkStart w:id="384" w:name="_Ref138199049"/>
      <w:r>
        <w:lastRenderedPageBreak/>
        <w:t xml:space="preserve">Table </w:t>
      </w:r>
      <w:fldSimple w:instr=" SEQ Table \* ARABIC ">
        <w:r w:rsidR="006B43D3">
          <w:rPr>
            <w:noProof/>
          </w:rPr>
          <w:t>1</w:t>
        </w:r>
      </w:fldSimple>
      <w:bookmarkEnd w:id="384"/>
      <w:r>
        <w:t xml:space="preserve">: </w:t>
      </w:r>
      <w:r>
        <w:rPr>
          <w:noProof/>
        </w:rPr>
        <w:t>Thermal manikin body segments and associated surface area and core temperature setting for comfort mode per the Advanced Berkeley Comfort model</w:t>
      </w:r>
      <w:r>
        <w:fldChar w:fldCharType="begin"/>
      </w:r>
      <w:r w:rsidR="00FD64F3">
        <w:instrText xml:space="preserve"> ADDIN ZOTERO_ITEM CSL_CITATION {"citationID":"uaFcYBrk","properties":{"formattedCitation":"\\super 66\\nosupersub{}","plainCitation":"66","noteIndex":0},"citationItems":[{"id":494,"uris":["http://zotero.org/users/4259226/items/VQJPJYLG"],"itemData":{"id":494,"type":"article-journal","abstract":"The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FD64F3" w:rsidRPr="00FD64F3">
        <w:rPr>
          <w:rFonts w:cs="Times New Roman"/>
          <w:sz w:val="22"/>
          <w:vertAlign w:val="superscript"/>
        </w:rPr>
        <w:t>66</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554B8E4B"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D64F3">
        <w:instrText xml:space="preserve"> ADDIN ZOTERO_ITEM CSL_CITATION {"citationID":"ZRdCLeAl","properties":{"formattedCitation":"\\super 67\\nosupersub{}","plainCitation":"67","noteIndex":0},"citationItems":[{"id":508,"uris":["http://zotero.org/users/4259226/items/IPBIG3MS"],"itemData":{"id":508,"type":"report","event-place":"Denmark","number":"Version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D64F3" w:rsidRPr="00FD64F3">
        <w:rPr>
          <w:rFonts w:cs="Times New Roman"/>
          <w:vertAlign w:val="superscript"/>
        </w:rPr>
        <w:t>67</w:t>
      </w:r>
      <w:r>
        <w:fldChar w:fldCharType="end"/>
      </w:r>
      <w:r>
        <w:t>. This mode of control most realistically represents the temperature distribution of the human body</w:t>
      </w:r>
      <w:r>
        <w:fldChar w:fldCharType="begin"/>
      </w:r>
      <w:r w:rsidR="00FD64F3">
        <w:instrText xml:space="preserve"> ADDIN ZOTERO_ITEM CSL_CITATION {"citationID":"TqgdvZdk","properties":{"formattedCitation":"\\super 68\\nosupersub{}","plainCitation":"68","noteIndex":0},"citationItems":[{"id":509,"uris":["http://zotero.org/users/4259226/items/6UFEKFPM"],"itemData":{"id":509,"type":"article-journal","abstract":"Recently,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D64F3" w:rsidRPr="00FD64F3">
        <w:rPr>
          <w:rFonts w:cs="Times New Roman"/>
          <w:vertAlign w:val="superscript"/>
        </w:rPr>
        <w:t>68</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D64F3">
        <w:rPr>
          <w:highlight w:val="yellow"/>
        </w:rPr>
        <w:instrText xml:space="preserve"> ADDIN ZOTERO_ITEM CSL_CITATION {"citationID":"nAuvvvbs","properties":{"formattedCitation":"\\super 66\\nosupersub{}","plainCitation":"66","noteIndex":0},"citationItems":[{"id":494,"uris":["http://zotero.org/users/4259226/items/VQJPJYLG"],"itemData":{"id":494,"type":"article-journal","abstract":"The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D64F3" w:rsidRPr="00FD64F3">
        <w:rPr>
          <w:rFonts w:cs="Times New Roman"/>
          <w:vertAlign w:val="superscript"/>
        </w:rPr>
        <w:t>66</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D64F3">
        <w:instrText xml:space="preserve"> ADDIN ZOTERO_ITEM CSL_CITATION {"citationID":"JPr5ypzp","properties":{"formattedCitation":"\\super 69\\nosupersub{}","plainCitation":"69","noteIndex":0},"citationItems":[{"id":492,"uris":["http://zotero.org/users/4259226/items/95RMR9Q6"],"itemData":{"id":492,"type":"document","publisher":"PT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D64F3" w:rsidRPr="00FD64F3">
        <w:rPr>
          <w:rFonts w:cs="Times New Roman"/>
          <w:vertAlign w:val="superscript"/>
        </w:rPr>
        <w:t>69</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CBE9CAB"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FD64F3">
        <w:instrText xml:space="preserve"> ADDIN ZOTERO_ITEM CSL_CITATION {"citationID":"0DDyn5UL","properties":{"formattedCitation":"\\super 53\\nosupersub{}","plainCitation":"53","noteIndex":0},"citationItems":[{"id":567,"uris":["http://zotero.org/users/4259226/items/AABZXNMK"],"itemData":{"id":567,"type":"article-journal","abstract":"This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FD64F3" w:rsidRPr="00FD64F3">
        <w:rPr>
          <w:rFonts w:cs="Times New Roman"/>
          <w:vertAlign w:val="superscript"/>
        </w:rPr>
        <w:t>53</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385" w:name="_Ref121554524"/>
      <w:r w:rsidRPr="004F0313">
        <w:rPr>
          <w:sz w:val="22"/>
          <w:szCs w:val="22"/>
        </w:rPr>
        <w:lastRenderedPageBreak/>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385"/>
    </w:p>
    <w:p w14:paraId="75D98407" w14:textId="6CCB91BF"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FD64F3">
        <w:rPr>
          <w:rFonts w:eastAsiaTheme="minorEastAsia"/>
        </w:rPr>
        <w:instrText xml:space="preserve"> ADDIN ZOTERO_ITEM CSL_CITATION {"citationID":"UN7ysQai","properties":{"formattedCitation":"\\super 70\\nosupersub{}","plainCitation":"70","noteIndex":0},"citationItems":[{"id":291,"uris":["http://zotero.org/users/4259226/items/564UIVLI"],"itemData":{"id":291,"type":"thesis","abstract":"There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FD64F3" w:rsidRPr="00FD64F3">
        <w:rPr>
          <w:rFonts w:cs="Times New Roman"/>
          <w:vertAlign w:val="superscript"/>
        </w:rPr>
        <w:t>70</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D64F3">
        <w:rPr>
          <w:rFonts w:eastAsiaTheme="minorEastAsia"/>
        </w:rPr>
        <w:instrText xml:space="preserve"> ADDIN ZOTERO_ITEM CSL_CITATION {"citationID":"u9e6hWIv","properties":{"formattedCitation":"\\super 71,72\\nosupersub{}","plainCitation":"71,72","noteIndex":0},"citationItems":[{"id":474,"uris":["http://zotero.org/users/4259226/items/XG47LXKF"],"itemData":{"id":474,"type":"article-journal","container-title":"HVAC&amp;R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D64F3" w:rsidRPr="00FD64F3">
        <w:rPr>
          <w:rFonts w:cs="Times New Roman"/>
          <w:vertAlign w:val="superscript"/>
        </w:rPr>
        <w:t>71,72</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386" w:name="_Ref121554541"/>
      <w:bookmarkStart w:id="387"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386"/>
      <w:bookmarkEnd w:id="387"/>
    </w:p>
    <w:p w14:paraId="12264B94" w14:textId="55C4B320"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388" w:name="_Ref138200705"/>
      <w:r>
        <w:lastRenderedPageBreak/>
        <w:t xml:space="preserve">Table </w:t>
      </w:r>
      <w:fldSimple w:instr=" SEQ Table \* ARABIC ">
        <w:r>
          <w:rPr>
            <w:noProof/>
          </w:rPr>
          <w:t>2</w:t>
        </w:r>
      </w:fldSimple>
      <w:bookmarkEnd w:id="388"/>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10B1181B" w14:textId="15DFC079" w:rsidR="00483565" w:rsidRDefault="00483565" w:rsidP="00483565">
      <w:pPr>
        <w:pStyle w:val="Caption"/>
        <w:keepNext/>
      </w:pPr>
      <w:bookmarkStart w:id="389" w:name="_Ref153362104"/>
      <w:r>
        <w:t xml:space="preserve">Fig. </w:t>
      </w:r>
      <w:fldSimple w:instr=" SEQ Fig. \* ARABIC ">
        <w:r>
          <w:rPr>
            <w:noProof/>
          </w:rPr>
          <w:t>4</w:t>
        </w:r>
      </w:fldSimple>
      <w:bookmarkEnd w:id="389"/>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lastRenderedPageBreak/>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390" w:name="_Ref138204030"/>
    </w:p>
    <w:p w14:paraId="58F12250" w14:textId="6792654B" w:rsidR="00483565" w:rsidRDefault="00483565" w:rsidP="00483565">
      <w:pPr>
        <w:pStyle w:val="Caption"/>
        <w:keepNext/>
      </w:pPr>
      <w:bookmarkStart w:id="391" w:name="_Ref153362064"/>
      <w:bookmarkEnd w:id="390"/>
      <w:r>
        <w:t xml:space="preserve">Fig. </w:t>
      </w:r>
      <w:fldSimple w:instr=" SEQ Fig. \* ARABIC ">
        <w:r>
          <w:rPr>
            <w:noProof/>
          </w:rPr>
          <w:t>5</w:t>
        </w:r>
      </w:fldSimple>
      <w:bookmarkEnd w:id="391"/>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392" w:name="_Ref138205245"/>
      <w:r w:rsidRPr="007E6B76">
        <w:t xml:space="preserve">Clothing and bedding </w:t>
      </w:r>
      <w:proofErr w:type="gramStart"/>
      <w:r w:rsidRPr="007E6B76">
        <w:t>insulation</w:t>
      </w:r>
      <w:proofErr w:type="gramEnd"/>
    </w:p>
    <w:p w14:paraId="2A5A95FA" w14:textId="161FFCB6" w:rsidR="001C16F3" w:rsidRDefault="001C16F3" w:rsidP="002078DA">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393" w:author="Arfa Aijazi" w:date="2023-12-07T17:46:00Z">
        <w:r w:rsidR="00573620">
          <w:t xml:space="preserve">While this study focused on dry heat transfer, </w:t>
        </w:r>
        <w:del w:id="394" w:author="Thomas Parkinson" w:date="2023-12-15T10:26:00Z">
          <w:r w:rsidR="00573620" w:rsidDel="00805797">
            <w:delText>it’s worth not</w:delText>
          </w:r>
        </w:del>
      </w:ins>
      <w:ins w:id="395" w:author="Arfa Aijazi" w:date="2023-12-07T17:47:00Z">
        <w:del w:id="396" w:author="Thomas Parkinson" w:date="2023-12-15T10:26:00Z">
          <w:r w:rsidR="00573620" w:rsidDel="00805797">
            <w:delText xml:space="preserve">ing that </w:delText>
          </w:r>
        </w:del>
      </w:ins>
      <w:ins w:id="397" w:author="Arfa Aijazi" w:date="2023-12-07T17:48:00Z">
        <w:r w:rsidR="00573620">
          <w:t>clothing and bedding</w:t>
        </w:r>
      </w:ins>
      <w:ins w:id="398" w:author="Arfa Aijazi" w:date="2023-12-07T17:47:00Z">
        <w:r w:rsidR="00573620">
          <w:t xml:space="preserve"> </w:t>
        </w:r>
      </w:ins>
      <w:ins w:id="399" w:author="Arfa Aijazi" w:date="2023-12-07T18:09:00Z">
        <w:r w:rsidR="002078DA">
          <w:t xml:space="preserve">with the same insulation level can perform very differently with regards to latent </w:t>
        </w:r>
      </w:ins>
      <w:ins w:id="400" w:author="Arfa Aijazi" w:date="2023-12-07T18:10:00Z">
        <w:r w:rsidR="002078DA">
          <w:t xml:space="preserve">heat transfer. </w:t>
        </w:r>
      </w:ins>
      <w:ins w:id="401" w:author="Arfa Aijazi" w:date="2023-12-07T17:47:00Z">
        <w:r w:rsidR="00573620">
          <w:t>Natural materials like cotton can absorb</w:t>
        </w:r>
      </w:ins>
      <w:ins w:id="402" w:author="Arfa Aijazi" w:date="2023-12-07T18:08:00Z">
        <w:r w:rsidR="002078DA">
          <w:t xml:space="preserve"> and wick away</w:t>
        </w:r>
      </w:ins>
      <w:ins w:id="403" w:author="Arfa Aijazi" w:date="2023-12-07T17:48:00Z">
        <w:r w:rsidR="00573620">
          <w:t xml:space="preserve"> moisture whereas synthetic materials like polyester </w:t>
        </w:r>
      </w:ins>
      <w:ins w:id="404" w:author="Arfa Aijazi" w:date="2023-12-07T18:08:00Z">
        <w:r w:rsidR="002078DA">
          <w:t xml:space="preserve">trap moisture. </w:t>
        </w:r>
      </w:ins>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xml:space="preserve">.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w:t>
      </w:r>
      <w:r>
        <w:lastRenderedPageBreak/>
        <w:t>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405" w:name="_Ref153362083"/>
      <w:bookmarkEnd w:id="392"/>
      <w:r>
        <w:t xml:space="preserve">Fig. </w:t>
      </w:r>
      <w:fldSimple w:instr=" SEQ Fig. \* ARABIC ">
        <w:r>
          <w:rPr>
            <w:noProof/>
          </w:rPr>
          <w:t>6</w:t>
        </w:r>
      </w:fldSimple>
      <w:bookmarkEnd w:id="405"/>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406"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406"/>
    </w:p>
    <w:p w14:paraId="169E0D1F" w14:textId="77777777" w:rsidR="00A46F95" w:rsidRDefault="00A46F95" w:rsidP="00CB4AD7">
      <w:pPr>
        <w:pStyle w:val="Heading3"/>
      </w:pPr>
      <w:r>
        <w:t>Emergency blanket</w:t>
      </w:r>
    </w:p>
    <w:p w14:paraId="486A2465" w14:textId="1A72E4A8"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D64F3">
        <w:instrText xml:space="preserve"> ADDIN ZOTERO_ITEM CSL_CITATION {"citationID":"yY7dDzcw","properties":{"formattedCitation":"\\super 73\\nosupersub{}","plainCitation":"73","noteIndex":0},"citationItems":[{"id":490,"uris":["http://zotero.org/users/4259226/items/HG6Q7IGL"],"itemData":{"id":490,"type":"webpage","abstract":"The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D64F3" w:rsidRPr="00FD64F3">
        <w:rPr>
          <w:rFonts w:cs="Times New Roman"/>
          <w:vertAlign w:val="superscript"/>
        </w:rPr>
        <w:t>73</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407" w:name="_Ref153362030"/>
      <w:r>
        <w:lastRenderedPageBreak/>
        <w:t xml:space="preserve">Fig. </w:t>
      </w:r>
      <w:fldSimple w:instr=" SEQ Fig. \* ARABIC ">
        <w:r>
          <w:rPr>
            <w:noProof/>
          </w:rPr>
          <w:t>7</w:t>
        </w:r>
      </w:fldSimple>
      <w:bookmarkEnd w:id="407"/>
      <w:r>
        <w:t>: Air speed over the bed</w:t>
      </w:r>
    </w:p>
    <w:p w14:paraId="44DA126A" w14:textId="77777777" w:rsidR="001C16F3" w:rsidRDefault="001C16F3" w:rsidP="001C16F3">
      <w:pPr>
        <w:keepNext/>
      </w:pPr>
      <w:r>
        <w:rPr>
          <w:noProof/>
          <w:lang w:eastAsia="zh-CN"/>
        </w:rPr>
        <w:drawing>
          <wp:inline distT="0" distB="0" distL="0" distR="0" wp14:anchorId="341A1FD5" wp14:editId="26D226DF">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408"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408"/>
    </w:p>
    <w:p w14:paraId="2339C29F" w14:textId="77777777" w:rsidR="00A46F95" w:rsidRDefault="00A46F95" w:rsidP="00F14522">
      <w:pPr>
        <w:pStyle w:val="Heading2"/>
      </w:pPr>
      <w:r>
        <w:t>Experimental procedure</w:t>
      </w:r>
    </w:p>
    <w:p w14:paraId="79EC0FFF" w14:textId="7CB8863D"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D64F3">
        <w:instrText xml:space="preserve"> ADDIN ZOTERO_ITEM CSL_CITATION {"citationID":"8Dy1VeGh","properties":{"formattedCitation":"\\super 64\\nosupersub{}","plainCitation":"64","noteIndex":0},"citationItems":[{"id":513,"uris":["http://zotero.org/users/4259226/items/XRL2BM3J"],"itemData":{"id":513,"type":"article-journal","abstract":"This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D64F3" w:rsidRPr="00FD64F3">
        <w:rPr>
          <w:rFonts w:cs="Times New Roman"/>
          <w:vertAlign w:val="superscript"/>
        </w:rPr>
        <w:t>64</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D64F3">
        <w:instrText xml:space="preserve"> ADDIN ZOTERO_ITEM CSL_CITATION {"citationID":"Z36qDnGp","properties":{"formattedCitation":"\\super 72\\nosupersub{}","plainCitation":"72","noteIndex":0},"citationItems":[{"id":475,"uris":["http://zotero.org/users/4259226/items/XNYE4Y7T"],"itemData":{"id":475,"type":"article-journal","abstract":"In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D64F3" w:rsidRPr="00FD64F3">
        <w:rPr>
          <w:rFonts w:cs="Times New Roman"/>
          <w:vertAlign w:val="superscript"/>
        </w:rPr>
        <w:t>72</w:t>
      </w:r>
      <w:r>
        <w:fldChar w:fldCharType="end"/>
      </w:r>
      <w:r>
        <w:t>. When starting measurements with a cold thermal manikin, we allowed for at least three hours of warmup time</w:t>
      </w:r>
      <w:r>
        <w:fldChar w:fldCharType="begin"/>
      </w:r>
      <w:r w:rsidR="00FD64F3">
        <w:instrText xml:space="preserve"> ADDIN ZOTERO_ITEM CSL_CITATION {"citationID":"gckE8DOF","properties":{"formattedCitation":"\\super 74\\nosupersub{}","plainCitation":"74","noteIndex":0},"citationItems":[{"id":510,"uris":["http://zotero.org/users/4259226/items/4RB3R7EQ"],"itemData":{"id":510,"type":"article-journal","container-title":"International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D64F3" w:rsidRPr="00FD64F3">
        <w:rPr>
          <w:rFonts w:cs="Times New Roman"/>
          <w:vertAlign w:val="superscript"/>
        </w:rPr>
        <w:t>74</w:t>
      </w:r>
      <w:r>
        <w:fldChar w:fldCharType="end"/>
      </w:r>
      <w:r>
        <w:t xml:space="preserve">. </w:t>
      </w:r>
      <w:commentRangeStart w:id="409"/>
      <w:commentRangeStart w:id="410"/>
      <w:ins w:id="411" w:author="Arfa Aijazi" w:date="2023-12-13T13:43:00Z">
        <w:r w:rsidR="005C593F">
          <w:t>We randomized the order of experimental trials within</w:t>
        </w:r>
      </w:ins>
      <w:ins w:id="412" w:author="Arfa Aijazi" w:date="2023-12-13T13:44:00Z">
        <w:r w:rsidR="005C593F">
          <w:t xml:space="preserve"> twelve</w:t>
        </w:r>
      </w:ins>
      <w:ins w:id="413" w:author="Arfa Aijazi" w:date="2023-12-13T13:43:00Z">
        <w:r w:rsidR="005C593F">
          <w:t xml:space="preserve"> blocks of the same chamber temperature setpoint. </w:t>
        </w:r>
      </w:ins>
      <w:ins w:id="414" w:author="Arfa Aijazi" w:date="2023-12-13T13:44:00Z">
        <w:r w:rsidR="005C593F">
          <w:t xml:space="preserve">This is due to the amount of time needed to transition the chamber from one temperature condition to another. </w:t>
        </w:r>
      </w:ins>
      <w:commentRangeEnd w:id="409"/>
      <w:ins w:id="415" w:author="Arfa Aijazi" w:date="2023-12-13T13:45:00Z">
        <w:r w:rsidR="005C593F">
          <w:rPr>
            <w:rStyle w:val="CommentReference"/>
          </w:rPr>
          <w:commentReference w:id="409"/>
        </w:r>
      </w:ins>
      <w:commentRangeEnd w:id="410"/>
      <w:r w:rsidR="00805797">
        <w:rPr>
          <w:rStyle w:val="CommentReference"/>
        </w:rPr>
        <w:commentReference w:id="410"/>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285BDA8A" w:rsidR="00A46F95" w:rsidRDefault="00A46F95" w:rsidP="00A46F95">
      <w:r>
        <w:t>We analyzed the data in accordance with the ISO guideline for the expression of uncertainty in measurement</w:t>
      </w:r>
      <w:r>
        <w:fldChar w:fldCharType="begin"/>
      </w:r>
      <w:r w:rsidR="00FD64F3">
        <w:instrText xml:space="preserve"> ADDIN ZOTERO_ITEM CSL_CITATION {"citationID":"DDC4qWo3","properties":{"formattedCitation":"\\super 75\\nosupersub{}","plainCitation":"75","noteIndex":0},"citationItems":[{"id":487,"uris":["http://zotero.org/users/4259226/items/2THMP5NK"],"itemData":{"id":487,"type":"book","event-place":"Geneva,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D64F3" w:rsidRPr="00FD64F3">
        <w:rPr>
          <w:rFonts w:cs="Times New Roman"/>
          <w:vertAlign w:val="superscript"/>
        </w:rPr>
        <w:t>75</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FD64F3">
        <w:instrText xml:space="preserve"> ADDIN ZOTERO_ITEM CSL_CITATION {"citationID":"UTMJEo2C","properties":{"formattedCitation":"\\super 76\\nosupersub{}","plainCitation":"76","noteIndex":0},"citationItems":[{"id":489,"uris":["http://zotero.org/users/4259226/items/2PYVYG7W"],"itemData":{"id":489,"type":"article-journal","source":"Google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D64F3" w:rsidRPr="00FD64F3">
        <w:rPr>
          <w:rFonts w:cs="Times New Roman"/>
          <w:vertAlign w:val="superscript"/>
        </w:rPr>
        <w:t>76</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071A49B9"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D64F3">
        <w:instrText xml:space="preserve"> ADDIN ZOTERO_ITEM CSL_CITATION {"citationID":"YcQwh35e","properties":{"formattedCitation":"\\super 77,78\\nosupersub{}","plainCitation":"77,78","noteIndex":0},"citationItems":[{"id":1478,"uris":["http://zotero.org/users/4259226/items/Z7QFU7AW"],"itemData":{"id":1478,"type":"article-journal","abstract":"\"The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D64F3" w:rsidRPr="00FD64F3">
        <w:rPr>
          <w:rFonts w:cs="Times New Roman"/>
          <w:vertAlign w:val="superscript"/>
        </w:rPr>
        <w:t>77,78</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C27ABB">
        <w:instrText xml:space="preserve"> ADDIN ZOTERO_ITEM CSL_CITATION {"citationID":"S9lH9AlS","properties":{"formattedCitation":"\\super 15\\nosupersub{}","plainCitation":"15","noteIndex":0},"citationItems":[{"id":"mnFwDeoH/jio4GemI","uris":["http://zotero.org/users/4259226/items/3UII6DYL"],"itemData":{"id":"eScJrxIW/9yEo9lf8","type":"book","publisher":"CIBSE","source":"Google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FD64F3">
        <w:instrText xml:space="preserve"> ADDIN ZOTERO_ITEM CSL_CITATION {"citationID":"U3xu78kt","properties":{"formattedCitation":"\\super 54\\nosupersub{}","plainCitation":"54","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FD64F3" w:rsidRPr="00FD64F3">
        <w:rPr>
          <w:rFonts w:cs="Times New Roman"/>
          <w:vertAlign w:val="superscript"/>
        </w:rPr>
        <w:t>54</w:t>
      </w:r>
      <w:r>
        <w:fldChar w:fldCharType="end"/>
      </w:r>
      <w:r>
        <w:t>.</w:t>
      </w:r>
    </w:p>
    <w:p w14:paraId="23EC8127" w14:textId="77777777" w:rsidR="00A46F95" w:rsidRDefault="00A46F95" w:rsidP="00F14522">
      <w:pPr>
        <w:pStyle w:val="Heading3"/>
      </w:pPr>
      <w:r>
        <w:t>2015 Pakistan heat wave</w:t>
      </w:r>
    </w:p>
    <w:p w14:paraId="43238258" w14:textId="5D1ED366" w:rsidR="00A46F95" w:rsidRDefault="00A46F95" w:rsidP="00A46F95">
      <w:r>
        <w:t>In June 2015, Sindh Province in southern Pakistan experienced a severe heat wave with temperatures as high as 49°C. Overall the heat wave claimed at least 2,000 lives</w:t>
      </w:r>
      <w:r>
        <w:fldChar w:fldCharType="begin"/>
      </w:r>
      <w:r w:rsidR="00FD64F3">
        <w:instrText xml:space="preserve"> ADDIN ZOTERO_ITEM CSL_CITATION {"citationID":"XblLVPCr","properties":{"formattedCitation":"\\super 79\\nosupersub{}","plainCitation":"79","noteIndex":0},"citationItems":[{"id":1482,"uris":["http://zotero.org/users/4259226/items/3XYMQGX6"],"itemData":{"id":1482,"type":"article-newspaper","abstract":"A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D64F3" w:rsidRPr="00FD64F3">
        <w:rPr>
          <w:rFonts w:cs="Times New Roman"/>
          <w:vertAlign w:val="superscript"/>
        </w:rPr>
        <w:t>79</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D64F3">
        <w:instrText xml:space="preserve"> ADDIN ZOTERO_ITEM CSL_CITATION {"citationID":"TnQccYFi","properties":{"formattedCitation":"\\super 80\\nosupersub{}","plainCitation":"80","noteIndex":0},"citationItems":[{"id":1580,"uris":["http://zotero.org/users/4259226/items/ISMJA26X"],"itemData":{"id":1580,"type":"article-journal","abstract":"As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D64F3" w:rsidRPr="00FD64F3">
        <w:rPr>
          <w:rFonts w:cs="Times New Roman"/>
          <w:vertAlign w:val="superscript"/>
        </w:rPr>
        <w:t>80</w:t>
      </w:r>
      <w:r w:rsidR="003E2724">
        <w:fldChar w:fldCharType="end"/>
      </w:r>
      <w:r>
        <w:t>.</w:t>
      </w:r>
    </w:p>
    <w:p w14:paraId="444C4741" w14:textId="3126B32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D64F3">
        <w:instrText xml:space="preserve"> ADDIN ZOTERO_ITEM CSL_CITATION {"citationID":"7HyHWgi5","properties":{"formattedCitation":"\\super 81\\nosupersub{}","plainCitation":"81","noteIndex":0},"citationItems":[{"id":1524,"uris":["http://zotero.org/users/4259226/items/BD2BAMFI"],"itemData":{"id":1524,"type":"thesis","event-place":"Glasgow,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D64F3" w:rsidRPr="00FD64F3">
        <w:rPr>
          <w:rFonts w:cs="Times New Roman"/>
          <w:vertAlign w:val="superscript"/>
        </w:rPr>
        <w:t>81</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E2E1333"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D64F3">
        <w:instrText xml:space="preserve"> ADDIN ZOTERO_ITEM CSL_CITATION {"citationID":"9MAHftcw","properties":{"formattedCitation":"\\super 82\\nosupersub{}","plainCitation":"82","noteIndex":0},"citationItems":[{"id":1484,"uris":["http://zotero.org/users/4259226/items/BRNCRJAA"],"itemData":{"id":1484,"type":"webpage","title":"Weather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D64F3" w:rsidRPr="00FD64F3">
        <w:rPr>
          <w:rFonts w:cs="Times New Roman"/>
          <w:vertAlign w:val="superscript"/>
        </w:rPr>
        <w:t>82</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D64F3">
        <w:instrText xml:space="preserve"> ADDIN ZOTERO_ITEM CSL_CITATION {"citationID":"UK9FAsRI","properties":{"formattedCitation":"\\super 83\\nosupersub{}","plainCitation":"83","noteIndex":0},"citationItems":[{"id":1486,"uris":["http://zotero.org/users/4259226/items/RBI6NE5M"],"itemData":{"id":1486,"type":"software","license":"CC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D64F3" w:rsidRPr="00FD64F3">
        <w:rPr>
          <w:rFonts w:cs="Times New Roman"/>
          <w:vertAlign w:val="superscript"/>
        </w:rPr>
        <w:t>83</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01269AB2"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D64F3">
        <w:instrText xml:space="preserve"> ADDIN ZOTERO_ITEM CSL_CITATION {"citationID":"X1ZOKxMT","properties":{"formattedCitation":"\\super 84\\nosupersub{}","plainCitation":"84","noteIndex":0},"citationItems":[{"id":1489,"uris":["http://zotero.org/users/4259226/items/2QXKC7LM"],"itemData":{"id":1489,"type":"article-journal","container-title":"ASHRAE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D64F3" w:rsidRPr="00FD64F3">
        <w:rPr>
          <w:rFonts w:cs="Times New Roman"/>
          <w:vertAlign w:val="superscript"/>
        </w:rPr>
        <w:t>84</w:t>
      </w:r>
      <w:r>
        <w:fldChar w:fldCharType="end"/>
      </w:r>
      <w:r>
        <w:t xml:space="preserve"> as implemented in the </w:t>
      </w:r>
      <w:proofErr w:type="spellStart"/>
      <w:r>
        <w:t>comf</w:t>
      </w:r>
      <w:proofErr w:type="spellEnd"/>
      <w:r>
        <w:t xml:space="preserve"> package in the R programming language</w:t>
      </w:r>
      <w:r>
        <w:fldChar w:fldCharType="begin"/>
      </w:r>
      <w:r w:rsidR="00FD64F3">
        <w:instrText xml:space="preserve"> ADDIN ZOTERO_ITEM CSL_CITATION {"citationID":"6EwO5E8z","properties":{"formattedCitation":"\\super 85\\nosupersub{}","plainCitation":"85","noteIndex":0},"citationItems":[{"id":1491,"uris":["http://zotero.org/users/4259226/items/39DVXW2R"],"itemData":{"id":1491,"type":"software","abstract":"Calculation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D64F3" w:rsidRPr="00FD64F3">
        <w:rPr>
          <w:rFonts w:cs="Times New Roman"/>
          <w:vertAlign w:val="superscript"/>
        </w:rPr>
        <w:t>85</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D64F3">
        <w:instrText xml:space="preserve"> ADDIN ZOTERO_ITEM CSL_CITATION {"citationID":"qPFjhSuh","properties":{"formattedCitation":"\\super 86\\nosupersub{}","plainCitation":"86","noteIndex":0},"citationItems":[{"id":1583,"uris":["http://zotero.org/users/4259226/items/J2YQYSR8"],"itemData":{"id":1583,"type":"article-journal","abstract":"We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D64F3" w:rsidRPr="00FD64F3">
        <w:rPr>
          <w:rFonts w:cs="Times New Roman"/>
          <w:vertAlign w:val="superscript"/>
        </w:rPr>
        <w:t>86</w:t>
      </w:r>
      <w:r w:rsidR="001658C9">
        <w:fldChar w:fldCharType="end"/>
      </w:r>
      <w:r>
        <w:t>. For still air, we assumed an air velocity of 0.</w:t>
      </w:r>
      <w:r w:rsidR="003F02A6">
        <w:t>2</w:t>
      </w:r>
      <w:r>
        <w:t xml:space="preserve"> m/s</w:t>
      </w:r>
      <w:r w:rsidR="00875D37">
        <w:fldChar w:fldCharType="begin"/>
      </w:r>
      <w:r w:rsidR="00FD64F3">
        <w:instrText xml:space="preserve"> ADDIN ZOTERO_ITEM CSL_CITATION {"citationID":"HCEUZp4W","properties":{"formattedCitation":"\\super 87\\nosupersub{}","plainCitation":"87","noteIndex":0},"citationItems":[{"id":545,"uris":["http://zotero.org/users/4259226/items/6DXLXH43"],"itemData":{"id":545,"type":"report","collection-title":"ANSI/ASHRAE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D64F3" w:rsidRPr="00FD64F3">
        <w:rPr>
          <w:rFonts w:cs="Times New Roman"/>
          <w:vertAlign w:val="superscript"/>
        </w:rPr>
        <w:t>87</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766AC58A"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D64F3">
        <w:instrText xml:space="preserve"> ADDIN ZOTERO_ITEM CSL_CITATION {"citationID":"EC6NYxnH","properties":{"formattedCitation":"\\super 80,88\\nosupersub{}","plainCitation":"80,88","noteIndex":0},"citationItems":[{"id":1580,"uris":["http://zotero.org/users/4259226/items/ISMJA26X"],"itemData":{"id":1580,"type":"article-journal","abstract":"As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D64F3" w:rsidRPr="00FD64F3">
        <w:rPr>
          <w:rFonts w:cs="Times New Roman"/>
          <w:vertAlign w:val="superscript"/>
        </w:rPr>
        <w:t>80,88</w:t>
      </w:r>
      <w:r>
        <w:fldChar w:fldCharType="end"/>
      </w:r>
      <w:r>
        <w:t xml:space="preserve">. </w:t>
      </w:r>
    </w:p>
    <w:p w14:paraId="0C26A6AC" w14:textId="77777777" w:rsidR="00A46F95" w:rsidRDefault="00A46F95" w:rsidP="00B0241F">
      <w:pPr>
        <w:pStyle w:val="Heading3"/>
      </w:pPr>
      <w:r>
        <w:t>2021 Texas power crisis</w:t>
      </w:r>
    </w:p>
    <w:p w14:paraId="41D4C56A" w14:textId="3A5742B8" w:rsidR="00A46F95" w:rsidRDefault="00A46F95" w:rsidP="00A46F95">
      <w:r>
        <w:t>On February 13, 2021, a major blizzard and ice storm named Winter Storm Uri</w:t>
      </w:r>
      <w:r>
        <w:fldChar w:fldCharType="begin"/>
      </w:r>
      <w:r w:rsidR="00FD64F3">
        <w:instrText xml:space="preserve"> ADDIN ZOTERO_ITEM CSL_CITATION {"citationID":"538HzDSu","properties":{"formattedCitation":"\\super 89\\nosupersub{}","plainCitation":"89","noteIndex":0},"citationItems":[{"id":1493,"uris":["http://zotero.org/users/4259226/items/3PK84PTY"],"itemData":{"id":1493,"type":"webpage","abstract":"Communication Tips English Français Español </w:instrText>
      </w:r>
      <w:r w:rsidR="00FD64F3">
        <w:rPr>
          <w:rFonts w:ascii="MS Gothic" w:eastAsia="MS Gothic" w:hAnsi="MS Gothic" w:cs="MS Gothic" w:hint="eastAsia"/>
        </w:rPr>
        <w:instrText>繁體中文</w:instrText>
      </w:r>
      <w:r w:rsidR="00FD64F3">
        <w:instrText xml:space="preserve"> Tagalog Tiếng Việt </w:instrText>
      </w:r>
      <w:r w:rsidR="00FD64F3">
        <w:rPr>
          <w:rFonts w:ascii="Malgun Gothic" w:eastAsia="Malgun Gothic" w:hAnsi="Malgun Gothic" w:cs="Malgun Gothic" w:hint="eastAsia"/>
        </w:rPr>
        <w:instrText>한국어</w:instrText>
      </w:r>
      <w:r w:rsidR="00FD64F3">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D64F3" w:rsidRPr="00FD64F3">
        <w:rPr>
          <w:rFonts w:cs="Times New Roman"/>
          <w:vertAlign w:val="superscript"/>
        </w:rPr>
        <w:t>89</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FD64F3">
        <w:instrText xml:space="preserve"> ADDIN ZOTERO_ITEM CSL_CITATION {"citationID":"FqAozaDs","properties":{"formattedCitation":"\\super 38\\nosupersub{}","plainCitation":"38","noteIndex":0},"citationItems":[{"id":20,"uris":["http://zotero.org/users/4259226/items/PXISSYPA"],"itemData":{"id":20,"type":"report","publisher":"University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FD64F3" w:rsidRPr="00FD64F3">
        <w:rPr>
          <w:rFonts w:cs="Times New Roman"/>
          <w:vertAlign w:val="superscript"/>
        </w:rPr>
        <w:t>38</w:t>
      </w:r>
      <w:r>
        <w:fldChar w:fldCharType="end"/>
      </w:r>
      <w:r>
        <w:t>, leaving millions of homes and businesses without power</w:t>
      </w:r>
      <w:r>
        <w:fldChar w:fldCharType="begin"/>
      </w:r>
      <w:r w:rsidR="00FD64F3">
        <w:instrText xml:space="preserve"> ADDIN ZOTERO_ITEM CSL_CITATION {"citationID":"OJmbSSZ4","properties":{"formattedCitation":"\\super 90\\nosupersub{}","plainCitation":"90","noteIndex":0},"citationItems":[{"id":1499,"uris":["http://zotero.org/users/4259226/items/UN3WDCXM"],"itemData":{"id":1499,"type":"article-magazine","container-title":"Time","language":"en","title":"How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D64F3" w:rsidRPr="00FD64F3">
        <w:rPr>
          <w:rFonts w:cs="Times New Roman"/>
          <w:vertAlign w:val="superscript"/>
        </w:rPr>
        <w:t>90</w:t>
      </w:r>
      <w:r>
        <w:fldChar w:fldCharType="end"/>
      </w:r>
      <w:r>
        <w:t>.</w:t>
      </w:r>
    </w:p>
    <w:p w14:paraId="1AA63E70" w14:textId="33A17D87"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D64F3">
        <w:instrText xml:space="preserve"> ADDIN ZOTERO_ITEM CSL_CITATION {"citationID":"NSjfU38D","properties":{"formattedCitation":"\\super 91\\nosupersub{}","plainCitation":"91","noteIndex":0},"citationItems":[{"id":1495,"uris":["http://zotero.org/users/4259226/items/UN55SK8J"],"itemData":{"id":1495,"type":"webpage","abstract":"Energy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D64F3" w:rsidRPr="00FD64F3">
        <w:rPr>
          <w:rFonts w:cs="Times New Roman"/>
          <w:vertAlign w:val="superscript"/>
        </w:rPr>
        <w:t>91</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D64F3">
        <w:instrText xml:space="preserve"> ADDIN ZOTERO_ITEM CSL_CITATION {"citationID":"Ddb8H5g4","properties":{"formattedCitation":"\\super 92\\nosupersub{}","plainCitation":"92","noteIndex":0},"citationItems":[{"id":1589,"uris":["http://zotero.org/users/4259226/items/2A2U2CED"],"itemData":{"id":1589,"type":"report","event-place":"Washington,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D64F3" w:rsidRPr="00FD64F3">
        <w:rPr>
          <w:rFonts w:cs="Times New Roman"/>
          <w:vertAlign w:val="superscript"/>
        </w:rPr>
        <w:t>92</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D64F3">
        <w:instrText xml:space="preserve"> ADDIN ZOTERO_ITEM CSL_CITATION {"citationID":"zMWpUEGA","properties":{"formattedCitation":"\\super 93\\nosupersub{}","plainCitation":"93","noteIndex":0},"citationItems":[{"id":1505,"uris":["http://zotero.org/users/4259226/items/EFPB5YBV"],"itemData":{"id":1505,"type":"report","event-place":"Dallas","publisher":"Texas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D64F3" w:rsidRPr="00FD64F3">
        <w:rPr>
          <w:rFonts w:cs="Times New Roman"/>
          <w:vertAlign w:val="superscript"/>
        </w:rPr>
        <w:t>93</w:t>
      </w:r>
      <w:r>
        <w:fldChar w:fldCharType="end"/>
      </w:r>
      <w:r>
        <w:t xml:space="preserve">. We used </w:t>
      </w:r>
      <w:proofErr w:type="spellStart"/>
      <w:r>
        <w:t>EnergyPlus</w:t>
      </w:r>
      <w:proofErr w:type="spellEnd"/>
      <w:r>
        <w:t xml:space="preserve"> v. 22.2.0</w:t>
      </w:r>
      <w:r>
        <w:fldChar w:fldCharType="begin"/>
      </w:r>
      <w:r w:rsidR="00FD64F3">
        <w:instrText xml:space="preserve"> ADDIN ZOTERO_ITEM CSL_CITATION {"citationID":"hIDDBGOB","properties":{"formattedCitation":"\\super 94\\nosupersub{}","plainCitation":"94","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D64F3" w:rsidRPr="00FD64F3">
        <w:rPr>
          <w:rFonts w:cs="Times New Roman"/>
          <w:vertAlign w:val="superscript"/>
        </w:rPr>
        <w:t>94</w:t>
      </w:r>
      <w:r>
        <w:fldChar w:fldCharType="end"/>
      </w:r>
      <w:r>
        <w:t xml:space="preserve"> to model indoor air temperature in a single-family home with a slab-on-grade foundation based on historical trends for building permit data</w:t>
      </w:r>
      <w:r>
        <w:fldChar w:fldCharType="begin"/>
      </w:r>
      <w:r w:rsidR="00FD64F3">
        <w:instrText xml:space="preserve"> ADDIN ZOTERO_ITEM CSL_CITATION {"citationID":"V6l20Uhe","properties":{"formattedCitation":"\\super 95\\nosupersub{}","plainCitation":"95","noteIndex":0},"citationItems":[{"id":1506,"uris":["http://zotero.org/users/4259226/items/TJ9HDXYF"],"itemData":{"id":1506,"type":"webpage","abstract":"Building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D64F3" w:rsidRPr="00FD64F3">
        <w:rPr>
          <w:rFonts w:cs="Times New Roman"/>
          <w:vertAlign w:val="superscript"/>
        </w:rPr>
        <w:t>95</w:t>
      </w:r>
      <w:r>
        <w:fldChar w:fldCharType="end"/>
      </w:r>
      <w:r>
        <w:t xml:space="preserve"> and typical constructional practices in Texas</w:t>
      </w:r>
      <w:r>
        <w:fldChar w:fldCharType="begin"/>
      </w:r>
      <w:r w:rsidR="00FD64F3">
        <w:instrText xml:space="preserve"> ADDIN ZOTERO_ITEM CSL_CITATION {"citationID":"wSEArp2J","properties":{"formattedCitation":"\\super 96\\nosupersub{}","plainCitation":"96","noteIndex":0},"citationItems":[{"id":1509,"uris":["http://zotero.org/users/4259226/items/MEIUJYDA"],"itemData":{"id":1509,"type":"document","note":"Version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D64F3" w:rsidRPr="00FD64F3">
        <w:rPr>
          <w:rFonts w:cs="Times New Roman"/>
          <w:vertAlign w:val="superscript"/>
        </w:rPr>
        <w:t>96</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13D6109B" w:rsidR="00A46F95" w:rsidRDefault="00A46F95" w:rsidP="00A46F95">
      <w:r>
        <w:t>We used the residential prototype building model developed by the Pacific Northwest National Laboratory (PNNL)</w:t>
      </w:r>
      <w:r>
        <w:fldChar w:fldCharType="begin"/>
      </w:r>
      <w:r w:rsidR="00FD64F3">
        <w:instrText xml:space="preserve"> ADDIN ZOTERO_ITEM CSL_CITATION {"citationID":"lTlByLMP","properties":{"formattedCitation":"\\super 97,98\\nosupersub{}","plainCitation":"97,98","noteIndex":0},"citationItems":[{"id":1519,"uris":["http://zotero.org/users/4259226/items/AIZ68WJ2"],"itemData":{"id":1519,"type":"report","publisher":"Pacific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D64F3" w:rsidRPr="00FD64F3">
        <w:rPr>
          <w:rFonts w:cs="Times New Roman"/>
          <w:vertAlign w:val="superscript"/>
        </w:rPr>
        <w:t>97,98</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FD64F3">
        <w:instrText xml:space="preserve"> ADDIN ZOTERO_ITEM CSL_CITATION {"citationID":"pMrgFQ1e","properties":{"formattedCitation":"\\super 38\\nosupersub{}","plainCitation":"38","noteIndex":0},"citationItems":[{"id":20,"uris":["http://zotero.org/users/4259226/items/PXISSYPA"],"itemData":{"id":20,"type":"report","publisher":"University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FD64F3" w:rsidRPr="00FD64F3">
        <w:rPr>
          <w:rFonts w:cs="Times New Roman"/>
          <w:vertAlign w:val="superscript"/>
        </w:rPr>
        <w:t>38</w:t>
      </w:r>
      <w:r w:rsidR="00DD3B88">
        <w:fldChar w:fldCharType="end"/>
      </w:r>
      <w:r>
        <w:t xml:space="preserve">. </w:t>
      </w:r>
    </w:p>
    <w:p w14:paraId="432CAC83" w14:textId="5D17A686"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FD64F3">
        <w:instrText xml:space="preserve"> ADDIN ZOTERO_ITEM CSL_CITATION {"citationID":"r7J7jZvW","properties":{"formattedCitation":"\\super 82\\nosupersub{}","plainCitation":"82","noteIndex":0},"citationItems":[{"id":1484,"uris":["http://zotero.org/users/4259226/items/BRNCRJAA"],"itemData":{"id":1484,"type":"webpage","title":"Weather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D64F3" w:rsidRPr="00FD64F3">
        <w:rPr>
          <w:rFonts w:cs="Times New Roman"/>
          <w:vertAlign w:val="superscript"/>
        </w:rPr>
        <w:t>82</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416" w:name="_Ref121554562"/>
      <w:r>
        <w:t>(</w:t>
      </w:r>
      <w:fldSimple w:instr=" SEQ ( \* ARABIC ">
        <w:r>
          <w:rPr>
            <w:noProof/>
          </w:rPr>
          <w:t>3</w:t>
        </w:r>
      </w:fldSimple>
      <w:r>
        <w:t>)</w:t>
      </w:r>
      <w:bookmarkEnd w:id="416"/>
    </w:p>
    <w:p w14:paraId="1895815D" w14:textId="6E36AA19" w:rsidR="00405F96" w:rsidRDefault="00A46F95" w:rsidP="000311DB">
      <w:pPr>
        <w:rPr>
          <w:ins w:id="417" w:author="Arfa Aijazi" w:date="2023-12-13T12:24:00Z"/>
        </w:rPr>
      </w:pPr>
      <w:r>
        <w:t xml:space="preserve">From the 2-Node Model by </w:t>
      </w:r>
      <w:proofErr w:type="spellStart"/>
      <w:r>
        <w:t>Gagge</w:t>
      </w:r>
      <w:proofErr w:type="spellEnd"/>
      <w:r>
        <w:t xml:space="preserve"> et al.</w:t>
      </w:r>
      <w:r>
        <w:fldChar w:fldCharType="begin"/>
      </w:r>
      <w:r w:rsidR="00FD64F3">
        <w:instrText xml:space="preserve"> ADDIN ZOTERO_ITEM CSL_CITATION {"citationID":"usIwgn51","properties":{"formattedCitation":"\\super 84\\nosupersub{}","plainCitation":"84","noteIndex":0},"citationItems":[{"id":1489,"uris":["http://zotero.org/users/4259226/items/2QXKC7LM"],"itemData":{"id":1489,"type":"article-journal","container-title":"ASHRAE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D64F3" w:rsidRPr="00FD64F3">
        <w:rPr>
          <w:rFonts w:cs="Times New Roman"/>
          <w:vertAlign w:val="superscript"/>
        </w:rPr>
        <w:t>84</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FD64F3">
        <w:instrText xml:space="preserve"> ADDIN ZOTERO_ITEM CSL_CITATION {"citationID":"DmwDbpOe","properties":{"formattedCitation":"\\super 54\\nosupersub{}","plainCitation":"54","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FD64F3" w:rsidRPr="00FD64F3">
        <w:rPr>
          <w:rFonts w:cs="Times New Roman"/>
          <w:vertAlign w:val="superscript"/>
        </w:rPr>
        <w:t>54</w:t>
      </w:r>
      <w:r>
        <w:fldChar w:fldCharType="end"/>
      </w:r>
      <w:r>
        <w:t>. We considered February 14-</w:t>
      </w:r>
      <w:r w:rsidR="002A2630">
        <w:t>20</w:t>
      </w:r>
      <w:r>
        <w:t>, 2021, as the dates of the power outage for our cold exposure analysis.</w:t>
      </w:r>
      <w:del w:id="418" w:author="Arfa Aijazi" w:date="2023-12-13T12:24:00Z">
        <w:r w:rsidDel="00483565">
          <w:delText xml:space="preserve"> </w:delText>
        </w:r>
      </w:del>
    </w:p>
    <w:p w14:paraId="693D0008" w14:textId="2BA7F5F8" w:rsidR="00483565" w:rsidRDefault="00483565" w:rsidP="000311DB">
      <w:ins w:id="419" w:author="Arfa Aijazi" w:date="2023-12-13T12:29:00Z">
        <w:r>
          <w:t>We next modeled</w:t>
        </w:r>
      </w:ins>
      <w:ins w:id="420" w:author="Arfa Aijazi" w:date="2023-12-13T12:25:00Z">
        <w:r>
          <w:t xml:space="preserve"> the impact of coupling low-energy and passive strategies with reduced heating set points</w:t>
        </w:r>
      </w:ins>
      <w:ins w:id="421" w:author="Arfa Aijazi" w:date="2023-12-13T12:29:00Z">
        <w:r>
          <w:t xml:space="preserve">. </w:t>
        </w:r>
      </w:ins>
      <w:commentRangeStart w:id="422"/>
      <w:ins w:id="423" w:author="Arfa Aijazi" w:date="2023-12-13T12:36:00Z">
        <w:r>
          <w:t xml:space="preserve">The original </w:t>
        </w:r>
        <w:del w:id="424" w:author="Thomas Parkinson" w:date="2023-12-15T10:33:00Z">
          <w:r w:rsidDel="008B6D79">
            <w:delText>Dallas</w:delText>
          </w:r>
        </w:del>
      </w:ins>
      <w:ins w:id="425" w:author="Thomas Parkinson" w:date="2023-12-15T10:33:00Z">
        <w:r w:rsidR="008B6D79">
          <w:t>reference</w:t>
        </w:r>
      </w:ins>
      <w:ins w:id="426" w:author="Arfa Aijazi" w:date="2023-12-13T12:36:00Z">
        <w:r>
          <w:t xml:space="preserve"> energy model </w:t>
        </w:r>
      </w:ins>
      <w:ins w:id="427" w:author="Thomas Parkinson" w:date="2023-12-15T10:33:00Z">
        <w:r w:rsidR="008B6D79">
          <w:t xml:space="preserve">for Dallas </w:t>
        </w:r>
      </w:ins>
      <w:ins w:id="428" w:author="Arfa Aijazi" w:date="2023-12-13T12:36:00Z">
        <w:r>
          <w:t>has a heating setpoint of 22</w:t>
        </w:r>
        <w:r w:rsidRPr="00483565">
          <w:t>°C</w:t>
        </w:r>
        <w:r>
          <w:t>, which exceeds WHO’s indoor minimal risk temperature guideline of 18</w:t>
        </w:r>
        <w:r w:rsidRPr="00483565">
          <w:t>°C</w:t>
        </w:r>
        <w:r>
          <w:t>. We first modeled the effect of reducing the setpoint to the WHO guideline</w:t>
        </w:r>
      </w:ins>
      <w:ins w:id="429" w:author="Thomas Parkinson" w:date="2023-12-15T10:33:00Z">
        <w:r w:rsidR="008B6D79">
          <w:t xml:space="preserve"> (18</w:t>
        </w:r>
        <w:r w:rsidR="008B6D79" w:rsidRPr="00483565">
          <w:t>°C</w:t>
        </w:r>
        <w:r w:rsidR="008B6D79">
          <w:t>)</w:t>
        </w:r>
      </w:ins>
      <w:ins w:id="430" w:author="Arfa Aijazi" w:date="2023-12-13T12:36:00Z">
        <w:r>
          <w:t xml:space="preserve"> and then subsequently reduced the setpoint</w:t>
        </w:r>
        <w:del w:id="431" w:author="Thomas Parkinson" w:date="2023-12-15T10:33:00Z">
          <w:r w:rsidDel="008B6D79">
            <w:delText>,</w:delText>
          </w:r>
        </w:del>
        <w:r>
          <w:t xml:space="preserve"> so that the heating effect from the heating intervention would bring the equivalent temperature to within the WHO guideline. </w:t>
        </w:r>
      </w:ins>
      <w:commentRangeEnd w:id="422"/>
      <w:r w:rsidR="008B6D79">
        <w:rPr>
          <w:rStyle w:val="CommentReference"/>
        </w:rPr>
        <w:commentReference w:id="422"/>
      </w:r>
      <w:ins w:id="432" w:author="Arfa Aijazi" w:date="2023-12-13T12:36:00Z">
        <w:r>
          <w:t xml:space="preserve">To </w:t>
        </w:r>
        <w:del w:id="433" w:author="Thomas Parkinson" w:date="2023-12-15T10:34:00Z">
          <w:r w:rsidDel="008B6D79">
            <w:delText>do this</w:delText>
          </w:r>
        </w:del>
      </w:ins>
      <w:ins w:id="434" w:author="Thomas Parkinson" w:date="2023-12-15T10:35:00Z">
        <w:r w:rsidR="008B6D79">
          <w:t>estimate</w:t>
        </w:r>
      </w:ins>
      <w:ins w:id="435" w:author="Thomas Parkinson" w:date="2023-12-15T10:34:00Z">
        <w:r w:rsidR="008B6D79">
          <w:t xml:space="preserve"> the different setpoint temperatures</w:t>
        </w:r>
      </w:ins>
      <w:ins w:id="436" w:author="Thomas Parkinson" w:date="2023-12-15T10:35:00Z">
        <w:r w:rsidR="008B6D79">
          <w:t xml:space="preserve"> for the modelling exercise</w:t>
        </w:r>
      </w:ins>
      <w:ins w:id="437" w:author="Arfa Aijazi" w:date="2023-12-13T12:36:00Z">
        <w:r>
          <w:t>, w</w:t>
        </w:r>
      </w:ins>
      <w:ins w:id="438" w:author="Arfa Aijazi" w:date="2023-12-13T12:29:00Z">
        <w:r>
          <w:t xml:space="preserve">e calculated </w:t>
        </w:r>
      </w:ins>
      <w:ins w:id="439" w:author="Arfa Aijazi" w:date="2023-12-13T12:30:00Z">
        <w:r>
          <w:t>each intervention</w:t>
        </w:r>
      </w:ins>
      <w:ins w:id="440" w:author="Arfa Aijazi" w:date="2023-12-13T12:31:00Z">
        <w:r>
          <w:t>'</w:t>
        </w:r>
      </w:ins>
      <w:ins w:id="441" w:author="Arfa Aijazi" w:date="2023-12-13T12:30:00Z">
        <w:r>
          <w:t>s heating effect at 18°C and then subtracted that amount from 18°C</w:t>
        </w:r>
      </w:ins>
      <w:ins w:id="442" w:author="Arfa Aijazi" w:date="2023-12-13T12:31:00Z">
        <w:r>
          <w:t xml:space="preserve">. </w:t>
        </w:r>
      </w:ins>
      <w:ins w:id="443" w:author="Arfa Aijazi" w:date="2023-12-13T13:20:00Z">
        <w:del w:id="444" w:author="Thomas Parkinson" w:date="2023-12-15T10:35:00Z">
          <w:r w:rsidDel="00DF6708">
            <w:delText>We began t</w:delText>
          </w:r>
        </w:del>
      </w:ins>
      <w:ins w:id="445" w:author="Thomas Parkinson" w:date="2023-12-15T10:35:00Z">
        <w:r w:rsidR="00DF6708">
          <w:t>T</w:t>
        </w:r>
      </w:ins>
      <w:ins w:id="446" w:author="Arfa Aijazi" w:date="2023-12-13T13:20:00Z">
        <w:r>
          <w:t>he reduced setpoint</w:t>
        </w:r>
      </w:ins>
      <w:ins w:id="447" w:author="Thomas Parkinson" w:date="2023-12-15T10:35:00Z">
        <w:r w:rsidR="00DF6708">
          <w:t xml:space="preserve"> was applied</w:t>
        </w:r>
      </w:ins>
      <w:ins w:id="448" w:author="Arfa Aijazi" w:date="2023-12-13T13:20:00Z">
        <w:del w:id="449" w:author="Thomas Parkinson" w:date="2023-12-15T10:35:00Z">
          <w:r w:rsidDel="00DF6708">
            <w:delText xml:space="preserve"> </w:delText>
          </w:r>
        </w:del>
      </w:ins>
      <w:ins w:id="450" w:author="Thomas Parkinson" w:date="2023-12-15T10:35:00Z">
        <w:r w:rsidR="00DF6708">
          <w:t xml:space="preserve"> in the simulation </w:t>
        </w:r>
      </w:ins>
      <w:ins w:id="451" w:author="Arfa Aijazi" w:date="2023-12-13T13:20:00Z">
        <w:r>
          <w:t>at 10:00 p</w:t>
        </w:r>
      </w:ins>
      <w:ins w:id="452" w:author="Arfa Aijazi" w:date="2023-12-13T13:39:00Z">
        <w:r>
          <w:t>.</w:t>
        </w:r>
      </w:ins>
      <w:ins w:id="453" w:author="Arfa Aijazi" w:date="2023-12-13T13:20:00Z">
        <w:r>
          <w:t>m</w:t>
        </w:r>
      </w:ins>
      <w:ins w:id="454" w:author="Arfa Aijazi" w:date="2023-12-13T13:39:00Z">
        <w:r>
          <w:t>.</w:t>
        </w:r>
      </w:ins>
      <w:ins w:id="455" w:author="Arfa Aijazi" w:date="2023-12-13T13:20:00Z">
        <w:r>
          <w:t xml:space="preserve"> on February 13 and ended at </w:t>
        </w:r>
      </w:ins>
      <w:ins w:id="456" w:author="Arfa Aijazi" w:date="2023-12-13T13:38:00Z">
        <w:r>
          <w:t>7:00 a</w:t>
        </w:r>
      </w:ins>
      <w:ins w:id="457" w:author="Arfa Aijazi" w:date="2023-12-13T13:39:00Z">
        <w:r>
          <w:t>.</w:t>
        </w:r>
      </w:ins>
      <w:ins w:id="458" w:author="Arfa Aijazi" w:date="2023-12-13T13:38:00Z">
        <w:r>
          <w:t>m</w:t>
        </w:r>
      </w:ins>
      <w:ins w:id="459" w:author="Arfa Aijazi" w:date="2023-12-13T13:39:00Z">
        <w:r>
          <w:t>.</w:t>
        </w:r>
      </w:ins>
      <w:ins w:id="460" w:author="Arfa Aijazi" w:date="2023-12-13T13:38:00Z">
        <w:r>
          <w:t xml:space="preserve"> on February 14, which corresponds to the first overnight period during the 2021 Texas power crisis</w:t>
        </w:r>
      </w:ins>
      <w:ins w:id="461" w:author="Arfa Aijazi" w:date="2023-12-13T13:39:00Z">
        <w:r>
          <w:t>. As before, we assume</w:t>
        </w:r>
      </w:ins>
      <w:ins w:id="462" w:author="Thomas Parkinson" w:date="2023-12-15T10:36:00Z">
        <w:r w:rsidR="00DF6708">
          <w:t>d</w:t>
        </w:r>
      </w:ins>
      <w:ins w:id="463" w:author="Arfa Aijazi" w:date="2023-12-13T13:39:00Z">
        <w:r>
          <w:t xml:space="preserve"> occupants would have other heating measures available after 7:00 </w:t>
        </w:r>
        <w:proofErr w:type="spellStart"/>
        <w:r>
          <w:t>a.m</w:t>
        </w:r>
      </w:ins>
      <w:proofErr w:type="spellEnd"/>
      <w:ins w:id="464" w:author="Thomas Parkinson" w:date="2023-12-15T10:36:00Z">
        <w:r w:rsidR="00DF6708">
          <w:t xml:space="preserve"> during wake hours</w:t>
        </w:r>
      </w:ins>
      <w:ins w:id="465" w:author="Arfa Aijazi" w:date="2023-12-13T13:39:00Z">
        <w:r>
          <w:t xml:space="preserve">. </w:t>
        </w:r>
      </w:ins>
      <w:ins w:id="466" w:author="Arfa Aijazi" w:date="2023-12-13T13:40:00Z">
        <w:del w:id="467" w:author="Thomas Parkinson" w:date="2023-12-15T10:36:00Z">
          <w:r w:rsidDel="00DF6708">
            <w:delText>We reviewed t</w:delText>
          </w:r>
        </w:del>
      </w:ins>
      <w:ins w:id="468" w:author="Thomas Parkinson" w:date="2023-12-15T10:36:00Z">
        <w:r w:rsidR="00DF6708">
          <w:t>Analysis of t</w:t>
        </w:r>
      </w:ins>
      <w:ins w:id="469" w:author="Arfa Aijazi" w:date="2023-12-13T13:40:00Z">
        <w:r>
          <w:t xml:space="preserve">he </w:t>
        </w:r>
      </w:ins>
      <w:ins w:id="470" w:author="Thomas Parkinson" w:date="2023-12-15T10:36:00Z">
        <w:r w:rsidR="00DF6708">
          <w:t xml:space="preserve">simulated </w:t>
        </w:r>
      </w:ins>
      <w:ins w:id="471" w:author="Arfa Aijazi" w:date="2023-12-13T13:40:00Z">
        <w:r>
          <w:t xml:space="preserve">peak energy and total energy </w:t>
        </w:r>
      </w:ins>
      <w:ins w:id="472" w:author="Thomas Parkinson" w:date="2023-12-15T10:37:00Z">
        <w:r w:rsidR="00DF6708">
          <w:t>focused on</w:t>
        </w:r>
      </w:ins>
      <w:ins w:id="473" w:author="Thomas Parkinson" w:date="2023-12-15T10:36:00Z">
        <w:r w:rsidR="00DF6708">
          <w:t xml:space="preserve"> </w:t>
        </w:r>
      </w:ins>
      <w:ins w:id="474" w:author="Arfa Aijazi" w:date="2023-12-13T13:40:00Z">
        <w:del w:id="475" w:author="Thomas Parkinson" w:date="2023-12-15T10:36:00Z">
          <w:r w:rsidDel="00DF6708">
            <w:delText xml:space="preserve">outputs from the energy model </w:delText>
          </w:r>
        </w:del>
        <w:del w:id="476" w:author="Thomas Parkinson" w:date="2023-12-15T10:37:00Z">
          <w:r w:rsidDel="00DF6708">
            <w:delText>during</w:delText>
          </w:r>
        </w:del>
      </w:ins>
      <w:ins w:id="477" w:author="Thomas Parkinson" w:date="2023-12-15T10:37:00Z">
        <w:r w:rsidR="00DF6708">
          <w:t>the</w:t>
        </w:r>
      </w:ins>
      <w:ins w:id="478" w:author="Arfa Aijazi" w:date="2023-12-13T13:40:00Z">
        <w:r>
          <w:t xml:space="preserve"> sleep time hours </w:t>
        </w:r>
      </w:ins>
      <w:ins w:id="479" w:author="Thomas Parkinson" w:date="2023-12-15T10:37:00Z">
        <w:r w:rsidR="00DF6708">
          <w:t xml:space="preserve">only </w:t>
        </w:r>
      </w:ins>
      <w:ins w:id="480" w:author="Arfa Aijazi" w:date="2023-12-13T13:40:00Z">
        <w:r>
          <w:t>(10:00 p.m. – 7:00 a.m.)</w:t>
        </w:r>
      </w:ins>
      <w:ins w:id="481" w:author="Thomas Parkinson" w:date="2023-12-15T10:37:00Z">
        <w:r w:rsidR="00DF6708">
          <w:t>.</w:t>
        </w:r>
      </w:ins>
      <w:ins w:id="482" w:author="Arfa Aijazi" w:date="2023-12-14T22:53:00Z">
        <w:r w:rsidR="00A81897">
          <w:t xml:space="preserve"> To estimate the energy consumption from low-energy interventions, we assumed four pe</w:t>
        </w:r>
      </w:ins>
      <w:ins w:id="483" w:author="Arfa Aijazi" w:date="2023-12-14T22:54:00Z">
        <w:r w:rsidR="00A81897">
          <w:t xml:space="preserve">ople would use the device continuously overnight. </w:t>
        </w:r>
      </w:ins>
      <w:ins w:id="484" w:author="Arfa Aijazi" w:date="2023-12-13T13:40:00Z">
        <w:del w:id="485" w:author="Thomas Parkinson" w:date="2023-12-15T10:37:00Z">
          <w:r w:rsidDel="00DF6708">
            <w:delText xml:space="preserve"> </w:delText>
          </w:r>
        </w:del>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1C73BB79" w14:textId="77777777" w:rsidR="00FD64F3" w:rsidRPr="00FD64F3" w:rsidRDefault="00306945" w:rsidP="00FD64F3">
      <w:pPr>
        <w:pStyle w:val="Bibliography"/>
      </w:pPr>
      <w:r w:rsidRPr="00483565">
        <w:rPr>
          <w:sz w:val="20"/>
          <w:szCs w:val="20"/>
        </w:rPr>
        <w:fldChar w:fldCharType="begin"/>
      </w:r>
      <w:r w:rsidR="00405F96" w:rsidRPr="00483565">
        <w:rPr>
          <w:sz w:val="20"/>
          <w:szCs w:val="20"/>
        </w:rPr>
        <w:instrText xml:space="preserve"> ADDIN ZOTERO_BIBL {"uncited":[],"omitted":[],"custom":[]} CSL_BIBLIOGRAPHY </w:instrText>
      </w:r>
      <w:r w:rsidRPr="00483565">
        <w:rPr>
          <w:sz w:val="20"/>
          <w:szCs w:val="20"/>
        </w:rPr>
        <w:fldChar w:fldCharType="separate"/>
      </w:r>
      <w:r w:rsidR="00FD64F3" w:rsidRPr="00FD64F3">
        <w:t>1.</w:t>
      </w:r>
      <w:r w:rsidR="00FD64F3" w:rsidRPr="00FD64F3">
        <w:tab/>
        <w:t xml:space="preserve">Cappuccio, F. P., Cooper, D., D’Elia, L., Strazzullo, P. &amp; Miller, M. A. Sleep duration predicts cardiovascular outcomes: a systematic review and meta-analysis of prospective studies. </w:t>
      </w:r>
      <w:r w:rsidR="00FD64F3" w:rsidRPr="00FD64F3">
        <w:rPr>
          <w:i/>
          <w:iCs/>
        </w:rPr>
        <w:t>Eur. Heart J.</w:t>
      </w:r>
      <w:r w:rsidR="00FD64F3" w:rsidRPr="00FD64F3">
        <w:t xml:space="preserve"> </w:t>
      </w:r>
      <w:r w:rsidR="00FD64F3" w:rsidRPr="00FD64F3">
        <w:rPr>
          <w:b/>
          <w:bCs/>
        </w:rPr>
        <w:t>32</w:t>
      </w:r>
      <w:r w:rsidR="00FD64F3" w:rsidRPr="00FD64F3">
        <w:t>, 1484–1492 (2011).</w:t>
      </w:r>
    </w:p>
    <w:p w14:paraId="1EEBDBF6" w14:textId="77777777" w:rsidR="00FD64F3" w:rsidRPr="00FD64F3" w:rsidRDefault="00FD64F3" w:rsidP="00FD64F3">
      <w:pPr>
        <w:pStyle w:val="Bibliography"/>
      </w:pPr>
      <w:r w:rsidRPr="00FD64F3">
        <w:t>2.</w:t>
      </w:r>
      <w:r w:rsidRPr="00FD64F3">
        <w:tab/>
        <w:t xml:space="preserve">Gottlieb, D. J. </w:t>
      </w:r>
      <w:r w:rsidRPr="00FD64F3">
        <w:rPr>
          <w:i/>
          <w:iCs/>
        </w:rPr>
        <w:t>et al.</w:t>
      </w:r>
      <w:r w:rsidRPr="00FD64F3">
        <w:t xml:space="preserve"> Association of Sleep Time With Diabetes Mellitus and Impaired Glucose Tolerance. </w:t>
      </w:r>
      <w:r w:rsidRPr="00FD64F3">
        <w:rPr>
          <w:i/>
          <w:iCs/>
        </w:rPr>
        <w:t>Arch. Intern. Med.</w:t>
      </w:r>
      <w:r w:rsidRPr="00FD64F3">
        <w:t xml:space="preserve"> </w:t>
      </w:r>
      <w:r w:rsidRPr="00FD64F3">
        <w:rPr>
          <w:b/>
          <w:bCs/>
        </w:rPr>
        <w:t>165</w:t>
      </w:r>
      <w:r w:rsidRPr="00FD64F3">
        <w:t>, 863–867 (2005).</w:t>
      </w:r>
    </w:p>
    <w:p w14:paraId="59623F63" w14:textId="77777777" w:rsidR="00FD64F3" w:rsidRPr="00FD64F3" w:rsidRDefault="00FD64F3" w:rsidP="00FD64F3">
      <w:pPr>
        <w:pStyle w:val="Bibliography"/>
      </w:pPr>
      <w:r w:rsidRPr="00FD64F3">
        <w:t>3.</w:t>
      </w:r>
      <w:r w:rsidRPr="00FD64F3">
        <w:tab/>
        <w:t xml:space="preserve">Knutson, K. L. &amp; Van Cauter, E. Associations between sleep loss and increased risk of obesity and diabetes. </w:t>
      </w:r>
      <w:r w:rsidRPr="00FD64F3">
        <w:rPr>
          <w:i/>
          <w:iCs/>
        </w:rPr>
        <w:t>Ann. N. Y. Acad. Sci.</w:t>
      </w:r>
      <w:r w:rsidRPr="00FD64F3">
        <w:t xml:space="preserve"> </w:t>
      </w:r>
      <w:r w:rsidRPr="00FD64F3">
        <w:rPr>
          <w:b/>
          <w:bCs/>
        </w:rPr>
        <w:t>1129</w:t>
      </w:r>
      <w:r w:rsidRPr="00FD64F3">
        <w:t>, 287–304 (2008).</w:t>
      </w:r>
    </w:p>
    <w:p w14:paraId="29269CB2" w14:textId="77777777" w:rsidR="00FD64F3" w:rsidRPr="00FD64F3" w:rsidRDefault="00FD64F3" w:rsidP="00FD64F3">
      <w:pPr>
        <w:pStyle w:val="Bibliography"/>
      </w:pPr>
      <w:r w:rsidRPr="00FD64F3">
        <w:t>4.</w:t>
      </w:r>
      <w:r w:rsidRPr="00FD64F3">
        <w:tab/>
        <w:t xml:space="preserve">Baglioni, C. </w:t>
      </w:r>
      <w:r w:rsidRPr="00FD64F3">
        <w:rPr>
          <w:i/>
          <w:iCs/>
        </w:rPr>
        <w:t>et al.</w:t>
      </w:r>
      <w:r w:rsidRPr="00FD64F3">
        <w:t xml:space="preserve"> Insomnia as a predictor of depression: a meta-analytic evaluation of longitudinal epidemiological studies. </w:t>
      </w:r>
      <w:r w:rsidRPr="00FD64F3">
        <w:rPr>
          <w:i/>
          <w:iCs/>
        </w:rPr>
        <w:t>J. Affect. Disord.</w:t>
      </w:r>
      <w:r w:rsidRPr="00FD64F3">
        <w:t xml:space="preserve"> </w:t>
      </w:r>
      <w:r w:rsidRPr="00FD64F3">
        <w:rPr>
          <w:b/>
          <w:bCs/>
        </w:rPr>
        <w:t>135</w:t>
      </w:r>
      <w:r w:rsidRPr="00FD64F3">
        <w:t>, 10–19 (2011).</w:t>
      </w:r>
    </w:p>
    <w:p w14:paraId="49562970" w14:textId="77777777" w:rsidR="00FD64F3" w:rsidRPr="00FD64F3" w:rsidRDefault="00FD64F3" w:rsidP="00FD64F3">
      <w:pPr>
        <w:pStyle w:val="Bibliography"/>
      </w:pPr>
      <w:r w:rsidRPr="00FD64F3">
        <w:t>5.</w:t>
      </w:r>
      <w:r w:rsidRPr="00FD64F3">
        <w:tab/>
        <w:t xml:space="preserve">Stickgold, R. A memory boost while you sleep. </w:t>
      </w:r>
      <w:r w:rsidRPr="00FD64F3">
        <w:rPr>
          <w:i/>
          <w:iCs/>
        </w:rPr>
        <w:t>Nature</w:t>
      </w:r>
      <w:r w:rsidRPr="00FD64F3">
        <w:t xml:space="preserve"> </w:t>
      </w:r>
      <w:r w:rsidRPr="00FD64F3">
        <w:rPr>
          <w:b/>
          <w:bCs/>
        </w:rPr>
        <w:t>444</w:t>
      </w:r>
      <w:r w:rsidRPr="00FD64F3">
        <w:t>, 559–560 (2006).</w:t>
      </w:r>
    </w:p>
    <w:p w14:paraId="09808030" w14:textId="77777777" w:rsidR="00FD64F3" w:rsidRPr="00FD64F3" w:rsidRDefault="00FD64F3" w:rsidP="00FD64F3">
      <w:pPr>
        <w:pStyle w:val="Bibliography"/>
      </w:pPr>
      <w:r w:rsidRPr="00FD64F3">
        <w:t>6.</w:t>
      </w:r>
      <w:r w:rsidRPr="00FD64F3">
        <w:tab/>
        <w:t xml:space="preserve">Xie, L. </w:t>
      </w:r>
      <w:r w:rsidRPr="00FD64F3">
        <w:rPr>
          <w:i/>
          <w:iCs/>
        </w:rPr>
        <w:t>et al.</w:t>
      </w:r>
      <w:r w:rsidRPr="00FD64F3">
        <w:t xml:space="preserve"> Sleep Drives Metabolite Clearance from the Adult Brain. </w:t>
      </w:r>
      <w:r w:rsidRPr="00FD64F3">
        <w:rPr>
          <w:i/>
          <w:iCs/>
        </w:rPr>
        <w:t>Science</w:t>
      </w:r>
      <w:r w:rsidRPr="00FD64F3">
        <w:t xml:space="preserve"> </w:t>
      </w:r>
      <w:r w:rsidRPr="00FD64F3">
        <w:rPr>
          <w:b/>
          <w:bCs/>
        </w:rPr>
        <w:t>342</w:t>
      </w:r>
      <w:r w:rsidRPr="00FD64F3">
        <w:t>, 373–377 (2013).</w:t>
      </w:r>
    </w:p>
    <w:p w14:paraId="21C26464" w14:textId="77777777" w:rsidR="00FD64F3" w:rsidRPr="00FD64F3" w:rsidRDefault="00FD64F3" w:rsidP="00FD64F3">
      <w:pPr>
        <w:pStyle w:val="Bibliography"/>
      </w:pPr>
      <w:r w:rsidRPr="00FD64F3">
        <w:t>7.</w:t>
      </w:r>
      <w:r w:rsidRPr="00FD64F3">
        <w:tab/>
        <w:t xml:space="preserve">Alhola, P. &amp; Polo-Kantola, P. Sleep deprivation: Impact on cognitive performance. </w:t>
      </w:r>
      <w:r w:rsidRPr="00FD64F3">
        <w:rPr>
          <w:i/>
          <w:iCs/>
        </w:rPr>
        <w:t>Neuropsychiatr. Dis. Treat.</w:t>
      </w:r>
      <w:r w:rsidRPr="00FD64F3">
        <w:t xml:space="preserve"> </w:t>
      </w:r>
      <w:r w:rsidRPr="00FD64F3">
        <w:rPr>
          <w:b/>
          <w:bCs/>
        </w:rPr>
        <w:t>3</w:t>
      </w:r>
      <w:r w:rsidRPr="00FD64F3">
        <w:t>, 553–567 (2007).</w:t>
      </w:r>
    </w:p>
    <w:p w14:paraId="39921796" w14:textId="77777777" w:rsidR="00FD64F3" w:rsidRPr="00FD64F3" w:rsidRDefault="00FD64F3" w:rsidP="00FD64F3">
      <w:pPr>
        <w:pStyle w:val="Bibliography"/>
      </w:pPr>
      <w:r w:rsidRPr="00FD64F3">
        <w:t>8.</w:t>
      </w:r>
      <w:r w:rsidRPr="00FD64F3">
        <w:tab/>
        <w:t xml:space="preserve">Lan, L., Tsuzuki, K., Liu, Y. F. &amp; Lian, Z. W. Thermal environment and sleep quality: A review. </w:t>
      </w:r>
      <w:r w:rsidRPr="00FD64F3">
        <w:rPr>
          <w:i/>
          <w:iCs/>
        </w:rPr>
        <w:t>Energy Build.</w:t>
      </w:r>
      <w:r w:rsidRPr="00FD64F3">
        <w:t xml:space="preserve"> </w:t>
      </w:r>
      <w:r w:rsidRPr="00FD64F3">
        <w:rPr>
          <w:b/>
          <w:bCs/>
        </w:rPr>
        <w:t>149</w:t>
      </w:r>
      <w:r w:rsidRPr="00FD64F3">
        <w:t>, 101–113 (2017).</w:t>
      </w:r>
    </w:p>
    <w:p w14:paraId="349FA55E" w14:textId="77777777" w:rsidR="00FD64F3" w:rsidRPr="00FD64F3" w:rsidRDefault="00FD64F3" w:rsidP="00FD64F3">
      <w:pPr>
        <w:pStyle w:val="Bibliography"/>
      </w:pPr>
      <w:r w:rsidRPr="00FD64F3">
        <w:t>9.</w:t>
      </w:r>
      <w:r w:rsidRPr="00FD64F3">
        <w:tab/>
        <w:t xml:space="preserve">Xiong, J., Lan, L., Lian, Z. &amp; De dear, R. Associations of bedroom temperature and ventilation with sleep quality. </w:t>
      </w:r>
      <w:r w:rsidRPr="00FD64F3">
        <w:rPr>
          <w:i/>
          <w:iCs/>
        </w:rPr>
        <w:t>Sci. Technol. Built Environ.</w:t>
      </w:r>
      <w:r w:rsidRPr="00FD64F3">
        <w:t xml:space="preserve"> </w:t>
      </w:r>
      <w:r w:rsidRPr="00FD64F3">
        <w:rPr>
          <w:b/>
          <w:bCs/>
        </w:rPr>
        <w:t>26</w:t>
      </w:r>
      <w:r w:rsidRPr="00FD64F3">
        <w:t>, 1274–1284 (2020).</w:t>
      </w:r>
    </w:p>
    <w:p w14:paraId="6B97D2C0" w14:textId="77777777" w:rsidR="00FD64F3" w:rsidRPr="00FD64F3" w:rsidRDefault="00FD64F3" w:rsidP="00FD64F3">
      <w:pPr>
        <w:pStyle w:val="Bibliography"/>
      </w:pPr>
      <w:r w:rsidRPr="00FD64F3">
        <w:t>10.</w:t>
      </w:r>
      <w:r w:rsidRPr="00FD64F3">
        <w:tab/>
        <w:t xml:space="preserve">Okamoto-Mizuno, K., Mizuno, K., Michie, S., Maeda, A. &amp; Iizuka, S. Effects of thermal environment on sleep and circadian rhythm. </w:t>
      </w:r>
      <w:r w:rsidRPr="00FD64F3">
        <w:rPr>
          <w:i/>
          <w:iCs/>
        </w:rPr>
        <w:t>J. Physiol. Anthropol.</w:t>
      </w:r>
      <w:r w:rsidRPr="00FD64F3">
        <w:t xml:space="preserve"> </w:t>
      </w:r>
      <w:r w:rsidRPr="00FD64F3">
        <w:rPr>
          <w:b/>
          <w:bCs/>
        </w:rPr>
        <w:t>31</w:t>
      </w:r>
      <w:r w:rsidRPr="00FD64F3">
        <w:t>, 14 (2012).</w:t>
      </w:r>
    </w:p>
    <w:p w14:paraId="3A7CF428" w14:textId="77777777" w:rsidR="00FD64F3" w:rsidRPr="00FD64F3" w:rsidRDefault="00FD64F3" w:rsidP="00FD64F3">
      <w:pPr>
        <w:pStyle w:val="Bibliography"/>
      </w:pPr>
      <w:r w:rsidRPr="00FD64F3">
        <w:t>11.</w:t>
      </w:r>
      <w:r w:rsidRPr="00FD64F3">
        <w:tab/>
        <w:t xml:space="preserve">Okamoto-Mizuno, K. Effects of Humid Heat Exposure on Human Sleep Stages and Body Temperature. </w:t>
      </w:r>
      <w:r w:rsidRPr="00FD64F3">
        <w:rPr>
          <w:i/>
          <w:iCs/>
        </w:rPr>
        <w:t>Sleep</w:t>
      </w:r>
      <w:r w:rsidRPr="00FD64F3">
        <w:t xml:space="preserve"> </w:t>
      </w:r>
      <w:r w:rsidRPr="00FD64F3">
        <w:rPr>
          <w:b/>
          <w:bCs/>
        </w:rPr>
        <w:t>22</w:t>
      </w:r>
      <w:r w:rsidRPr="00FD64F3">
        <w:t>, 767–773 (1999).</w:t>
      </w:r>
    </w:p>
    <w:p w14:paraId="66AF654A" w14:textId="77777777" w:rsidR="00FD64F3" w:rsidRPr="00FD64F3" w:rsidRDefault="00FD64F3" w:rsidP="00FD64F3">
      <w:pPr>
        <w:pStyle w:val="Bibliography"/>
      </w:pPr>
      <w:r w:rsidRPr="00FD64F3">
        <w:t>12.</w:t>
      </w:r>
      <w:r w:rsidRPr="00FD64F3">
        <w:tab/>
        <w:t xml:space="preserve">Okamoto-Mizuno, K., Tsuzuki, K., Mizuno, K. &amp; Ohshiro, Y. Effects of low ambient temperature on heart rate variability during sleep in humans. </w:t>
      </w:r>
      <w:r w:rsidRPr="00FD64F3">
        <w:rPr>
          <w:i/>
          <w:iCs/>
        </w:rPr>
        <w:t>Eur. J. Appl. Physiol.</w:t>
      </w:r>
      <w:r w:rsidRPr="00FD64F3">
        <w:t xml:space="preserve"> </w:t>
      </w:r>
      <w:r w:rsidRPr="00FD64F3">
        <w:rPr>
          <w:b/>
          <w:bCs/>
        </w:rPr>
        <w:t>105</w:t>
      </w:r>
      <w:r w:rsidRPr="00FD64F3">
        <w:t>, 191 (2008).</w:t>
      </w:r>
    </w:p>
    <w:p w14:paraId="71CDC203" w14:textId="77777777" w:rsidR="00FD64F3" w:rsidRPr="00FD64F3" w:rsidRDefault="00FD64F3" w:rsidP="00FD64F3">
      <w:pPr>
        <w:pStyle w:val="Bibliography"/>
      </w:pPr>
      <w:r w:rsidRPr="00FD64F3">
        <w:lastRenderedPageBreak/>
        <w:t>13.</w:t>
      </w:r>
      <w:r w:rsidRPr="00FD64F3">
        <w:tab/>
        <w:t xml:space="preserve">Willich, S. N. </w:t>
      </w:r>
      <w:r w:rsidRPr="00FD64F3">
        <w:rPr>
          <w:i/>
          <w:iCs/>
        </w:rPr>
        <w:t>et al.</w:t>
      </w:r>
      <w:r w:rsidRPr="00FD64F3">
        <w:t xml:space="preserve"> Increased morning incidence of myocardial infarction in the ISAM Study: absence with prior beta-adrenergic blockade. ISAM Study Group. </w:t>
      </w:r>
      <w:r w:rsidRPr="00FD64F3">
        <w:rPr>
          <w:i/>
          <w:iCs/>
        </w:rPr>
        <w:t>Circulation</w:t>
      </w:r>
      <w:r w:rsidRPr="00FD64F3">
        <w:t xml:space="preserve"> </w:t>
      </w:r>
      <w:r w:rsidRPr="00FD64F3">
        <w:rPr>
          <w:b/>
          <w:bCs/>
        </w:rPr>
        <w:t>80</w:t>
      </w:r>
      <w:r w:rsidRPr="00FD64F3">
        <w:t>, 853–858 (1989).</w:t>
      </w:r>
    </w:p>
    <w:p w14:paraId="7D98F023" w14:textId="77777777" w:rsidR="00FD64F3" w:rsidRPr="00FD64F3" w:rsidRDefault="00FD64F3" w:rsidP="00FD64F3">
      <w:pPr>
        <w:pStyle w:val="Bibliography"/>
      </w:pPr>
      <w:r w:rsidRPr="00FD64F3">
        <w:t>14.</w:t>
      </w:r>
      <w:r w:rsidRPr="00FD64F3">
        <w:tab/>
        <w:t xml:space="preserve">Sheth, T., Nair, C., Muller, J. &amp; Yusuf, S. Increased winter mortality from acute myocardial infarction and stroke: the effect of age. </w:t>
      </w:r>
      <w:r w:rsidRPr="00FD64F3">
        <w:rPr>
          <w:i/>
          <w:iCs/>
        </w:rPr>
        <w:t>J. Am. Coll. Cardiol.</w:t>
      </w:r>
      <w:r w:rsidRPr="00FD64F3">
        <w:t xml:space="preserve"> </w:t>
      </w:r>
      <w:r w:rsidRPr="00FD64F3">
        <w:rPr>
          <w:b/>
          <w:bCs/>
        </w:rPr>
        <w:t>33</w:t>
      </w:r>
      <w:r w:rsidRPr="00FD64F3">
        <w:t>, 1916–1919 (1999).</w:t>
      </w:r>
    </w:p>
    <w:p w14:paraId="6F416313" w14:textId="77777777" w:rsidR="00FD64F3" w:rsidRPr="00FD64F3" w:rsidRDefault="00FD64F3" w:rsidP="00FD64F3">
      <w:pPr>
        <w:pStyle w:val="Bibliography"/>
      </w:pPr>
      <w:r w:rsidRPr="00FD64F3">
        <w:t>15.</w:t>
      </w:r>
      <w:r w:rsidRPr="00FD64F3">
        <w:tab/>
        <w:t xml:space="preserve">Nicol, F. </w:t>
      </w:r>
      <w:r w:rsidRPr="00FD64F3">
        <w:rPr>
          <w:i/>
          <w:iCs/>
        </w:rPr>
        <w:t>The Limits of Thermal Comfort: Avoiding Overheating in European Buildings: CIBSE TM52, 2013</w:t>
      </w:r>
      <w:r w:rsidRPr="00FD64F3">
        <w:t>. (CIBSE, 2013).</w:t>
      </w:r>
    </w:p>
    <w:p w14:paraId="3A82D38D" w14:textId="77777777" w:rsidR="00FD64F3" w:rsidRPr="00FD64F3" w:rsidRDefault="00FD64F3" w:rsidP="00FD64F3">
      <w:pPr>
        <w:pStyle w:val="Bibliography"/>
      </w:pPr>
      <w:r w:rsidRPr="00FD64F3">
        <w:t>16.</w:t>
      </w:r>
      <w:r w:rsidRPr="00FD64F3">
        <w:tab/>
        <w:t xml:space="preserve">Nicol, F. Temperature and sleep. </w:t>
      </w:r>
      <w:r w:rsidRPr="00FD64F3">
        <w:rPr>
          <w:i/>
          <w:iCs/>
        </w:rPr>
        <w:t>Energy Build.</w:t>
      </w:r>
      <w:r w:rsidRPr="00FD64F3">
        <w:t xml:space="preserve"> </w:t>
      </w:r>
      <w:r w:rsidRPr="00FD64F3">
        <w:rPr>
          <w:b/>
          <w:bCs/>
        </w:rPr>
        <w:t>204</w:t>
      </w:r>
      <w:r w:rsidRPr="00FD64F3">
        <w:t>, 109516 (2019).</w:t>
      </w:r>
    </w:p>
    <w:p w14:paraId="47FAA79B" w14:textId="77777777" w:rsidR="00FD64F3" w:rsidRPr="00FD64F3" w:rsidRDefault="00FD64F3" w:rsidP="00FD64F3">
      <w:pPr>
        <w:pStyle w:val="Bibliography"/>
      </w:pPr>
      <w:r w:rsidRPr="00FD64F3">
        <w:t>17.</w:t>
      </w:r>
      <w:r w:rsidRPr="00FD64F3">
        <w:tab/>
        <w:t xml:space="preserve">Lomas, K. J. </w:t>
      </w:r>
      <w:r w:rsidRPr="00FD64F3">
        <w:rPr>
          <w:i/>
          <w:iCs/>
        </w:rPr>
        <w:t>et al.</w:t>
      </w:r>
      <w:r w:rsidRPr="00FD64F3">
        <w:t xml:space="preserve"> Dwelling and household characteristics’ influence on reported and measured summertime overheating: A glimpse of a mild climate in the 2050’s. </w:t>
      </w:r>
      <w:r w:rsidRPr="00FD64F3">
        <w:rPr>
          <w:i/>
          <w:iCs/>
        </w:rPr>
        <w:t>Build. Environ.</w:t>
      </w:r>
      <w:r w:rsidRPr="00FD64F3">
        <w:t xml:space="preserve"> </w:t>
      </w:r>
      <w:r w:rsidRPr="00FD64F3">
        <w:rPr>
          <w:b/>
          <w:bCs/>
        </w:rPr>
        <w:t>201</w:t>
      </w:r>
      <w:r w:rsidRPr="00FD64F3">
        <w:t>, 107986 (2021).</w:t>
      </w:r>
    </w:p>
    <w:p w14:paraId="75FCC7E9" w14:textId="77777777" w:rsidR="00FD64F3" w:rsidRPr="00FD64F3" w:rsidRDefault="00FD64F3" w:rsidP="00FD64F3">
      <w:pPr>
        <w:pStyle w:val="Bibliography"/>
      </w:pPr>
      <w:r w:rsidRPr="00FD64F3">
        <w:t>18.</w:t>
      </w:r>
      <w:r w:rsidRPr="00FD64F3">
        <w:tab/>
        <w:t xml:space="preserve">Lomas, K. J. &amp; Li, M. An overheating criterion for bedrooms in temperate climates: Derivation and application. </w:t>
      </w:r>
      <w:r w:rsidRPr="00FD64F3">
        <w:rPr>
          <w:i/>
          <w:iCs/>
        </w:rPr>
        <w:t>Build. Serv. Eng. Res. Technol.</w:t>
      </w:r>
      <w:r w:rsidRPr="00FD64F3">
        <w:t xml:space="preserve"> </w:t>
      </w:r>
      <w:r w:rsidRPr="00FD64F3">
        <w:rPr>
          <w:b/>
          <w:bCs/>
        </w:rPr>
        <w:t>44</w:t>
      </w:r>
      <w:r w:rsidRPr="00FD64F3">
        <w:t>, 485–517 (2023).</w:t>
      </w:r>
    </w:p>
    <w:p w14:paraId="7D8E3758" w14:textId="77777777" w:rsidR="00FD64F3" w:rsidRPr="00FD64F3" w:rsidRDefault="00FD64F3" w:rsidP="00FD64F3">
      <w:pPr>
        <w:pStyle w:val="Bibliography"/>
      </w:pPr>
      <w:r w:rsidRPr="00FD64F3">
        <w:t>19.</w:t>
      </w:r>
      <w:r w:rsidRPr="00FD64F3">
        <w:tab/>
        <w:t xml:space="preserve">WHO Regional office for Europe. </w:t>
      </w:r>
      <w:r w:rsidRPr="00FD64F3">
        <w:rPr>
          <w:i/>
          <w:iCs/>
        </w:rPr>
        <w:t>Public Health Advice on preventing health effects of heat: New and updated information for different audiences</w:t>
      </w:r>
      <w:r w:rsidRPr="00FD64F3">
        <w:t>. https://www.who.int/publications-detail-redirect/WHO-EURO-2011-2510-42266-58691 (2011).</w:t>
      </w:r>
    </w:p>
    <w:p w14:paraId="53EE14FE" w14:textId="77777777" w:rsidR="00FD64F3" w:rsidRPr="00FD64F3" w:rsidRDefault="00FD64F3" w:rsidP="00FD64F3">
      <w:pPr>
        <w:pStyle w:val="Bibliography"/>
      </w:pPr>
      <w:r w:rsidRPr="00FD64F3">
        <w:t>20.</w:t>
      </w:r>
      <w:r w:rsidRPr="00FD64F3">
        <w:tab/>
        <w:t xml:space="preserve">CDC. Keep Your Cool in Hot Weather! </w:t>
      </w:r>
      <w:r w:rsidRPr="00FD64F3">
        <w:rPr>
          <w:i/>
          <w:iCs/>
        </w:rPr>
        <w:t>Centers for Disease Control and Prevention</w:t>
      </w:r>
      <w:r w:rsidRPr="00FD64F3">
        <w:t xml:space="preserve"> https://www.cdc.gov/nceh/features/extremeheat/index.html (2022).</w:t>
      </w:r>
    </w:p>
    <w:p w14:paraId="6FA82F02" w14:textId="77777777" w:rsidR="00FD64F3" w:rsidRPr="00FD64F3" w:rsidRDefault="00FD64F3" w:rsidP="00FD64F3">
      <w:pPr>
        <w:pStyle w:val="Bibliography"/>
      </w:pPr>
      <w:r w:rsidRPr="00FD64F3">
        <w:t>21.</w:t>
      </w:r>
      <w:r w:rsidRPr="00FD64F3">
        <w:tab/>
        <w:t xml:space="preserve">NHS. Heatwave: how to cope in hot weather. </w:t>
      </w:r>
      <w:r w:rsidRPr="00FD64F3">
        <w:rPr>
          <w:i/>
          <w:iCs/>
        </w:rPr>
        <w:t>nhs.uk</w:t>
      </w:r>
      <w:r w:rsidRPr="00FD64F3">
        <w:t xml:space="preserve"> https://www.nhs.uk/live-well/seasonal-health/heatwave-how-to-cope-in-hot-weather/ (2022).</w:t>
      </w:r>
    </w:p>
    <w:p w14:paraId="22205EA8" w14:textId="77777777" w:rsidR="00FD64F3" w:rsidRPr="00FD64F3" w:rsidRDefault="00FD64F3" w:rsidP="00FD64F3">
      <w:pPr>
        <w:pStyle w:val="Bibliography"/>
      </w:pPr>
      <w:r w:rsidRPr="00FD64F3">
        <w:t>22.</w:t>
      </w:r>
      <w:r w:rsidRPr="00FD64F3">
        <w:tab/>
        <w:t>Government of Canada, H. Extreme heat events: How to protect yourself from the health effects of extreme heat. https://www.canada.ca/en/health-canada/services/climate-change-health/extreme-heat/how-protect-yourself.html (2022).</w:t>
      </w:r>
    </w:p>
    <w:p w14:paraId="4EDC2155" w14:textId="77777777" w:rsidR="00FD64F3" w:rsidRPr="00FD64F3" w:rsidRDefault="00FD64F3" w:rsidP="00FD64F3">
      <w:pPr>
        <w:pStyle w:val="Bibliography"/>
      </w:pPr>
      <w:r w:rsidRPr="00FD64F3">
        <w:lastRenderedPageBreak/>
        <w:t>23.</w:t>
      </w:r>
      <w:r w:rsidRPr="00FD64F3">
        <w:tab/>
        <w:t xml:space="preserve">U.S. CDC. When the Power Goes Out. </w:t>
      </w:r>
      <w:r w:rsidRPr="00FD64F3">
        <w:rPr>
          <w:i/>
          <w:iCs/>
        </w:rPr>
        <w:t>Centers for Disease Control and Prevention (CDC) | Natural Disasters and Severe Weather</w:t>
      </w:r>
      <w:r w:rsidRPr="00FD64F3">
        <w:t xml:space="preserve"> https://www.cdc.gov/disasters/poweroutage/needtoknow.html (2021).</w:t>
      </w:r>
    </w:p>
    <w:p w14:paraId="6DF78C99" w14:textId="77777777" w:rsidR="00FD64F3" w:rsidRPr="00FD64F3" w:rsidRDefault="00FD64F3" w:rsidP="00FD64F3">
      <w:pPr>
        <w:pStyle w:val="Bibliography"/>
      </w:pPr>
      <w:r w:rsidRPr="00FD64F3">
        <w:t>24.</w:t>
      </w:r>
      <w:r w:rsidRPr="00FD64F3">
        <w:tab/>
        <w:t xml:space="preserve">MI State Police. Winter Power Outage Tips. </w:t>
      </w:r>
      <w:r w:rsidRPr="00FD64F3">
        <w:rPr>
          <w:i/>
          <w:iCs/>
        </w:rPr>
        <w:t>MIReady</w:t>
      </w:r>
      <w:r w:rsidRPr="00FD64F3">
        <w:t xml:space="preserve"> https://www.michigan.gov/miready/be-informed/winter-prep/winter-power-outage-tips.</w:t>
      </w:r>
    </w:p>
    <w:p w14:paraId="4CD9B7CD" w14:textId="77777777" w:rsidR="00FD64F3" w:rsidRPr="00FD64F3" w:rsidRDefault="00FD64F3" w:rsidP="00FD64F3">
      <w:pPr>
        <w:pStyle w:val="Bibliography"/>
      </w:pPr>
      <w:r w:rsidRPr="00FD64F3">
        <w:t>25.</w:t>
      </w:r>
      <w:r w:rsidRPr="00FD64F3">
        <w:tab/>
        <w:t xml:space="preserve">Barreca, A., Clay, K., Deschenes, O., Greenstone, M. &amp; Shapiro, J. S. Adapting to Climate Change: The Remarkable Decline in the US Temperature-Mortality Relationship over the Twentieth Century. </w:t>
      </w:r>
      <w:r w:rsidRPr="00FD64F3">
        <w:rPr>
          <w:i/>
          <w:iCs/>
        </w:rPr>
        <w:t>J. Polit. Econ.</w:t>
      </w:r>
      <w:r w:rsidRPr="00FD64F3">
        <w:t xml:space="preserve"> </w:t>
      </w:r>
      <w:r w:rsidRPr="00FD64F3">
        <w:rPr>
          <w:b/>
          <w:bCs/>
        </w:rPr>
        <w:t>124</w:t>
      </w:r>
      <w:r w:rsidRPr="00FD64F3">
        <w:t>, 105–159 (2016).</w:t>
      </w:r>
    </w:p>
    <w:p w14:paraId="576D14CE" w14:textId="77777777" w:rsidR="00FD64F3" w:rsidRPr="00FD64F3" w:rsidRDefault="00FD64F3" w:rsidP="00FD64F3">
      <w:pPr>
        <w:pStyle w:val="Bibliography"/>
      </w:pPr>
      <w:r w:rsidRPr="00FD64F3">
        <w:t>26.</w:t>
      </w:r>
      <w:r w:rsidRPr="00FD64F3">
        <w:tab/>
        <w:t>EIA. 2020 RECS Survey Data. https://www.eia.gov/consumption/residential/data/2020/ (2022).</w:t>
      </w:r>
    </w:p>
    <w:p w14:paraId="0EC3FACE" w14:textId="77777777" w:rsidR="00FD64F3" w:rsidRPr="00FD64F3" w:rsidRDefault="00FD64F3" w:rsidP="00FD64F3">
      <w:pPr>
        <w:pStyle w:val="Bibliography"/>
      </w:pPr>
      <w:r w:rsidRPr="00FD64F3">
        <w:t>27.</w:t>
      </w:r>
      <w:r w:rsidRPr="00FD64F3">
        <w:tab/>
        <w:t xml:space="preserve">EIA. </w:t>
      </w:r>
      <w:r w:rsidRPr="00FD64F3">
        <w:rPr>
          <w:i/>
          <w:iCs/>
        </w:rPr>
        <w:t>Residential Energy Consumption Survey (RECS): 2015 Household Characteristics Technical Documentation Summary</w:t>
      </w:r>
      <w:r w:rsidRPr="00FD64F3">
        <w:t>. 22 (2018).</w:t>
      </w:r>
    </w:p>
    <w:p w14:paraId="0F796DC2" w14:textId="77777777" w:rsidR="00FD64F3" w:rsidRPr="00FD64F3" w:rsidRDefault="00FD64F3" w:rsidP="00FD64F3">
      <w:pPr>
        <w:pStyle w:val="Bibliography"/>
      </w:pPr>
      <w:r w:rsidRPr="00FD64F3">
        <w:t>28.</w:t>
      </w:r>
      <w:r w:rsidRPr="00FD64F3">
        <w:tab/>
        <w:t xml:space="preserve">Lee, W. V. &amp; Shaman, J. Heat-coping strategies and bedroom thermal satisfaction in New York City. </w:t>
      </w:r>
      <w:r w:rsidRPr="00FD64F3">
        <w:rPr>
          <w:i/>
          <w:iCs/>
        </w:rPr>
        <w:t>Sci. Total Environ.</w:t>
      </w:r>
      <w:r w:rsidRPr="00FD64F3">
        <w:t xml:space="preserve"> </w:t>
      </w:r>
      <w:r w:rsidRPr="00FD64F3">
        <w:rPr>
          <w:b/>
          <w:bCs/>
        </w:rPr>
        <w:t>574</w:t>
      </w:r>
      <w:r w:rsidRPr="00FD64F3">
        <w:t>, 1217–1231 (2017).</w:t>
      </w:r>
    </w:p>
    <w:p w14:paraId="40745271" w14:textId="77777777" w:rsidR="00FD64F3" w:rsidRPr="00FD64F3" w:rsidRDefault="00FD64F3" w:rsidP="00FD64F3">
      <w:pPr>
        <w:pStyle w:val="Bibliography"/>
      </w:pPr>
      <w:r w:rsidRPr="00FD64F3">
        <w:t>29.</w:t>
      </w:r>
      <w:r w:rsidRPr="00FD64F3">
        <w:tab/>
        <w:t xml:space="preserve">Lin, Z. &amp; Deng, S. A questionnaire survey on sleeping thermal environment and bedroom air conditioning in high-rise residences in Hong Kong. </w:t>
      </w:r>
      <w:r w:rsidRPr="00FD64F3">
        <w:rPr>
          <w:i/>
          <w:iCs/>
        </w:rPr>
        <w:t>Energy Build.</w:t>
      </w:r>
      <w:r w:rsidRPr="00FD64F3">
        <w:t xml:space="preserve"> </w:t>
      </w:r>
      <w:r w:rsidRPr="00FD64F3">
        <w:rPr>
          <w:b/>
          <w:bCs/>
        </w:rPr>
        <w:t>38</w:t>
      </w:r>
      <w:r w:rsidRPr="00FD64F3">
        <w:t>, 1302–1307 (2006).</w:t>
      </w:r>
    </w:p>
    <w:p w14:paraId="498B7DE9" w14:textId="77777777" w:rsidR="00FD64F3" w:rsidRPr="00FD64F3" w:rsidRDefault="00FD64F3" w:rsidP="00FD64F3">
      <w:pPr>
        <w:pStyle w:val="Bibliography"/>
      </w:pPr>
      <w:r w:rsidRPr="00FD64F3">
        <w:t>30.</w:t>
      </w:r>
      <w:r w:rsidRPr="00FD64F3">
        <w:tab/>
        <w:t xml:space="preserve">An, J., Yan, D. &amp; Hong, T. Clustering and statistical analyses of air-conditioning intensity and use patterns in residential buildings. </w:t>
      </w:r>
      <w:r w:rsidRPr="00FD64F3">
        <w:rPr>
          <w:i/>
          <w:iCs/>
        </w:rPr>
        <w:t>Energy Build.</w:t>
      </w:r>
      <w:r w:rsidRPr="00FD64F3">
        <w:t xml:space="preserve"> </w:t>
      </w:r>
      <w:r w:rsidRPr="00FD64F3">
        <w:rPr>
          <w:b/>
          <w:bCs/>
        </w:rPr>
        <w:t>174</w:t>
      </w:r>
      <w:r w:rsidRPr="00FD64F3">
        <w:t>, 214–227 (2018).</w:t>
      </w:r>
    </w:p>
    <w:p w14:paraId="076A2AB7" w14:textId="77777777" w:rsidR="00FD64F3" w:rsidRPr="00FD64F3" w:rsidRDefault="00FD64F3" w:rsidP="00FD64F3">
      <w:pPr>
        <w:pStyle w:val="Bibliography"/>
      </w:pPr>
      <w:r w:rsidRPr="00FD64F3">
        <w:t>31.</w:t>
      </w:r>
      <w:r w:rsidRPr="00FD64F3">
        <w:tab/>
        <w:t xml:space="preserve">Sekhar, S. C. &amp; Goh, S. E. Thermal comfort and IAQ characteristics of naturally/mechanically ventilated and air-conditioned bedrooms in a hot and humid climate. </w:t>
      </w:r>
      <w:r w:rsidRPr="00FD64F3">
        <w:rPr>
          <w:i/>
          <w:iCs/>
        </w:rPr>
        <w:t>Build. Environ.</w:t>
      </w:r>
      <w:r w:rsidRPr="00FD64F3">
        <w:t xml:space="preserve"> </w:t>
      </w:r>
      <w:r w:rsidRPr="00FD64F3">
        <w:rPr>
          <w:b/>
          <w:bCs/>
        </w:rPr>
        <w:t>46</w:t>
      </w:r>
      <w:r w:rsidRPr="00FD64F3">
        <w:t>, 1905–1916 (2011).</w:t>
      </w:r>
    </w:p>
    <w:p w14:paraId="0EF56482" w14:textId="77777777" w:rsidR="00FD64F3" w:rsidRPr="00FD64F3" w:rsidRDefault="00FD64F3" w:rsidP="00FD64F3">
      <w:pPr>
        <w:pStyle w:val="Bibliography"/>
      </w:pPr>
      <w:r w:rsidRPr="00FD64F3">
        <w:t>32.</w:t>
      </w:r>
      <w:r w:rsidRPr="00FD64F3">
        <w:tab/>
        <w:t>Birol, D. F. The Future of Cooling. 92 (2018).</w:t>
      </w:r>
    </w:p>
    <w:p w14:paraId="771D8147" w14:textId="77777777" w:rsidR="00FD64F3" w:rsidRPr="00FD64F3" w:rsidRDefault="00FD64F3" w:rsidP="00FD64F3">
      <w:pPr>
        <w:pStyle w:val="Bibliography"/>
      </w:pPr>
      <w:r w:rsidRPr="00FD64F3">
        <w:t>33.</w:t>
      </w:r>
      <w:r w:rsidRPr="00FD64F3">
        <w:tab/>
        <w:t xml:space="preserve">Cox, D. T. C., Maclean, I. M. D., Gardner, A. S. &amp; Gaston, K. J. Global variation in diurnal asymmetry in temperature, cloud cover, specific humidity and precipitation and its association with leaf area index. </w:t>
      </w:r>
      <w:r w:rsidRPr="00FD64F3">
        <w:rPr>
          <w:i/>
          <w:iCs/>
        </w:rPr>
        <w:t>Glob. Change Biol.</w:t>
      </w:r>
      <w:r w:rsidRPr="00FD64F3">
        <w:t xml:space="preserve"> </w:t>
      </w:r>
      <w:r w:rsidRPr="00FD64F3">
        <w:rPr>
          <w:b/>
          <w:bCs/>
        </w:rPr>
        <w:t>26</w:t>
      </w:r>
      <w:r w:rsidRPr="00FD64F3">
        <w:t>, 7099–7111 (2020).</w:t>
      </w:r>
    </w:p>
    <w:p w14:paraId="41F56785" w14:textId="77777777" w:rsidR="00FD64F3" w:rsidRPr="00FD64F3" w:rsidRDefault="00FD64F3" w:rsidP="00FD64F3">
      <w:pPr>
        <w:pStyle w:val="Bibliography"/>
      </w:pPr>
      <w:r w:rsidRPr="00FD64F3">
        <w:lastRenderedPageBreak/>
        <w:t>34.</w:t>
      </w:r>
      <w:r w:rsidRPr="00FD64F3">
        <w:tab/>
        <w:t xml:space="preserve">Murage, P., Hajat, S. &amp; Kovats, R. S. Effect of night-time temperatures on cause and age-specific mortality in London. </w:t>
      </w:r>
      <w:r w:rsidRPr="00FD64F3">
        <w:rPr>
          <w:i/>
          <w:iCs/>
        </w:rPr>
        <w:t>Environ. Epidemiol.</w:t>
      </w:r>
      <w:r w:rsidRPr="00FD64F3">
        <w:t xml:space="preserve"> </w:t>
      </w:r>
      <w:r w:rsidRPr="00FD64F3">
        <w:rPr>
          <w:b/>
          <w:bCs/>
        </w:rPr>
        <w:t>1</w:t>
      </w:r>
      <w:r w:rsidRPr="00FD64F3">
        <w:t>, e005 (2017).</w:t>
      </w:r>
    </w:p>
    <w:p w14:paraId="7E91345A" w14:textId="77777777" w:rsidR="00FD64F3" w:rsidRPr="00FD64F3" w:rsidRDefault="00FD64F3" w:rsidP="00FD64F3">
      <w:pPr>
        <w:pStyle w:val="Bibliography"/>
      </w:pPr>
      <w:r w:rsidRPr="00FD64F3">
        <w:t>35.</w:t>
      </w:r>
      <w:r w:rsidRPr="00FD64F3">
        <w:tab/>
        <w:t xml:space="preserve">Obradovich, N., Migliorini, R., Mednick, S. C. &amp; Fowler, J. H. Nighttime temperature and human sleep loss in a changing climate. </w:t>
      </w:r>
      <w:r w:rsidRPr="00FD64F3">
        <w:rPr>
          <w:i/>
          <w:iCs/>
        </w:rPr>
        <w:t>Sci. Adv.</w:t>
      </w:r>
      <w:r w:rsidRPr="00FD64F3">
        <w:t xml:space="preserve"> </w:t>
      </w:r>
      <w:r w:rsidRPr="00FD64F3">
        <w:rPr>
          <w:b/>
          <w:bCs/>
        </w:rPr>
        <w:t>3</w:t>
      </w:r>
      <w:r w:rsidRPr="00FD64F3">
        <w:t>, e1601555 (2017).</w:t>
      </w:r>
    </w:p>
    <w:p w14:paraId="23925523" w14:textId="77777777" w:rsidR="00FD64F3" w:rsidRPr="00FD64F3" w:rsidRDefault="00FD64F3" w:rsidP="00FD64F3">
      <w:pPr>
        <w:pStyle w:val="Bibliography"/>
      </w:pPr>
      <w:r w:rsidRPr="00FD64F3">
        <w:t>36.</w:t>
      </w:r>
      <w:r w:rsidRPr="00FD64F3">
        <w:tab/>
        <w:t xml:space="preserve">de Munck, C. </w:t>
      </w:r>
      <w:r w:rsidRPr="00FD64F3">
        <w:rPr>
          <w:i/>
          <w:iCs/>
        </w:rPr>
        <w:t>et al.</w:t>
      </w:r>
      <w:r w:rsidRPr="00FD64F3">
        <w:t xml:space="preserve"> How much can air conditioning increase air temperatures for a city like Paris, France? </w:t>
      </w:r>
      <w:r w:rsidRPr="00FD64F3">
        <w:rPr>
          <w:i/>
          <w:iCs/>
        </w:rPr>
        <w:t>Int. J. Climatol.</w:t>
      </w:r>
      <w:r w:rsidRPr="00FD64F3">
        <w:t xml:space="preserve"> </w:t>
      </w:r>
      <w:r w:rsidRPr="00FD64F3">
        <w:rPr>
          <w:b/>
          <w:bCs/>
        </w:rPr>
        <w:t>33</w:t>
      </w:r>
      <w:r w:rsidRPr="00FD64F3">
        <w:t>, 210–227 (2013).</w:t>
      </w:r>
    </w:p>
    <w:p w14:paraId="3FD8DD88" w14:textId="77777777" w:rsidR="00FD64F3" w:rsidRPr="00FD64F3" w:rsidRDefault="00FD64F3" w:rsidP="00FD64F3">
      <w:pPr>
        <w:pStyle w:val="Bibliography"/>
      </w:pPr>
      <w:r w:rsidRPr="00FD64F3">
        <w:t>37.</w:t>
      </w:r>
      <w:r w:rsidRPr="00FD64F3">
        <w:tab/>
        <w:t xml:space="preserve">Stone, B. </w:t>
      </w:r>
      <w:r w:rsidRPr="00FD64F3">
        <w:rPr>
          <w:i/>
          <w:iCs/>
        </w:rPr>
        <w:t>et al.</w:t>
      </w:r>
      <w:r w:rsidRPr="00FD64F3">
        <w:t xml:space="preserve"> Compound Climate and Infrastructure Events: How Electrical Grid Failure Alters Heat Wave Risk. </w:t>
      </w:r>
      <w:r w:rsidRPr="00FD64F3">
        <w:rPr>
          <w:i/>
          <w:iCs/>
        </w:rPr>
        <w:t>Environ. Sci. Technol.</w:t>
      </w:r>
      <w:r w:rsidRPr="00FD64F3">
        <w:t xml:space="preserve"> </w:t>
      </w:r>
      <w:r w:rsidRPr="00FD64F3">
        <w:rPr>
          <w:b/>
          <w:bCs/>
        </w:rPr>
        <w:t>55</w:t>
      </w:r>
      <w:r w:rsidRPr="00FD64F3">
        <w:t>, 6957–6964 (2021).</w:t>
      </w:r>
    </w:p>
    <w:p w14:paraId="7DB77E9F" w14:textId="77777777" w:rsidR="00FD64F3" w:rsidRPr="00FD64F3" w:rsidRDefault="00FD64F3" w:rsidP="00FD64F3">
      <w:pPr>
        <w:pStyle w:val="Bibliography"/>
      </w:pPr>
      <w:r w:rsidRPr="00FD64F3">
        <w:t>38.</w:t>
      </w:r>
      <w:r w:rsidRPr="00FD64F3">
        <w:tab/>
        <w:t xml:space="preserve">King, C., Rhodes, J. &amp; Zarnikau, J. </w:t>
      </w:r>
      <w:r w:rsidRPr="00FD64F3">
        <w:rPr>
          <w:i/>
          <w:iCs/>
        </w:rPr>
        <w:t>The Timeline and Events of the February 2021 Texas Electric Grid Blackouts</w:t>
      </w:r>
      <w:r w:rsidRPr="00FD64F3">
        <w:t>. https://energy.utexas.edu/sites/default/files/UTAustin%20%282021%29%20EventsFebruary2021TexasBlackout%2020210714.pdf (2021).</w:t>
      </w:r>
    </w:p>
    <w:p w14:paraId="0381A043" w14:textId="77777777" w:rsidR="00FD64F3" w:rsidRPr="00FD64F3" w:rsidRDefault="00FD64F3" w:rsidP="00FD64F3">
      <w:pPr>
        <w:pStyle w:val="Bibliography"/>
      </w:pPr>
      <w:r w:rsidRPr="00FD64F3">
        <w:t>39.</w:t>
      </w:r>
      <w:r w:rsidRPr="00FD64F3">
        <w:tab/>
        <w:t xml:space="preserve">Zhang, H., Arens, E. &amp; Zhai, Y. A review of the corrective power of personal comfort systems in non-neutral ambient environments. </w:t>
      </w:r>
      <w:r w:rsidRPr="00FD64F3">
        <w:rPr>
          <w:i/>
          <w:iCs/>
        </w:rPr>
        <w:t>Build. Environ.</w:t>
      </w:r>
      <w:r w:rsidRPr="00FD64F3">
        <w:t xml:space="preserve"> </w:t>
      </w:r>
      <w:r w:rsidRPr="00FD64F3">
        <w:rPr>
          <w:b/>
          <w:bCs/>
        </w:rPr>
        <w:t>91</w:t>
      </w:r>
      <w:r w:rsidRPr="00FD64F3">
        <w:t>, 15–41 (2015).</w:t>
      </w:r>
    </w:p>
    <w:p w14:paraId="1EEDDF9E" w14:textId="77777777" w:rsidR="00FD64F3" w:rsidRPr="00FD64F3" w:rsidRDefault="00FD64F3" w:rsidP="00FD64F3">
      <w:pPr>
        <w:pStyle w:val="Bibliography"/>
      </w:pPr>
      <w:r w:rsidRPr="00FD64F3">
        <w:t>40.</w:t>
      </w:r>
      <w:r w:rsidRPr="00FD64F3">
        <w:tab/>
        <w:t xml:space="preserve">Rawal, R. </w:t>
      </w:r>
      <w:r w:rsidRPr="00FD64F3">
        <w:rPr>
          <w:i/>
          <w:iCs/>
        </w:rPr>
        <w:t>et al.</w:t>
      </w:r>
      <w:r w:rsidRPr="00FD64F3">
        <w:t xml:space="preserve"> Personal comfort systems: A review on comfort, energy, and economics. </w:t>
      </w:r>
      <w:r w:rsidRPr="00FD64F3">
        <w:rPr>
          <w:i/>
          <w:iCs/>
        </w:rPr>
        <w:t>Energy Build.</w:t>
      </w:r>
      <w:r w:rsidRPr="00FD64F3">
        <w:t xml:space="preserve"> </w:t>
      </w:r>
      <w:r w:rsidRPr="00FD64F3">
        <w:rPr>
          <w:b/>
          <w:bCs/>
        </w:rPr>
        <w:t>214</w:t>
      </w:r>
      <w:r w:rsidRPr="00FD64F3">
        <w:t>, 109858 (2020).</w:t>
      </w:r>
    </w:p>
    <w:p w14:paraId="26A8697F" w14:textId="77777777" w:rsidR="00FD64F3" w:rsidRPr="00FD64F3" w:rsidRDefault="00FD64F3" w:rsidP="00FD64F3">
      <w:pPr>
        <w:pStyle w:val="Bibliography"/>
      </w:pPr>
      <w:r w:rsidRPr="00FD64F3">
        <w:t>41.</w:t>
      </w:r>
      <w:r w:rsidRPr="00FD64F3">
        <w:tab/>
        <w:t xml:space="preserve">Sekhar, S. C. Higher space temperatures and better thermal comfort — a tropical analysis. </w:t>
      </w:r>
      <w:r w:rsidRPr="00FD64F3">
        <w:rPr>
          <w:i/>
          <w:iCs/>
        </w:rPr>
        <w:t>Energy Build.</w:t>
      </w:r>
      <w:r w:rsidRPr="00FD64F3">
        <w:t xml:space="preserve"> </w:t>
      </w:r>
      <w:r w:rsidRPr="00FD64F3">
        <w:rPr>
          <w:b/>
          <w:bCs/>
        </w:rPr>
        <w:t>23</w:t>
      </w:r>
      <w:r w:rsidRPr="00FD64F3">
        <w:t>, 63–70 (1995).</w:t>
      </w:r>
    </w:p>
    <w:p w14:paraId="25E3F059" w14:textId="77777777" w:rsidR="00FD64F3" w:rsidRPr="00FD64F3" w:rsidRDefault="00FD64F3" w:rsidP="00FD64F3">
      <w:pPr>
        <w:pStyle w:val="Bibliography"/>
      </w:pPr>
      <w:r w:rsidRPr="00FD64F3">
        <w:t>42.</w:t>
      </w:r>
      <w:r w:rsidRPr="00FD64F3">
        <w:tab/>
        <w:t xml:space="preserve">Schiavon, S. &amp; Melikov, A. K. Energy saving and improved comfort by increased air movement. </w:t>
      </w:r>
      <w:r w:rsidRPr="00FD64F3">
        <w:rPr>
          <w:i/>
          <w:iCs/>
        </w:rPr>
        <w:t>Energy Build.</w:t>
      </w:r>
      <w:r w:rsidRPr="00FD64F3">
        <w:t xml:space="preserve"> </w:t>
      </w:r>
      <w:r w:rsidRPr="00FD64F3">
        <w:rPr>
          <w:b/>
          <w:bCs/>
        </w:rPr>
        <w:t>40</w:t>
      </w:r>
      <w:r w:rsidRPr="00FD64F3">
        <w:t>, 1954–1960 (2008).</w:t>
      </w:r>
    </w:p>
    <w:p w14:paraId="34885D8D" w14:textId="77777777" w:rsidR="00FD64F3" w:rsidRPr="00FD64F3" w:rsidRDefault="00FD64F3" w:rsidP="00FD64F3">
      <w:pPr>
        <w:pStyle w:val="Bibliography"/>
      </w:pPr>
      <w:r w:rsidRPr="00FD64F3">
        <w:t>43.</w:t>
      </w:r>
      <w:r w:rsidRPr="00FD64F3">
        <w:tab/>
        <w:t xml:space="preserve">Hoyt, T., Arens, E. &amp; Zhang, H. Extending air temperature setpoints: Simulated energy savings and design considerations for new and retrofit buildings. </w:t>
      </w:r>
      <w:r w:rsidRPr="00FD64F3">
        <w:rPr>
          <w:i/>
          <w:iCs/>
        </w:rPr>
        <w:t>Build. Environ.</w:t>
      </w:r>
      <w:r w:rsidRPr="00FD64F3">
        <w:t xml:space="preserve"> </w:t>
      </w:r>
      <w:r w:rsidRPr="00FD64F3">
        <w:rPr>
          <w:b/>
          <w:bCs/>
        </w:rPr>
        <w:t>88</w:t>
      </w:r>
      <w:r w:rsidRPr="00FD64F3">
        <w:t>, 89–96 (2014).</w:t>
      </w:r>
    </w:p>
    <w:p w14:paraId="6E79AE2E" w14:textId="77777777" w:rsidR="00FD64F3" w:rsidRPr="00FD64F3" w:rsidRDefault="00FD64F3" w:rsidP="00FD64F3">
      <w:pPr>
        <w:pStyle w:val="Bibliography"/>
      </w:pPr>
      <w:r w:rsidRPr="00FD64F3">
        <w:t>44.</w:t>
      </w:r>
      <w:r w:rsidRPr="00FD64F3">
        <w:tab/>
        <w:t xml:space="preserve">Lan, L., Qian, X. L., Lian, Z. W. &amp; Lin, Y. B. Local body cooling to improve sleep quality and thermal comfort in a hot environment. </w:t>
      </w:r>
      <w:r w:rsidRPr="00FD64F3">
        <w:rPr>
          <w:i/>
          <w:iCs/>
        </w:rPr>
        <w:t>Indoor Air</w:t>
      </w:r>
      <w:r w:rsidRPr="00FD64F3">
        <w:t xml:space="preserve"> </w:t>
      </w:r>
      <w:r w:rsidRPr="00FD64F3">
        <w:rPr>
          <w:b/>
          <w:bCs/>
        </w:rPr>
        <w:t>28</w:t>
      </w:r>
      <w:r w:rsidRPr="00FD64F3">
        <w:t>, 135–145 (2018).</w:t>
      </w:r>
    </w:p>
    <w:p w14:paraId="4D1C113F" w14:textId="77777777" w:rsidR="00FD64F3" w:rsidRPr="00FD64F3" w:rsidRDefault="00FD64F3" w:rsidP="00FD64F3">
      <w:pPr>
        <w:pStyle w:val="Bibliography"/>
      </w:pPr>
      <w:r w:rsidRPr="00FD64F3">
        <w:lastRenderedPageBreak/>
        <w:t>45.</w:t>
      </w:r>
      <w:r w:rsidRPr="00FD64F3">
        <w:tab/>
        <w:t xml:space="preserve">Kawabata, A. &amp; Tokura, H. Effects of Two kinds of Pillow on Thermoregulatory Responses during Night Sleep. </w:t>
      </w:r>
      <w:r w:rsidRPr="00FD64F3">
        <w:rPr>
          <w:i/>
          <w:iCs/>
        </w:rPr>
        <w:t>Appl. Human Sci.</w:t>
      </w:r>
      <w:r w:rsidRPr="00FD64F3">
        <w:t xml:space="preserve"> </w:t>
      </w:r>
      <w:r w:rsidRPr="00FD64F3">
        <w:rPr>
          <w:b/>
          <w:bCs/>
        </w:rPr>
        <w:t>15</w:t>
      </w:r>
      <w:r w:rsidRPr="00FD64F3">
        <w:t>, 155–159 (1996).</w:t>
      </w:r>
    </w:p>
    <w:p w14:paraId="48CE855D" w14:textId="77777777" w:rsidR="00FD64F3" w:rsidRPr="00FD64F3" w:rsidRDefault="00FD64F3" w:rsidP="00FD64F3">
      <w:pPr>
        <w:pStyle w:val="Bibliography"/>
      </w:pPr>
      <w:r w:rsidRPr="00FD64F3">
        <w:t>46.</w:t>
      </w:r>
      <w:r w:rsidRPr="00FD64F3">
        <w:tab/>
        <w:t xml:space="preserve">Okamoto-Mizuno, K., Tsuzuki, K. &amp; Mizuno, K. Effects of head cooling on human sleep stages and body temperature. </w:t>
      </w:r>
      <w:r w:rsidRPr="00FD64F3">
        <w:rPr>
          <w:i/>
          <w:iCs/>
        </w:rPr>
        <w:t>Int. J. Biometeorol.</w:t>
      </w:r>
      <w:r w:rsidRPr="00FD64F3">
        <w:t xml:space="preserve"> </w:t>
      </w:r>
      <w:r w:rsidRPr="00FD64F3">
        <w:rPr>
          <w:b/>
          <w:bCs/>
        </w:rPr>
        <w:t>48</w:t>
      </w:r>
      <w:r w:rsidRPr="00FD64F3">
        <w:t>, 98–102 (2003).</w:t>
      </w:r>
    </w:p>
    <w:p w14:paraId="35DF14B5" w14:textId="77777777" w:rsidR="00FD64F3" w:rsidRPr="00FD64F3" w:rsidRDefault="00FD64F3" w:rsidP="00FD64F3">
      <w:pPr>
        <w:pStyle w:val="Bibliography"/>
      </w:pPr>
      <w:r w:rsidRPr="00FD64F3">
        <w:t>47.</w:t>
      </w:r>
      <w:r w:rsidRPr="00FD64F3">
        <w:tab/>
        <w:t xml:space="preserve">Lan, L. </w:t>
      </w:r>
      <w:r w:rsidRPr="00FD64F3">
        <w:rPr>
          <w:i/>
          <w:iCs/>
        </w:rPr>
        <w:t>et al.</w:t>
      </w:r>
      <w:r w:rsidRPr="00FD64F3">
        <w:t xml:space="preserve"> Elevated airflow can maintain sleep quality and thermal comfort of the elderly in a hot environment. </w:t>
      </w:r>
      <w:r w:rsidRPr="00FD64F3">
        <w:rPr>
          <w:i/>
          <w:iCs/>
        </w:rPr>
        <w:t>Indoor Air</w:t>
      </w:r>
      <w:r w:rsidRPr="00FD64F3">
        <w:t xml:space="preserve"> </w:t>
      </w:r>
      <w:r w:rsidRPr="00FD64F3">
        <w:rPr>
          <w:b/>
          <w:bCs/>
        </w:rPr>
        <w:t>29</w:t>
      </w:r>
      <w:r w:rsidRPr="00FD64F3">
        <w:t>, 1040–1049 (2019).</w:t>
      </w:r>
    </w:p>
    <w:p w14:paraId="4A2A2803" w14:textId="77777777" w:rsidR="00FD64F3" w:rsidRPr="00FD64F3" w:rsidRDefault="00FD64F3" w:rsidP="00FD64F3">
      <w:pPr>
        <w:pStyle w:val="Bibliography"/>
      </w:pPr>
      <w:r w:rsidRPr="00FD64F3">
        <w:t>48.</w:t>
      </w:r>
      <w:r w:rsidRPr="00FD64F3">
        <w:tab/>
        <w:t xml:space="preserve">Song, W., Lu, Y., Liu, Y., Yang, Y. &amp; Jiang, X. Effect of partial-body heating on thermal comfort and sleep quality of young female adults in a cold indoor environment. </w:t>
      </w:r>
      <w:r w:rsidRPr="00FD64F3">
        <w:rPr>
          <w:i/>
          <w:iCs/>
        </w:rPr>
        <w:t>Build. Environ.</w:t>
      </w:r>
      <w:r w:rsidRPr="00FD64F3">
        <w:t xml:space="preserve"> </w:t>
      </w:r>
      <w:r w:rsidRPr="00FD64F3">
        <w:rPr>
          <w:b/>
          <w:bCs/>
        </w:rPr>
        <w:t>169</w:t>
      </w:r>
      <w:r w:rsidRPr="00FD64F3">
        <w:t>, 106585 (2020).</w:t>
      </w:r>
    </w:p>
    <w:p w14:paraId="4E4DE723" w14:textId="77777777" w:rsidR="00FD64F3" w:rsidRPr="00FD64F3" w:rsidRDefault="00FD64F3" w:rsidP="00FD64F3">
      <w:pPr>
        <w:pStyle w:val="Bibliography"/>
      </w:pPr>
      <w:r w:rsidRPr="00FD64F3">
        <w:t>49.</w:t>
      </w:r>
      <w:r w:rsidRPr="00FD64F3">
        <w:tab/>
        <w:t xml:space="preserve">Okamoto-Mizuno, K., Tsuzuki, K., Ohshiro, Y. &amp; Mizuno, K. Effects of an electric blanket on sleep stages and body temperature in young men. </w:t>
      </w:r>
      <w:r w:rsidRPr="00FD64F3">
        <w:rPr>
          <w:i/>
          <w:iCs/>
        </w:rPr>
        <w:t>Ergonomics</w:t>
      </w:r>
      <w:r w:rsidRPr="00FD64F3">
        <w:t xml:space="preserve"> </w:t>
      </w:r>
      <w:r w:rsidRPr="00FD64F3">
        <w:rPr>
          <w:b/>
          <w:bCs/>
        </w:rPr>
        <w:t>48</w:t>
      </w:r>
      <w:r w:rsidRPr="00FD64F3">
        <w:t>, 749–757 (2005).</w:t>
      </w:r>
    </w:p>
    <w:p w14:paraId="1DA900B6" w14:textId="77777777" w:rsidR="00FD64F3" w:rsidRPr="00FD64F3" w:rsidRDefault="00FD64F3" w:rsidP="00FD64F3">
      <w:pPr>
        <w:pStyle w:val="Bibliography"/>
      </w:pPr>
      <w:r w:rsidRPr="00FD64F3">
        <w:t>50.</w:t>
      </w:r>
      <w:r w:rsidRPr="00FD64F3">
        <w:tab/>
        <w:t xml:space="preserve">Raftery, P. </w:t>
      </w:r>
      <w:r w:rsidRPr="00FD64F3">
        <w:rPr>
          <w:i/>
          <w:iCs/>
        </w:rPr>
        <w:t>et al.</w:t>
      </w:r>
      <w:r w:rsidRPr="00FD64F3">
        <w:t xml:space="preserve"> Ceiling fans: Predicting indoor air speeds based on full scale laboratory measurements. </w:t>
      </w:r>
      <w:r w:rsidRPr="00FD64F3">
        <w:rPr>
          <w:i/>
          <w:iCs/>
        </w:rPr>
        <w:t>Build. Environ.</w:t>
      </w:r>
      <w:r w:rsidRPr="00FD64F3">
        <w:t xml:space="preserve"> </w:t>
      </w:r>
      <w:r w:rsidRPr="00FD64F3">
        <w:rPr>
          <w:b/>
          <w:bCs/>
        </w:rPr>
        <w:t>155</w:t>
      </w:r>
      <w:r w:rsidRPr="00FD64F3">
        <w:t>, 210–223 (2019).</w:t>
      </w:r>
    </w:p>
    <w:p w14:paraId="778CF52B" w14:textId="77777777" w:rsidR="00FD64F3" w:rsidRPr="00FD64F3" w:rsidRDefault="00FD64F3" w:rsidP="00FD64F3">
      <w:pPr>
        <w:pStyle w:val="Bibliography"/>
      </w:pPr>
      <w:r w:rsidRPr="00FD64F3">
        <w:t>51.</w:t>
      </w:r>
      <w:r w:rsidRPr="00FD64F3">
        <w:tab/>
        <w:t xml:space="preserve">Pantelic, J. </w:t>
      </w:r>
      <w:r w:rsidRPr="00FD64F3">
        <w:rPr>
          <w:i/>
          <w:iCs/>
        </w:rPr>
        <w:t>et al.</w:t>
      </w:r>
      <w:r w:rsidRPr="00FD64F3">
        <w:t xml:space="preserve"> Personal CO2 cloud: laboratory measurements of metabolic CO2 inhalation zone concentration and dispersion in a typical office desk setting. </w:t>
      </w:r>
      <w:r w:rsidRPr="00FD64F3">
        <w:rPr>
          <w:i/>
          <w:iCs/>
        </w:rPr>
        <w:t>J. Expo. Sci. Environ. Epidemiol.</w:t>
      </w:r>
      <w:r w:rsidRPr="00FD64F3">
        <w:t xml:space="preserve"> </w:t>
      </w:r>
      <w:r w:rsidRPr="00FD64F3">
        <w:rPr>
          <w:b/>
          <w:bCs/>
        </w:rPr>
        <w:t>30</w:t>
      </w:r>
      <w:r w:rsidRPr="00FD64F3">
        <w:t>, 328–337 (2020).</w:t>
      </w:r>
    </w:p>
    <w:p w14:paraId="75A67585" w14:textId="77777777" w:rsidR="00FD64F3" w:rsidRPr="00FD64F3" w:rsidRDefault="00FD64F3" w:rsidP="00FD64F3">
      <w:pPr>
        <w:pStyle w:val="Bibliography"/>
      </w:pPr>
      <w:r w:rsidRPr="00FD64F3">
        <w:t>52.</w:t>
      </w:r>
      <w:r w:rsidRPr="00FD64F3">
        <w:tab/>
        <w:t xml:space="preserve">Miller, D. </w:t>
      </w:r>
      <w:r w:rsidRPr="00FD64F3">
        <w:rPr>
          <w:i/>
          <w:iCs/>
        </w:rPr>
        <w:t>et al.</w:t>
      </w:r>
      <w:r w:rsidRPr="00FD64F3">
        <w:t xml:space="preserve"> Cooling energy savings and occupant feedback in a two year retrofit evaluation of 99 automated ceiling fans staged with air conditioning. </w:t>
      </w:r>
      <w:r w:rsidRPr="00FD64F3">
        <w:rPr>
          <w:i/>
          <w:iCs/>
        </w:rPr>
        <w:t>Energy Build.</w:t>
      </w:r>
      <w:r w:rsidRPr="00FD64F3">
        <w:t xml:space="preserve"> </w:t>
      </w:r>
      <w:r w:rsidRPr="00FD64F3">
        <w:rPr>
          <w:b/>
          <w:bCs/>
        </w:rPr>
        <w:t>251</w:t>
      </w:r>
      <w:r w:rsidRPr="00FD64F3">
        <w:t>, 111319 (2021).</w:t>
      </w:r>
    </w:p>
    <w:p w14:paraId="0DF755BF" w14:textId="77777777" w:rsidR="00FD64F3" w:rsidRPr="00FD64F3" w:rsidRDefault="00FD64F3" w:rsidP="00FD64F3">
      <w:pPr>
        <w:pStyle w:val="Bibliography"/>
      </w:pPr>
      <w:r w:rsidRPr="00FD64F3">
        <w:t>53.</w:t>
      </w:r>
      <w:r w:rsidRPr="00FD64F3">
        <w:tab/>
        <w:t xml:space="preserve">Tanabe, S., Arens, E. A., Bauman, F., Zhang, H. &amp; Madsen, T. Evaluating thermal environments by using a thermal manikin with controlled skin surface temperature. </w:t>
      </w:r>
      <w:r w:rsidRPr="00FD64F3">
        <w:rPr>
          <w:i/>
          <w:iCs/>
        </w:rPr>
        <w:t>ASHRAE Trans.</w:t>
      </w:r>
      <w:r w:rsidRPr="00FD64F3">
        <w:t xml:space="preserve"> </w:t>
      </w:r>
      <w:r w:rsidRPr="00FD64F3">
        <w:rPr>
          <w:b/>
          <w:bCs/>
        </w:rPr>
        <w:t>100</w:t>
      </w:r>
      <w:r w:rsidRPr="00FD64F3">
        <w:t>, 39–48 (1994).</w:t>
      </w:r>
    </w:p>
    <w:p w14:paraId="64A13F8D" w14:textId="77777777" w:rsidR="00FD64F3" w:rsidRPr="00FD64F3" w:rsidRDefault="00FD64F3" w:rsidP="00FD64F3">
      <w:pPr>
        <w:pStyle w:val="Bibliography"/>
      </w:pPr>
      <w:r w:rsidRPr="00FD64F3">
        <w:t>54.</w:t>
      </w:r>
      <w:r w:rsidRPr="00FD64F3">
        <w:tab/>
      </w:r>
      <w:r w:rsidRPr="00FD64F3">
        <w:rPr>
          <w:i/>
          <w:iCs/>
        </w:rPr>
        <w:t>WHO Housing and Health Guidelines</w:t>
      </w:r>
      <w:r w:rsidRPr="00FD64F3">
        <w:t>. (World Health Organization, 2018).</w:t>
      </w:r>
    </w:p>
    <w:p w14:paraId="190FE2C9" w14:textId="77777777" w:rsidR="00FD64F3" w:rsidRPr="00FD64F3" w:rsidRDefault="00FD64F3" w:rsidP="00FD64F3">
      <w:pPr>
        <w:pStyle w:val="Bibliography"/>
      </w:pPr>
      <w:r w:rsidRPr="00FD64F3">
        <w:t>55.</w:t>
      </w:r>
      <w:r w:rsidRPr="00FD64F3">
        <w:tab/>
        <w:t xml:space="preserve">GlobalPetrolPrices.com. Electricity prices around the world. </w:t>
      </w:r>
      <w:r w:rsidRPr="00FD64F3">
        <w:rPr>
          <w:i/>
          <w:iCs/>
        </w:rPr>
        <w:t>GlobalPetrolPrices.com</w:t>
      </w:r>
      <w:r w:rsidRPr="00FD64F3">
        <w:t xml:space="preserve"> https://www.globalpetrolprices.com/electricity_prices/.</w:t>
      </w:r>
    </w:p>
    <w:p w14:paraId="117BF557" w14:textId="77777777" w:rsidR="00FD64F3" w:rsidRPr="00FD64F3" w:rsidRDefault="00FD64F3" w:rsidP="00FD64F3">
      <w:pPr>
        <w:pStyle w:val="Bibliography"/>
      </w:pPr>
      <w:r w:rsidRPr="00FD64F3">
        <w:lastRenderedPageBreak/>
        <w:t>56.</w:t>
      </w:r>
      <w:r w:rsidRPr="00FD64F3">
        <w:tab/>
        <w:t xml:space="preserve">Eron, K. </w:t>
      </w:r>
      <w:r w:rsidRPr="00FD64F3">
        <w:rPr>
          <w:i/>
          <w:iCs/>
        </w:rPr>
        <w:t>et al.</w:t>
      </w:r>
      <w:r w:rsidRPr="00FD64F3">
        <w:t xml:space="preserve"> Weighted Blanket Use: A Systematic Review. </w:t>
      </w:r>
      <w:r w:rsidRPr="00FD64F3">
        <w:rPr>
          <w:i/>
          <w:iCs/>
        </w:rPr>
        <w:t>Am. J. Occup. Ther.</w:t>
      </w:r>
      <w:r w:rsidRPr="00FD64F3">
        <w:t xml:space="preserve"> </w:t>
      </w:r>
      <w:r w:rsidRPr="00FD64F3">
        <w:rPr>
          <w:b/>
          <w:bCs/>
        </w:rPr>
        <w:t>74</w:t>
      </w:r>
      <w:r w:rsidRPr="00FD64F3">
        <w:t>, 7402205010p1-7402205010p14 (2020).</w:t>
      </w:r>
    </w:p>
    <w:p w14:paraId="5B7FC68C" w14:textId="77777777" w:rsidR="00FD64F3" w:rsidRPr="00FD64F3" w:rsidRDefault="00FD64F3" w:rsidP="00FD64F3">
      <w:pPr>
        <w:pStyle w:val="Bibliography"/>
      </w:pPr>
      <w:r w:rsidRPr="00FD64F3">
        <w:t>57.</w:t>
      </w:r>
      <w:r w:rsidRPr="00FD64F3">
        <w:tab/>
        <w:t xml:space="preserve">360 Research Reports. </w:t>
      </w:r>
      <w:r w:rsidRPr="00FD64F3">
        <w:rPr>
          <w:i/>
          <w:iCs/>
        </w:rPr>
        <w:t>Global Memory Foam Mattress Market Research Report</w:t>
      </w:r>
      <w:r w:rsidRPr="00FD64F3">
        <w:t>. 90 (2020).</w:t>
      </w:r>
    </w:p>
    <w:p w14:paraId="4FF0CEB0" w14:textId="77777777" w:rsidR="00FD64F3" w:rsidRPr="00FD64F3" w:rsidRDefault="00FD64F3" w:rsidP="00FD64F3">
      <w:pPr>
        <w:pStyle w:val="Bibliography"/>
      </w:pPr>
      <w:r w:rsidRPr="00FD64F3">
        <w:t>58.</w:t>
      </w:r>
      <w:r w:rsidRPr="00FD64F3">
        <w:tab/>
        <w:t xml:space="preserve">Hume, K., Brink, M. &amp; Basner, M. Effects of environmental noise on sleep. </w:t>
      </w:r>
      <w:r w:rsidRPr="00FD64F3">
        <w:rPr>
          <w:i/>
          <w:iCs/>
        </w:rPr>
        <w:t>Noise Health</w:t>
      </w:r>
      <w:r w:rsidRPr="00FD64F3">
        <w:t xml:space="preserve"> </w:t>
      </w:r>
      <w:r w:rsidRPr="00FD64F3">
        <w:rPr>
          <w:b/>
          <w:bCs/>
        </w:rPr>
        <w:t>14</w:t>
      </w:r>
      <w:r w:rsidRPr="00FD64F3">
        <w:t>, 297 (2012).</w:t>
      </w:r>
    </w:p>
    <w:p w14:paraId="64360A01" w14:textId="77777777" w:rsidR="00FD64F3" w:rsidRPr="00FD64F3" w:rsidRDefault="00FD64F3" w:rsidP="00FD64F3">
      <w:pPr>
        <w:pStyle w:val="Bibliography"/>
      </w:pPr>
      <w:r w:rsidRPr="00FD64F3">
        <w:t>59.</w:t>
      </w:r>
      <w:r w:rsidRPr="00FD64F3">
        <w:tab/>
        <w:t xml:space="preserve">Riedy, S. M., Smith, M. G., Rocha, S. &amp; Basner, M. Noise as a sleep aid: A systematic review. </w:t>
      </w:r>
      <w:r w:rsidRPr="00FD64F3">
        <w:rPr>
          <w:i/>
          <w:iCs/>
        </w:rPr>
        <w:t>Sleep Med. Rev.</w:t>
      </w:r>
      <w:r w:rsidRPr="00FD64F3">
        <w:t xml:space="preserve"> </w:t>
      </w:r>
      <w:r w:rsidRPr="00FD64F3">
        <w:rPr>
          <w:b/>
          <w:bCs/>
        </w:rPr>
        <w:t>55</w:t>
      </w:r>
      <w:r w:rsidRPr="00FD64F3">
        <w:t>, 101385 (2021).</w:t>
      </w:r>
    </w:p>
    <w:p w14:paraId="082AC0ED" w14:textId="77777777" w:rsidR="00FD64F3" w:rsidRPr="00FD64F3" w:rsidRDefault="00FD64F3" w:rsidP="00FD64F3">
      <w:pPr>
        <w:pStyle w:val="Bibliography"/>
      </w:pPr>
      <w:r w:rsidRPr="00FD64F3">
        <w:t>60.</w:t>
      </w:r>
      <w:r w:rsidRPr="00FD64F3">
        <w:tab/>
        <w:t xml:space="preserve">Strøm‐Tejsen, P., Zukowska, D., Wargocki, P. &amp; Wyon, D. P. The effects of bedroom air quality on sleep and next‐day performance. </w:t>
      </w:r>
      <w:r w:rsidRPr="00FD64F3">
        <w:rPr>
          <w:i/>
          <w:iCs/>
        </w:rPr>
        <w:t>Indoor Air</w:t>
      </w:r>
      <w:r w:rsidRPr="00FD64F3">
        <w:t xml:space="preserve"> </w:t>
      </w:r>
      <w:r w:rsidRPr="00FD64F3">
        <w:rPr>
          <w:b/>
          <w:bCs/>
        </w:rPr>
        <w:t>26</w:t>
      </w:r>
      <w:r w:rsidRPr="00FD64F3">
        <w:t>, 679–686 (2016).</w:t>
      </w:r>
    </w:p>
    <w:p w14:paraId="6B380189" w14:textId="77777777" w:rsidR="00FD64F3" w:rsidRPr="00FD64F3" w:rsidRDefault="00FD64F3" w:rsidP="00FD64F3">
      <w:pPr>
        <w:pStyle w:val="Bibliography"/>
      </w:pPr>
      <w:r w:rsidRPr="00FD64F3">
        <w:t>61.</w:t>
      </w:r>
      <w:r w:rsidRPr="00FD64F3">
        <w:tab/>
        <w:t xml:space="preserve">Inoue, Y., Shibasaki, M., Ueda, H. &amp; Ishizashi, H. Mechanisms underlying the age-related decrement in the human sweating response. </w:t>
      </w:r>
      <w:r w:rsidRPr="00FD64F3">
        <w:rPr>
          <w:i/>
          <w:iCs/>
        </w:rPr>
        <w:t>Eur. J. Appl. Physiol.</w:t>
      </w:r>
      <w:r w:rsidRPr="00FD64F3">
        <w:t xml:space="preserve"> </w:t>
      </w:r>
      <w:r w:rsidRPr="00FD64F3">
        <w:rPr>
          <w:b/>
          <w:bCs/>
        </w:rPr>
        <w:t>79</w:t>
      </w:r>
      <w:r w:rsidRPr="00FD64F3">
        <w:t>, 121–126 (1999).</w:t>
      </w:r>
    </w:p>
    <w:p w14:paraId="5E9FE2DF" w14:textId="77777777" w:rsidR="00FD64F3" w:rsidRPr="00FD64F3" w:rsidRDefault="00FD64F3" w:rsidP="00FD64F3">
      <w:pPr>
        <w:pStyle w:val="Bibliography"/>
      </w:pPr>
      <w:r w:rsidRPr="00FD64F3">
        <w:t>62.</w:t>
      </w:r>
      <w:r w:rsidRPr="00FD64F3">
        <w:tab/>
        <w:t xml:space="preserve">Arens, E., Zhang, H. &amp; Huizenga, C. Partial- and whole-body thermal sensation and comfort—Part II: Non-uniform environmental conditions. </w:t>
      </w:r>
      <w:r w:rsidRPr="00FD64F3">
        <w:rPr>
          <w:i/>
          <w:iCs/>
        </w:rPr>
        <w:t>J. Therm. Biol.</w:t>
      </w:r>
      <w:r w:rsidRPr="00FD64F3">
        <w:t xml:space="preserve"> </w:t>
      </w:r>
      <w:r w:rsidRPr="00FD64F3">
        <w:rPr>
          <w:b/>
          <w:bCs/>
        </w:rPr>
        <w:t>31</w:t>
      </w:r>
      <w:r w:rsidRPr="00FD64F3">
        <w:t>, 60–66 (2006).</w:t>
      </w:r>
    </w:p>
    <w:p w14:paraId="36CF79D3" w14:textId="77777777" w:rsidR="00FD64F3" w:rsidRPr="00FD64F3" w:rsidRDefault="00FD64F3" w:rsidP="00FD64F3">
      <w:pPr>
        <w:pStyle w:val="Bibliography"/>
      </w:pPr>
      <w:r w:rsidRPr="00FD64F3">
        <w:t>63.</w:t>
      </w:r>
      <w:r w:rsidRPr="00FD64F3">
        <w:tab/>
        <w:t>Bauman, F. &amp; Arens, E. The development of a controlled environment chamber for the physical and subjective assessment of human comfort in office environments. (1988).</w:t>
      </w:r>
    </w:p>
    <w:p w14:paraId="5081744F" w14:textId="77777777" w:rsidR="00FD64F3" w:rsidRPr="00FD64F3" w:rsidRDefault="00FD64F3" w:rsidP="00FD64F3">
      <w:pPr>
        <w:pStyle w:val="Bibliography"/>
      </w:pPr>
      <w:r w:rsidRPr="00FD64F3">
        <w:t>64.</w:t>
      </w:r>
      <w:r w:rsidRPr="00FD64F3">
        <w:tab/>
        <w:t xml:space="preserve">Arens, E. a., Bauman, F. s., Johnston, L. p. &amp; Zhang, H. Testing of Localized Ventilation Systems in a New Controlled Environment Chamber. </w:t>
      </w:r>
      <w:r w:rsidRPr="00FD64F3">
        <w:rPr>
          <w:i/>
          <w:iCs/>
        </w:rPr>
        <w:t>Indoor Air</w:t>
      </w:r>
      <w:r w:rsidRPr="00FD64F3">
        <w:t xml:space="preserve"> </w:t>
      </w:r>
      <w:r w:rsidRPr="00FD64F3">
        <w:rPr>
          <w:b/>
          <w:bCs/>
        </w:rPr>
        <w:t>1</w:t>
      </w:r>
      <w:r w:rsidRPr="00FD64F3">
        <w:t>, 263–281 (1991).</w:t>
      </w:r>
    </w:p>
    <w:p w14:paraId="1157E0AE" w14:textId="77777777" w:rsidR="00FD64F3" w:rsidRPr="00FD64F3" w:rsidRDefault="00FD64F3" w:rsidP="00FD64F3">
      <w:pPr>
        <w:pStyle w:val="Bibliography"/>
      </w:pPr>
      <w:r w:rsidRPr="00FD64F3">
        <w:t>65.</w:t>
      </w:r>
      <w:r w:rsidRPr="00FD64F3">
        <w:tab/>
        <w:t>PT-Teknik. Thermal manikins.</w:t>
      </w:r>
    </w:p>
    <w:p w14:paraId="73532EDA" w14:textId="77777777" w:rsidR="00FD64F3" w:rsidRPr="00FD64F3" w:rsidRDefault="00FD64F3" w:rsidP="00FD64F3">
      <w:pPr>
        <w:pStyle w:val="Bibliography"/>
      </w:pPr>
      <w:r w:rsidRPr="00FD64F3">
        <w:t>66.</w:t>
      </w:r>
      <w:r w:rsidRPr="00FD64F3">
        <w:tab/>
        <w:t xml:space="preserve">Huizenga, C., Hui, Z. &amp; Arens, E. A model of human physiology and comfort for assessing complex thermal environments. </w:t>
      </w:r>
      <w:r w:rsidRPr="00FD64F3">
        <w:rPr>
          <w:i/>
          <w:iCs/>
        </w:rPr>
        <w:t>Build. Environ.</w:t>
      </w:r>
      <w:r w:rsidRPr="00FD64F3">
        <w:t xml:space="preserve"> </w:t>
      </w:r>
      <w:r w:rsidRPr="00FD64F3">
        <w:rPr>
          <w:b/>
          <w:bCs/>
        </w:rPr>
        <w:t>36</w:t>
      </w:r>
      <w:r w:rsidRPr="00FD64F3">
        <w:t>, 691–699 (2001).</w:t>
      </w:r>
    </w:p>
    <w:p w14:paraId="59395183" w14:textId="77777777" w:rsidR="00FD64F3" w:rsidRPr="00FD64F3" w:rsidRDefault="00FD64F3" w:rsidP="00FD64F3">
      <w:pPr>
        <w:pStyle w:val="Bibliography"/>
      </w:pPr>
      <w:r w:rsidRPr="00FD64F3">
        <w:t>67.</w:t>
      </w:r>
      <w:r w:rsidRPr="00FD64F3">
        <w:tab/>
        <w:t xml:space="preserve">BYTELINE. </w:t>
      </w:r>
      <w:r w:rsidRPr="00FD64F3">
        <w:rPr>
          <w:i/>
          <w:iCs/>
        </w:rPr>
        <w:t>Manikin Manual</w:t>
      </w:r>
      <w:r w:rsidRPr="00FD64F3">
        <w:t>. https://manikin.dk/ (2008).</w:t>
      </w:r>
    </w:p>
    <w:p w14:paraId="06F8F339" w14:textId="77777777" w:rsidR="00FD64F3" w:rsidRPr="00FD64F3" w:rsidRDefault="00FD64F3" w:rsidP="00FD64F3">
      <w:pPr>
        <w:pStyle w:val="Bibliography"/>
      </w:pPr>
      <w:r w:rsidRPr="00FD64F3">
        <w:t>68.</w:t>
      </w:r>
      <w:r w:rsidRPr="00FD64F3">
        <w:tab/>
        <w:t xml:space="preserve">Melikov, A. Breathing thermal manikins for indoor environment assessment: important characteristics and requirements. </w:t>
      </w:r>
      <w:r w:rsidRPr="00FD64F3">
        <w:rPr>
          <w:i/>
          <w:iCs/>
        </w:rPr>
        <w:t>Eur. J. Appl. Physiol.</w:t>
      </w:r>
      <w:r w:rsidRPr="00FD64F3">
        <w:t xml:space="preserve"> </w:t>
      </w:r>
      <w:r w:rsidRPr="00FD64F3">
        <w:rPr>
          <w:b/>
          <w:bCs/>
        </w:rPr>
        <w:t>92</w:t>
      </w:r>
      <w:r w:rsidRPr="00FD64F3">
        <w:t>, 710–713 (2004).</w:t>
      </w:r>
    </w:p>
    <w:p w14:paraId="17978303" w14:textId="77777777" w:rsidR="00FD64F3" w:rsidRPr="00FD64F3" w:rsidRDefault="00FD64F3" w:rsidP="00FD64F3">
      <w:pPr>
        <w:pStyle w:val="Bibliography"/>
      </w:pPr>
      <w:r w:rsidRPr="00FD64F3">
        <w:t>69.</w:t>
      </w:r>
      <w:r w:rsidRPr="00FD64F3">
        <w:tab/>
        <w:t>PT Teknik. Thermal manikin calibration. (2020).</w:t>
      </w:r>
    </w:p>
    <w:p w14:paraId="2A89D180" w14:textId="77777777" w:rsidR="00FD64F3" w:rsidRPr="00FD64F3" w:rsidRDefault="00FD64F3" w:rsidP="00FD64F3">
      <w:pPr>
        <w:pStyle w:val="Bibliography"/>
      </w:pPr>
      <w:r w:rsidRPr="00FD64F3">
        <w:lastRenderedPageBreak/>
        <w:t>70.</w:t>
      </w:r>
      <w:r w:rsidRPr="00FD64F3">
        <w:tab/>
        <w:t>Cohn, S. A. C. Development of a Personal Heater Efficiency Index. (University of California, Berkeley, 2017).</w:t>
      </w:r>
    </w:p>
    <w:p w14:paraId="0436D2F3" w14:textId="77777777" w:rsidR="00FD64F3" w:rsidRPr="00FD64F3" w:rsidRDefault="00FD64F3" w:rsidP="00FD64F3">
      <w:pPr>
        <w:pStyle w:val="Bibliography"/>
      </w:pPr>
      <w:r w:rsidRPr="00FD64F3">
        <w:t>71.</w:t>
      </w:r>
      <w:r w:rsidRPr="00FD64F3">
        <w:tab/>
        <w:t xml:space="preserve">Schiavon, S. &amp; Melikov, A. K. Introduction of a Cooling-Fan Efficiency Index. </w:t>
      </w:r>
      <w:r w:rsidRPr="00FD64F3">
        <w:rPr>
          <w:i/>
          <w:iCs/>
        </w:rPr>
        <w:t>HVACR Res.</w:t>
      </w:r>
      <w:r w:rsidRPr="00FD64F3">
        <w:t xml:space="preserve"> </w:t>
      </w:r>
      <w:r w:rsidRPr="00FD64F3">
        <w:rPr>
          <w:b/>
          <w:bCs/>
        </w:rPr>
        <w:t>15</w:t>
      </w:r>
      <w:r w:rsidRPr="00FD64F3">
        <w:t>, 1121–1144 (2009).</w:t>
      </w:r>
    </w:p>
    <w:p w14:paraId="464777A3" w14:textId="77777777" w:rsidR="00FD64F3" w:rsidRPr="00FD64F3" w:rsidRDefault="00FD64F3" w:rsidP="00FD64F3">
      <w:pPr>
        <w:pStyle w:val="Bibliography"/>
      </w:pPr>
      <w:r w:rsidRPr="00FD64F3">
        <w:t>72.</w:t>
      </w:r>
      <w:r w:rsidRPr="00FD64F3">
        <w:tab/>
        <w:t xml:space="preserve">Yang, B. </w:t>
      </w:r>
      <w:r w:rsidRPr="00FD64F3">
        <w:rPr>
          <w:i/>
          <w:iCs/>
        </w:rPr>
        <w:t>et al.</w:t>
      </w:r>
      <w:r w:rsidRPr="00FD64F3">
        <w:t xml:space="preserve"> Cooling efficiency of a brushless direct current stand fan. </w:t>
      </w:r>
      <w:r w:rsidRPr="00FD64F3">
        <w:rPr>
          <w:i/>
          <w:iCs/>
        </w:rPr>
        <w:t>Build. Environ.</w:t>
      </w:r>
      <w:r w:rsidRPr="00FD64F3">
        <w:t xml:space="preserve"> </w:t>
      </w:r>
      <w:r w:rsidRPr="00FD64F3">
        <w:rPr>
          <w:b/>
          <w:bCs/>
        </w:rPr>
        <w:t>85</w:t>
      </w:r>
      <w:r w:rsidRPr="00FD64F3">
        <w:t>, 196–204 (2015).</w:t>
      </w:r>
    </w:p>
    <w:p w14:paraId="3EC58D5E" w14:textId="77777777" w:rsidR="00FD64F3" w:rsidRPr="00FD64F3" w:rsidRDefault="00FD64F3" w:rsidP="00FD64F3">
      <w:pPr>
        <w:pStyle w:val="Bibliography"/>
      </w:pPr>
      <w:r w:rsidRPr="00FD64F3">
        <w:t>73.</w:t>
      </w:r>
      <w:r w:rsidRPr="00FD64F3">
        <w:tab/>
        <w:t>Emergency Blanket. https://www.surviveoutdoorslonger.com/survive-outdoors-longer-emergency-blanket.html.</w:t>
      </w:r>
    </w:p>
    <w:p w14:paraId="3BCD313B" w14:textId="77777777" w:rsidR="00FD64F3" w:rsidRPr="00FD64F3" w:rsidRDefault="00FD64F3" w:rsidP="00FD64F3">
      <w:pPr>
        <w:pStyle w:val="Bibliography"/>
      </w:pPr>
      <w:r w:rsidRPr="00FD64F3">
        <w:t>74.</w:t>
      </w:r>
      <w:r w:rsidRPr="00FD64F3">
        <w:tab/>
        <w:t xml:space="preserve">Anttonen, H. </w:t>
      </w:r>
      <w:r w:rsidRPr="00FD64F3">
        <w:rPr>
          <w:i/>
          <w:iCs/>
        </w:rPr>
        <w:t>et al.</w:t>
      </w:r>
      <w:r w:rsidRPr="00FD64F3">
        <w:t xml:space="preserve"> Thermal Manikin Measurements—Exact or Not? </w:t>
      </w:r>
      <w:r w:rsidRPr="00FD64F3">
        <w:rPr>
          <w:i/>
          <w:iCs/>
        </w:rPr>
        <w:t>Int. J. Occup. Saf. Ergon.</w:t>
      </w:r>
      <w:r w:rsidRPr="00FD64F3">
        <w:t xml:space="preserve"> </w:t>
      </w:r>
      <w:r w:rsidRPr="00FD64F3">
        <w:rPr>
          <w:b/>
          <w:bCs/>
        </w:rPr>
        <w:t>10</w:t>
      </w:r>
      <w:r w:rsidRPr="00FD64F3">
        <w:t>, 291–300 (2004).</w:t>
      </w:r>
    </w:p>
    <w:p w14:paraId="49E6755B" w14:textId="77777777" w:rsidR="00FD64F3" w:rsidRPr="00FD64F3" w:rsidRDefault="00FD64F3" w:rsidP="00FD64F3">
      <w:pPr>
        <w:pStyle w:val="Bibliography"/>
      </w:pPr>
      <w:r w:rsidRPr="00FD64F3">
        <w:t>75.</w:t>
      </w:r>
      <w:r w:rsidRPr="00FD64F3">
        <w:tab/>
        <w:t xml:space="preserve">JCGM/WG1. </w:t>
      </w:r>
      <w:r w:rsidRPr="00FD64F3">
        <w:rPr>
          <w:i/>
          <w:iCs/>
        </w:rPr>
        <w:t>Evaluation of measurement data—Guide to the expression of uncertainty in measurement</w:t>
      </w:r>
      <w:r w:rsidRPr="00FD64F3">
        <w:t>. vol. 50 (International Standards Organization (ISO)), 2008).</w:t>
      </w:r>
    </w:p>
    <w:p w14:paraId="2931047E" w14:textId="77777777" w:rsidR="00FD64F3" w:rsidRPr="00FD64F3" w:rsidRDefault="00FD64F3" w:rsidP="00FD64F3">
      <w:pPr>
        <w:pStyle w:val="Bibliography"/>
      </w:pPr>
      <w:r w:rsidRPr="00FD64F3">
        <w:t>76.</w:t>
      </w:r>
      <w:r w:rsidRPr="00FD64F3">
        <w:tab/>
        <w:t>Bell, S. A. A beginner’s guide to uncertainty of measurement. (2001).</w:t>
      </w:r>
    </w:p>
    <w:p w14:paraId="588626D8" w14:textId="77777777" w:rsidR="00FD64F3" w:rsidRPr="00FD64F3" w:rsidRDefault="00FD64F3" w:rsidP="00FD64F3">
      <w:pPr>
        <w:pStyle w:val="Bibliography"/>
      </w:pPr>
      <w:r w:rsidRPr="00FD64F3">
        <w:t>77.</w:t>
      </w:r>
      <w:r w:rsidRPr="00FD64F3">
        <w:tab/>
        <w:t xml:space="preserve">Wehner, M., Stone, D., Krishnan, H., AchutaRao, K. &amp; Castillo, F. The Deadly Combination of Heat and Humidity in India and Pakistan in Summer 2015. </w:t>
      </w:r>
      <w:r w:rsidRPr="00FD64F3">
        <w:rPr>
          <w:i/>
          <w:iCs/>
        </w:rPr>
        <w:t>Bull. Am. Meteorol. Soc.</w:t>
      </w:r>
      <w:r w:rsidRPr="00FD64F3">
        <w:t xml:space="preserve"> </w:t>
      </w:r>
      <w:r w:rsidRPr="00FD64F3">
        <w:rPr>
          <w:b/>
          <w:bCs/>
        </w:rPr>
        <w:t>97</w:t>
      </w:r>
      <w:r w:rsidRPr="00FD64F3">
        <w:t>, S81–S86 (2016).</w:t>
      </w:r>
    </w:p>
    <w:p w14:paraId="2D8D1AD7" w14:textId="77777777" w:rsidR="00FD64F3" w:rsidRPr="00FD64F3" w:rsidRDefault="00FD64F3" w:rsidP="00FD64F3">
      <w:pPr>
        <w:pStyle w:val="Bibliography"/>
      </w:pPr>
      <w:r w:rsidRPr="00FD64F3">
        <w:t>78.</w:t>
      </w:r>
      <w:r w:rsidRPr="00FD64F3">
        <w:tab/>
        <w:t xml:space="preserve">Cohen, J., Agel, L., Barlow, M., Garfinkel, C. I. &amp; White, I. Linking Arctic variability and change with extreme winter weather in the United States. </w:t>
      </w:r>
      <w:r w:rsidRPr="00FD64F3">
        <w:rPr>
          <w:i/>
          <w:iCs/>
        </w:rPr>
        <w:t>Science</w:t>
      </w:r>
      <w:r w:rsidRPr="00FD64F3">
        <w:t xml:space="preserve"> </w:t>
      </w:r>
      <w:r w:rsidRPr="00FD64F3">
        <w:rPr>
          <w:b/>
          <w:bCs/>
        </w:rPr>
        <w:t>373</w:t>
      </w:r>
      <w:r w:rsidRPr="00FD64F3">
        <w:t>, 1116–1121 (2021).</w:t>
      </w:r>
    </w:p>
    <w:p w14:paraId="194B72F0" w14:textId="77777777" w:rsidR="00FD64F3" w:rsidRPr="00FD64F3" w:rsidRDefault="00FD64F3" w:rsidP="00FD64F3">
      <w:pPr>
        <w:pStyle w:val="Bibliography"/>
      </w:pPr>
      <w:r w:rsidRPr="00FD64F3">
        <w:t>79.</w:t>
      </w:r>
      <w:r w:rsidRPr="00FD64F3">
        <w:tab/>
        <w:t xml:space="preserve">Haider, K. &amp; Anis, K. Heat Wave Death Toll Rises to 2,000 in Pakistan’s Financial Hub. </w:t>
      </w:r>
      <w:r w:rsidRPr="00FD64F3">
        <w:rPr>
          <w:i/>
          <w:iCs/>
        </w:rPr>
        <w:t>Bloomberg.com</w:t>
      </w:r>
      <w:r w:rsidRPr="00FD64F3">
        <w:t xml:space="preserve"> (2015).</w:t>
      </w:r>
    </w:p>
    <w:p w14:paraId="7E8529F0" w14:textId="77777777" w:rsidR="00FD64F3" w:rsidRPr="00FD64F3" w:rsidRDefault="00FD64F3" w:rsidP="00FD64F3">
      <w:pPr>
        <w:pStyle w:val="Bibliography"/>
      </w:pPr>
      <w:r w:rsidRPr="00FD64F3">
        <w:t>80.</w:t>
      </w:r>
      <w:r w:rsidRPr="00FD64F3">
        <w:tab/>
        <w:t xml:space="preserve">Davis, L., Gertler, P., Jarvis, S. &amp; Wolfram, C. Air conditioning and global inequality. </w:t>
      </w:r>
      <w:r w:rsidRPr="00FD64F3">
        <w:rPr>
          <w:i/>
          <w:iCs/>
        </w:rPr>
        <w:t>Glob. Environ. Change</w:t>
      </w:r>
      <w:r w:rsidRPr="00FD64F3">
        <w:t xml:space="preserve"> </w:t>
      </w:r>
      <w:r w:rsidRPr="00FD64F3">
        <w:rPr>
          <w:b/>
          <w:bCs/>
        </w:rPr>
        <w:t>69</w:t>
      </w:r>
      <w:r w:rsidRPr="00FD64F3">
        <w:t>, 102299 (2021).</w:t>
      </w:r>
    </w:p>
    <w:p w14:paraId="55A6EAB3" w14:textId="77777777" w:rsidR="00FD64F3" w:rsidRPr="00FD64F3" w:rsidRDefault="00FD64F3" w:rsidP="00FD64F3">
      <w:pPr>
        <w:pStyle w:val="Bibliography"/>
      </w:pPr>
      <w:r w:rsidRPr="00FD64F3">
        <w:t>81.</w:t>
      </w:r>
      <w:r w:rsidRPr="00FD64F3">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7F86C14C" w14:textId="77777777" w:rsidR="00FD64F3" w:rsidRPr="00FD64F3" w:rsidRDefault="00FD64F3" w:rsidP="00FD64F3">
      <w:pPr>
        <w:pStyle w:val="Bibliography"/>
      </w:pPr>
      <w:r w:rsidRPr="00FD64F3">
        <w:t>82.</w:t>
      </w:r>
      <w:r w:rsidRPr="00FD64F3">
        <w:tab/>
        <w:t>Weather Data &amp; Weather API | Visual Crossing. https://www.visualcrossing.com/.</w:t>
      </w:r>
    </w:p>
    <w:p w14:paraId="6FB26C81" w14:textId="77777777" w:rsidR="00FD64F3" w:rsidRPr="00FD64F3" w:rsidRDefault="00FD64F3" w:rsidP="00FD64F3">
      <w:pPr>
        <w:pStyle w:val="Bibliography"/>
      </w:pPr>
      <w:r w:rsidRPr="00FD64F3">
        <w:lastRenderedPageBreak/>
        <w:t>83.</w:t>
      </w:r>
      <w:r w:rsidRPr="00FD64F3">
        <w:tab/>
        <w:t xml:space="preserve">Parkinson, T. </w:t>
      </w:r>
      <w:r w:rsidRPr="00FD64F3">
        <w:rPr>
          <w:i/>
          <w:iCs/>
        </w:rPr>
        <w:t>et al.</w:t>
      </w:r>
      <w:r w:rsidRPr="00FD64F3">
        <w:t xml:space="preserve"> ASHRAE global database of thermal comfort field measurements. (2022).</w:t>
      </w:r>
    </w:p>
    <w:p w14:paraId="2AF98049" w14:textId="77777777" w:rsidR="00FD64F3" w:rsidRPr="00FD64F3" w:rsidRDefault="00FD64F3" w:rsidP="00FD64F3">
      <w:pPr>
        <w:pStyle w:val="Bibliography"/>
      </w:pPr>
      <w:r w:rsidRPr="00FD64F3">
        <w:t>84.</w:t>
      </w:r>
      <w:r w:rsidRPr="00FD64F3">
        <w:tab/>
        <w:t xml:space="preserve">Gagge, A. P., Stolwijk, J. &amp; Nishi, Y. An Effective Temperature Scale Based on a Simple Model of Human Physiological Regulatory Response. </w:t>
      </w:r>
      <w:r w:rsidRPr="00FD64F3">
        <w:rPr>
          <w:i/>
          <w:iCs/>
        </w:rPr>
        <w:t>ASHRAE Trans</w:t>
      </w:r>
      <w:r w:rsidRPr="00FD64F3">
        <w:t xml:space="preserve"> </w:t>
      </w:r>
      <w:r w:rsidRPr="00FD64F3">
        <w:rPr>
          <w:b/>
          <w:bCs/>
        </w:rPr>
        <w:t>77</w:t>
      </w:r>
      <w:r w:rsidRPr="00FD64F3">
        <w:t>, 247–257 (1971).</w:t>
      </w:r>
    </w:p>
    <w:p w14:paraId="40BB27E4" w14:textId="77777777" w:rsidR="00FD64F3" w:rsidRPr="00FD64F3" w:rsidRDefault="00FD64F3" w:rsidP="00FD64F3">
      <w:pPr>
        <w:pStyle w:val="Bibliography"/>
      </w:pPr>
      <w:r w:rsidRPr="00FD64F3">
        <w:t>85.</w:t>
      </w:r>
      <w:r w:rsidRPr="00FD64F3">
        <w:tab/>
        <w:t xml:space="preserve">Schweiker, M. </w:t>
      </w:r>
      <w:r w:rsidRPr="00FD64F3">
        <w:rPr>
          <w:i/>
          <w:iCs/>
        </w:rPr>
        <w:t>et al.</w:t>
      </w:r>
      <w:r w:rsidRPr="00FD64F3">
        <w:t xml:space="preserve"> comf: Models and Equations for Human Comfort Research. (2022).</w:t>
      </w:r>
    </w:p>
    <w:p w14:paraId="66F63895" w14:textId="77777777" w:rsidR="00FD64F3" w:rsidRPr="00FD64F3" w:rsidRDefault="00FD64F3" w:rsidP="00FD64F3">
      <w:pPr>
        <w:pStyle w:val="Bibliography"/>
      </w:pPr>
      <w:r w:rsidRPr="00FD64F3">
        <w:t>86.</w:t>
      </w:r>
      <w:r w:rsidRPr="00FD64F3">
        <w:tab/>
        <w:t xml:space="preserve">Dawe, M., Raftery, P., Woolley, J., Schiavon, S. &amp; Bauman, F. Comparison of mean radiant and air temperatures in mechanically-conditioned commercial buildings from over 200,000 field and laboratory measurements. </w:t>
      </w:r>
      <w:r w:rsidRPr="00FD64F3">
        <w:rPr>
          <w:i/>
          <w:iCs/>
        </w:rPr>
        <w:t>Energy Build.</w:t>
      </w:r>
      <w:r w:rsidRPr="00FD64F3">
        <w:t xml:space="preserve"> </w:t>
      </w:r>
      <w:r w:rsidRPr="00FD64F3">
        <w:rPr>
          <w:b/>
          <w:bCs/>
        </w:rPr>
        <w:t>206</w:t>
      </w:r>
      <w:r w:rsidRPr="00FD64F3">
        <w:t>, 109582 (2020).</w:t>
      </w:r>
    </w:p>
    <w:p w14:paraId="0EE59568" w14:textId="77777777" w:rsidR="00FD64F3" w:rsidRPr="00FD64F3" w:rsidRDefault="00FD64F3" w:rsidP="00FD64F3">
      <w:pPr>
        <w:pStyle w:val="Bibliography"/>
      </w:pPr>
      <w:r w:rsidRPr="00FD64F3">
        <w:t>87.</w:t>
      </w:r>
      <w:r w:rsidRPr="00FD64F3">
        <w:tab/>
        <w:t xml:space="preserve">ASHRAE. </w:t>
      </w:r>
      <w:r w:rsidRPr="00FD64F3">
        <w:rPr>
          <w:i/>
          <w:iCs/>
        </w:rPr>
        <w:t>Thermal Environmental Conditions for Human Occupancy</w:t>
      </w:r>
      <w:r w:rsidRPr="00FD64F3">
        <w:t>. https://www.ashrae.org/technical-resources/bookstore/standard-55-thermal-environmental-conditions-for-human-occupancy (2020).</w:t>
      </w:r>
    </w:p>
    <w:p w14:paraId="18A17221" w14:textId="77777777" w:rsidR="00FD64F3" w:rsidRPr="00FD64F3" w:rsidRDefault="00FD64F3" w:rsidP="00FD64F3">
      <w:pPr>
        <w:pStyle w:val="Bibliography"/>
      </w:pPr>
      <w:r w:rsidRPr="00FD64F3">
        <w:t>88.</w:t>
      </w:r>
      <w:r w:rsidRPr="00FD64F3">
        <w:tab/>
        <w:t xml:space="preserve">Lapillonne, B. </w:t>
      </w:r>
      <w:r w:rsidRPr="00FD64F3">
        <w:rPr>
          <w:i/>
          <w:iCs/>
        </w:rPr>
        <w:t>Future of Air-Conditioning</w:t>
      </w:r>
      <w:r w:rsidRPr="00FD64F3">
        <w:t>. https://www.enerdata.net/publications/executive-briefing/the-future-air-conditioning-global-demand.html (2019).</w:t>
      </w:r>
    </w:p>
    <w:p w14:paraId="04A40A13" w14:textId="77777777" w:rsidR="00FD64F3" w:rsidRPr="00FD64F3" w:rsidRDefault="00FD64F3" w:rsidP="00FD64F3">
      <w:pPr>
        <w:pStyle w:val="Bibliography"/>
      </w:pPr>
      <w:r w:rsidRPr="00FD64F3">
        <w:t>89.</w:t>
      </w:r>
      <w:r w:rsidRPr="00FD64F3">
        <w:tab/>
        <w:t xml:space="preserve">Winter Storm Uri. </w:t>
      </w:r>
      <w:r w:rsidRPr="00FD64F3">
        <w:rPr>
          <w:i/>
          <w:iCs/>
        </w:rPr>
        <w:t>Federal Communications Commission</w:t>
      </w:r>
      <w:r w:rsidRPr="00FD64F3">
        <w:t xml:space="preserve"> https://www.fcc.gov/uri (2021).</w:t>
      </w:r>
    </w:p>
    <w:p w14:paraId="24232337" w14:textId="77777777" w:rsidR="00FD64F3" w:rsidRPr="00FD64F3" w:rsidRDefault="00FD64F3" w:rsidP="00FD64F3">
      <w:pPr>
        <w:pStyle w:val="Bibliography"/>
      </w:pPr>
      <w:r w:rsidRPr="00FD64F3">
        <w:t>90.</w:t>
      </w:r>
      <w:r w:rsidRPr="00FD64F3">
        <w:tab/>
        <w:t xml:space="preserve">Doan, L. How Many Millions Are Without Power in Texas? It’s Impossible to Know for Sure. </w:t>
      </w:r>
      <w:r w:rsidRPr="00FD64F3">
        <w:rPr>
          <w:i/>
          <w:iCs/>
        </w:rPr>
        <w:t>Time</w:t>
      </w:r>
      <w:r w:rsidRPr="00FD64F3">
        <w:t xml:space="preserve"> (2021).</w:t>
      </w:r>
    </w:p>
    <w:p w14:paraId="730AC42D" w14:textId="77777777" w:rsidR="00FD64F3" w:rsidRPr="00FD64F3" w:rsidRDefault="00FD64F3" w:rsidP="00FD64F3">
      <w:pPr>
        <w:pStyle w:val="Bibliography"/>
      </w:pPr>
      <w:r w:rsidRPr="00FD64F3">
        <w:t>91.</w:t>
      </w:r>
      <w:r w:rsidRPr="00FD64F3">
        <w:tab/>
        <w:t>Texas uses natural gas for electricity generation and home heating. https://www.eia.gov/todayinenergy/detail.php?id=47116.</w:t>
      </w:r>
    </w:p>
    <w:p w14:paraId="7F14F252" w14:textId="77777777" w:rsidR="00FD64F3" w:rsidRPr="00FD64F3" w:rsidRDefault="00FD64F3" w:rsidP="00FD64F3">
      <w:pPr>
        <w:pStyle w:val="Bibliography"/>
      </w:pPr>
      <w:r w:rsidRPr="00FD64F3">
        <w:t>92.</w:t>
      </w:r>
      <w:r w:rsidRPr="00FD64F3">
        <w:tab/>
        <w:t xml:space="preserve">Subramanian, S. </w:t>
      </w:r>
      <w:r w:rsidRPr="00FD64F3">
        <w:rPr>
          <w:i/>
          <w:iCs/>
        </w:rPr>
        <w:t>et al.</w:t>
      </w:r>
      <w:r w:rsidRPr="00FD64F3">
        <w:t xml:space="preserve"> </w:t>
      </w:r>
      <w:r w:rsidRPr="00FD64F3">
        <w:rPr>
          <w:i/>
          <w:iCs/>
        </w:rPr>
        <w:t>2022 State Energy Efficiency Scorecard</w:t>
      </w:r>
      <w:r w:rsidRPr="00FD64F3">
        <w:t>. (2022).</w:t>
      </w:r>
    </w:p>
    <w:p w14:paraId="61A13D48" w14:textId="77777777" w:rsidR="00FD64F3" w:rsidRPr="00FD64F3" w:rsidRDefault="00FD64F3" w:rsidP="00FD64F3">
      <w:pPr>
        <w:pStyle w:val="Bibliography"/>
      </w:pPr>
      <w:r w:rsidRPr="00FD64F3">
        <w:t>93.</w:t>
      </w:r>
      <w:r w:rsidRPr="00FD64F3">
        <w:tab/>
        <w:t xml:space="preserve">Hellerstedt, J. </w:t>
      </w:r>
      <w:r w:rsidRPr="00FD64F3">
        <w:rPr>
          <w:i/>
          <w:iCs/>
        </w:rPr>
        <w:t>February 2021 Winter Storm-Related Deaths – Texas</w:t>
      </w:r>
      <w:r w:rsidRPr="00FD64F3">
        <w:t>. https://www.dshs.texas.gov/news/updates/SMOC_FebWinterStorm_MortalitySurvReport_12-30-21.pdf (2021).</w:t>
      </w:r>
    </w:p>
    <w:p w14:paraId="01B8D8FD" w14:textId="77777777" w:rsidR="00FD64F3" w:rsidRPr="00FD64F3" w:rsidRDefault="00FD64F3" w:rsidP="00FD64F3">
      <w:pPr>
        <w:pStyle w:val="Bibliography"/>
      </w:pPr>
      <w:r w:rsidRPr="00FD64F3">
        <w:t>94.</w:t>
      </w:r>
      <w:r w:rsidRPr="00FD64F3">
        <w:tab/>
        <w:t>U.S. DOE. EnergyPlus. (2022).</w:t>
      </w:r>
    </w:p>
    <w:p w14:paraId="2B690F9E" w14:textId="77777777" w:rsidR="00FD64F3" w:rsidRPr="00FD64F3" w:rsidRDefault="00FD64F3" w:rsidP="00FD64F3">
      <w:pPr>
        <w:pStyle w:val="Bibliography"/>
      </w:pPr>
      <w:r w:rsidRPr="00FD64F3">
        <w:t>95.</w:t>
      </w:r>
      <w:r w:rsidRPr="00FD64F3">
        <w:tab/>
        <w:t>Texas Building Permit Data - Texas Real Estate Research Center. https://www.recenter.tamu.edu:443/data/building-permits.</w:t>
      </w:r>
    </w:p>
    <w:p w14:paraId="7888F298" w14:textId="77777777" w:rsidR="00FD64F3" w:rsidRPr="00FD64F3" w:rsidRDefault="00FD64F3" w:rsidP="00FD64F3">
      <w:pPr>
        <w:pStyle w:val="Bibliography"/>
      </w:pPr>
      <w:r w:rsidRPr="00FD64F3">
        <w:t>96.</w:t>
      </w:r>
      <w:r w:rsidRPr="00FD64F3">
        <w:tab/>
        <w:t>Texas Section-ASCE. Recommended Practice for the Design of Residential Foundations. (2007).</w:t>
      </w:r>
    </w:p>
    <w:p w14:paraId="38CFAC07" w14:textId="77777777" w:rsidR="00FD64F3" w:rsidRPr="00FD64F3" w:rsidRDefault="00FD64F3" w:rsidP="00FD64F3">
      <w:pPr>
        <w:pStyle w:val="Bibliography"/>
      </w:pPr>
      <w:r w:rsidRPr="00FD64F3">
        <w:lastRenderedPageBreak/>
        <w:t>97.</w:t>
      </w:r>
      <w:r w:rsidRPr="00FD64F3">
        <w:tab/>
        <w:t xml:space="preserve">Mendon, V. V. &amp; Taylor, Z. T. </w:t>
      </w:r>
      <w:r w:rsidRPr="00FD64F3">
        <w:rPr>
          <w:i/>
          <w:iCs/>
        </w:rPr>
        <w:t>Development of residential prototype building models and analysis system for large-scale energy efficiency studies using EnergyPlus</w:t>
      </w:r>
      <w:r w:rsidRPr="00FD64F3">
        <w:t>. (2014).</w:t>
      </w:r>
    </w:p>
    <w:p w14:paraId="1207574C" w14:textId="77777777" w:rsidR="00FD64F3" w:rsidRPr="00FD64F3" w:rsidRDefault="00FD64F3" w:rsidP="00FD64F3">
      <w:pPr>
        <w:pStyle w:val="Bibliography"/>
      </w:pPr>
      <w:r w:rsidRPr="00FD64F3">
        <w:t>98.</w:t>
      </w:r>
      <w:r w:rsidRPr="00FD64F3">
        <w:tab/>
        <w:t>Prototype Building Models | Building Energy Codes Program. https://www.energycodes.gov/prototype-building-models#Residential.</w:t>
      </w:r>
    </w:p>
    <w:p w14:paraId="561AF77B" w14:textId="5FEF6A94" w:rsidR="00A46F95" w:rsidRDefault="00306945" w:rsidP="00483565">
      <w:pPr>
        <w:pStyle w:val="Heading1"/>
        <w:spacing w:line="276" w:lineRule="auto"/>
      </w:pPr>
      <w:r w:rsidRPr="00483565">
        <w:rPr>
          <w:sz w:val="20"/>
          <w:szCs w:val="20"/>
        </w:rP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9"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20"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Arfa Aijazi" w:date="2023-12-08T17:04:00Z" w:initials="AA">
    <w:p w14:paraId="1E0B9FA9" w14:textId="77777777" w:rsidR="00515E5E" w:rsidRDefault="00515E5E" w:rsidP="00515E5E">
      <w:pPr>
        <w:jc w:val="left"/>
      </w:pPr>
      <w:r>
        <w:rPr>
          <w:rStyle w:val="CommentReference"/>
        </w:rPr>
        <w:annotationRef/>
      </w:r>
      <w:r>
        <w:rPr>
          <w:sz w:val="20"/>
          <w:szCs w:val="20"/>
        </w:rPr>
        <w:t>Can anyone recommend a god source to validate these values?</w:t>
      </w:r>
    </w:p>
  </w:comment>
  <w:comment w:id="33" w:author="Thomas Parkinson" w:date="2023-12-15T10:03:00Z" w:initials="TP">
    <w:p w14:paraId="1DE386ED" w14:textId="77777777" w:rsidR="00C31C62" w:rsidRDefault="00C31C62" w:rsidP="00C31C62">
      <w:pPr>
        <w:jc w:val="left"/>
      </w:pPr>
      <w:r>
        <w:rPr>
          <w:rStyle w:val="CommentReference"/>
        </w:rPr>
        <w:annotationRef/>
      </w:r>
      <w:r>
        <w:rPr>
          <w:color w:val="000000"/>
          <w:sz w:val="20"/>
          <w:szCs w:val="20"/>
        </w:rPr>
        <w:t xml:space="preserve">I think Stefano added these in originally. Perhaps ASHRAE gives something? </w:t>
      </w:r>
    </w:p>
  </w:comment>
  <w:comment w:id="90" w:author="Arfa Aijazi" w:date="2023-12-13T11:29:00Z" w:initials="AA">
    <w:p w14:paraId="6D904607" w14:textId="08B4F63C" w:rsidR="00483565" w:rsidRDefault="00483565" w:rsidP="00483565">
      <w:pPr>
        <w:jc w:val="left"/>
      </w:pPr>
      <w:r>
        <w:rPr>
          <w:rStyle w:val="CommentReference"/>
        </w:rPr>
        <w:annotationRef/>
      </w:r>
      <w:r>
        <w:rPr>
          <w:sz w:val="20"/>
          <w:szCs w:val="20"/>
        </w:rPr>
        <w:t>Changed label from “baseline” to “no intervention” to avoid ambiguity</w:t>
      </w:r>
    </w:p>
  </w:comment>
  <w:comment w:id="91" w:author="Thomas Parkinson" w:date="2023-12-15T10:07:00Z" w:initials="TP">
    <w:p w14:paraId="7E7AF2C3" w14:textId="77777777" w:rsidR="00C31C62" w:rsidRDefault="00C31C62" w:rsidP="00C31C62">
      <w:pPr>
        <w:jc w:val="left"/>
      </w:pPr>
      <w:r>
        <w:rPr>
          <w:rStyle w:val="CommentReference"/>
        </w:rPr>
        <w:annotationRef/>
      </w:r>
      <w:r>
        <w:rPr>
          <w:color w:val="000000"/>
          <w:sz w:val="20"/>
          <w:szCs w:val="20"/>
        </w:rPr>
        <w:t>Good solution.</w:t>
      </w:r>
    </w:p>
  </w:comment>
  <w:comment w:id="112" w:author="Arfa Aijazi" w:date="2023-12-13T11:52:00Z" w:initials="AA">
    <w:p w14:paraId="3D18EE3A" w14:textId="1145E3F4" w:rsidR="00483565" w:rsidRDefault="00483565" w:rsidP="00483565">
      <w:pPr>
        <w:jc w:val="left"/>
      </w:pPr>
      <w:r>
        <w:rPr>
          <w:rStyle w:val="CommentReference"/>
        </w:rPr>
        <w:annotationRef/>
      </w:r>
      <w:r>
        <w:rPr>
          <w:sz w:val="20"/>
          <w:szCs w:val="20"/>
        </w:rPr>
        <w:t>New figure to demonstrate impact of laboratory findings on energy consumption during the 2021 Texas Power Crisis</w:t>
      </w:r>
    </w:p>
  </w:comment>
  <w:comment w:id="409" w:author="Arfa Aijazi" w:date="2023-12-13T13:45:00Z" w:initials="AA">
    <w:p w14:paraId="2F63BD8E" w14:textId="77777777" w:rsidR="005C593F" w:rsidRDefault="005C593F" w:rsidP="005C593F">
      <w:pPr>
        <w:jc w:val="left"/>
      </w:pPr>
      <w:r>
        <w:rPr>
          <w:rStyle w:val="CommentReference"/>
        </w:rPr>
        <w:annotationRef/>
      </w:r>
      <w:r>
        <w:rPr>
          <w:sz w:val="20"/>
          <w:szCs w:val="20"/>
        </w:rPr>
        <w:t xml:space="preserve">Somehow we forgot to include this part of the experimental procedure in the original draft. </w:t>
      </w:r>
    </w:p>
  </w:comment>
  <w:comment w:id="410" w:author="Thomas Parkinson" w:date="2023-12-15T10:27:00Z" w:initials="TP">
    <w:p w14:paraId="7FF1758B" w14:textId="77777777" w:rsidR="00805797" w:rsidRDefault="00805797" w:rsidP="00805797">
      <w:pPr>
        <w:jc w:val="left"/>
      </w:pPr>
      <w:r>
        <w:rPr>
          <w:rStyle w:val="CommentReference"/>
        </w:rPr>
        <w:annotationRef/>
      </w:r>
      <w:r>
        <w:rPr>
          <w:color w:val="000000"/>
          <w:sz w:val="20"/>
          <w:szCs w:val="20"/>
        </w:rPr>
        <w:t>Oops nice catch!</w:t>
      </w:r>
    </w:p>
  </w:comment>
  <w:comment w:id="422" w:author="Thomas Parkinson" w:date="2023-12-15T10:34:00Z" w:initials="TP">
    <w:p w14:paraId="12D3C1A2" w14:textId="77777777" w:rsidR="008B6D79" w:rsidRDefault="008B6D79" w:rsidP="008B6D79">
      <w:pPr>
        <w:jc w:val="left"/>
      </w:pPr>
      <w:r>
        <w:rPr>
          <w:rStyle w:val="CommentReference"/>
        </w:rPr>
        <w:annotationRef/>
      </w:r>
      <w:r>
        <w:rPr>
          <w:sz w:val="20"/>
          <w:szCs w:val="20"/>
        </w:rPr>
        <w:t>This is duplicate content so I just deleting.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B9FA9" w15:done="0"/>
  <w15:commentEx w15:paraId="1DE386ED" w15:paraIdParent="1E0B9FA9" w15:done="0"/>
  <w15:commentEx w15:paraId="6D904607" w15:done="1"/>
  <w15:commentEx w15:paraId="7E7AF2C3" w15:paraIdParent="6D904607" w15:done="1"/>
  <w15:commentEx w15:paraId="3D18EE3A" w15:done="0"/>
  <w15:commentEx w15:paraId="2F63BD8E" w15:done="0"/>
  <w15:commentEx w15:paraId="7FF1758B" w15:paraIdParent="2F63BD8E" w15:done="0"/>
  <w15:commentEx w15:paraId="12D3C1A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A6FA77" w16cex:dateUtc="2023-12-08T22:04:00Z"/>
  <w16cex:commentExtensible w16cex:durableId="152A26B5" w16cex:dateUtc="2023-12-14T23:03:00Z"/>
  <w16cex:commentExtensible w16cex:durableId="6494C09D" w16cex:dateUtc="2023-12-13T16:29:00Z"/>
  <w16cex:commentExtensible w16cex:durableId="5ED33BF6" w16cex:dateUtc="2023-12-14T23:07:00Z"/>
  <w16cex:commentExtensible w16cex:durableId="69E5A232" w16cex:dateUtc="2023-12-13T16:52:00Z"/>
  <w16cex:commentExtensible w16cex:durableId="58256D2B" w16cex:dateUtc="2023-12-13T18:45:00Z"/>
  <w16cex:commentExtensible w16cex:durableId="4F5D236B" w16cex:dateUtc="2023-12-14T23:27:00Z"/>
  <w16cex:commentExtensible w16cex:durableId="126D3ECF" w16cex:dateUtc="2023-12-14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B9FA9" w16cid:durableId="79A6FA77"/>
  <w16cid:commentId w16cid:paraId="1DE386ED" w16cid:durableId="152A26B5"/>
  <w16cid:commentId w16cid:paraId="6D904607" w16cid:durableId="6494C09D"/>
  <w16cid:commentId w16cid:paraId="7E7AF2C3" w16cid:durableId="5ED33BF6"/>
  <w16cid:commentId w16cid:paraId="3D18EE3A" w16cid:durableId="69E5A232"/>
  <w16cid:commentId w16cid:paraId="2F63BD8E" w16cid:durableId="58256D2B"/>
  <w16cid:commentId w16cid:paraId="7FF1758B" w16cid:durableId="4F5D236B"/>
  <w16cid:commentId w16cid:paraId="12D3C1A2" w16cid:durableId="126D3E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kinson">
    <w15:presenceInfo w15:providerId="AD" w15:userId="S::thomas.parkinson@sydney.edu.au::4898fbe7-ac67-4c34-b71f-5ad2e28711f8"/>
  </w15:person>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7DEA"/>
    <w:rsid w:val="00025846"/>
    <w:rsid w:val="000311DB"/>
    <w:rsid w:val="00040BE4"/>
    <w:rsid w:val="00046A7D"/>
    <w:rsid w:val="00050481"/>
    <w:rsid w:val="00050CB2"/>
    <w:rsid w:val="00061E9B"/>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51D8"/>
    <w:rsid w:val="001D7C13"/>
    <w:rsid w:val="001E5C84"/>
    <w:rsid w:val="001F2435"/>
    <w:rsid w:val="001F66F4"/>
    <w:rsid w:val="002078DA"/>
    <w:rsid w:val="00213C73"/>
    <w:rsid w:val="00227E88"/>
    <w:rsid w:val="00230226"/>
    <w:rsid w:val="0023313F"/>
    <w:rsid w:val="00235A5A"/>
    <w:rsid w:val="00242493"/>
    <w:rsid w:val="0024337D"/>
    <w:rsid w:val="00283883"/>
    <w:rsid w:val="002A2630"/>
    <w:rsid w:val="002A4E8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83565"/>
    <w:rsid w:val="004A3A32"/>
    <w:rsid w:val="004C2C72"/>
    <w:rsid w:val="004D74F8"/>
    <w:rsid w:val="004E5290"/>
    <w:rsid w:val="004F7E72"/>
    <w:rsid w:val="004F7F1A"/>
    <w:rsid w:val="00501060"/>
    <w:rsid w:val="00503764"/>
    <w:rsid w:val="00503E4D"/>
    <w:rsid w:val="00515E5E"/>
    <w:rsid w:val="005215B8"/>
    <w:rsid w:val="00527503"/>
    <w:rsid w:val="00531E1E"/>
    <w:rsid w:val="00533CC8"/>
    <w:rsid w:val="00561F98"/>
    <w:rsid w:val="00573620"/>
    <w:rsid w:val="005805BF"/>
    <w:rsid w:val="005951D7"/>
    <w:rsid w:val="005964D7"/>
    <w:rsid w:val="005A0458"/>
    <w:rsid w:val="005A1BEF"/>
    <w:rsid w:val="005C593F"/>
    <w:rsid w:val="005C702D"/>
    <w:rsid w:val="005D436F"/>
    <w:rsid w:val="005E7647"/>
    <w:rsid w:val="005F754C"/>
    <w:rsid w:val="006005ED"/>
    <w:rsid w:val="006212FB"/>
    <w:rsid w:val="00644C33"/>
    <w:rsid w:val="00644DB8"/>
    <w:rsid w:val="00657CA8"/>
    <w:rsid w:val="0067340E"/>
    <w:rsid w:val="00693711"/>
    <w:rsid w:val="00696567"/>
    <w:rsid w:val="006971DB"/>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123E"/>
    <w:rsid w:val="00845D6F"/>
    <w:rsid w:val="0085607A"/>
    <w:rsid w:val="00861ACB"/>
    <w:rsid w:val="00861F02"/>
    <w:rsid w:val="00863756"/>
    <w:rsid w:val="00867761"/>
    <w:rsid w:val="00872113"/>
    <w:rsid w:val="00875D37"/>
    <w:rsid w:val="00876193"/>
    <w:rsid w:val="00877F00"/>
    <w:rsid w:val="00880778"/>
    <w:rsid w:val="00881B2F"/>
    <w:rsid w:val="008920CF"/>
    <w:rsid w:val="0089601C"/>
    <w:rsid w:val="008A3BCC"/>
    <w:rsid w:val="008A3CA2"/>
    <w:rsid w:val="008A6A7A"/>
    <w:rsid w:val="008A7AE4"/>
    <w:rsid w:val="008B0944"/>
    <w:rsid w:val="008B1AEA"/>
    <w:rsid w:val="008B6D79"/>
    <w:rsid w:val="008E557D"/>
    <w:rsid w:val="00906D08"/>
    <w:rsid w:val="009107BE"/>
    <w:rsid w:val="0091087B"/>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17011"/>
    <w:rsid w:val="00B20484"/>
    <w:rsid w:val="00B3225C"/>
    <w:rsid w:val="00B44199"/>
    <w:rsid w:val="00B4500C"/>
    <w:rsid w:val="00B518EF"/>
    <w:rsid w:val="00B52057"/>
    <w:rsid w:val="00B54898"/>
    <w:rsid w:val="00B61458"/>
    <w:rsid w:val="00B66776"/>
    <w:rsid w:val="00B73BC3"/>
    <w:rsid w:val="00B877D9"/>
    <w:rsid w:val="00B92ADB"/>
    <w:rsid w:val="00B9330E"/>
    <w:rsid w:val="00BB0BB1"/>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3AC6"/>
    <w:rsid w:val="00C8745F"/>
    <w:rsid w:val="00C90808"/>
    <w:rsid w:val="00CB039C"/>
    <w:rsid w:val="00CB4AD7"/>
    <w:rsid w:val="00CC0DA9"/>
    <w:rsid w:val="00CD4659"/>
    <w:rsid w:val="00CE4E32"/>
    <w:rsid w:val="00D00EBD"/>
    <w:rsid w:val="00D17F37"/>
    <w:rsid w:val="00D32080"/>
    <w:rsid w:val="00D40FAA"/>
    <w:rsid w:val="00D4127F"/>
    <w:rsid w:val="00D44F6E"/>
    <w:rsid w:val="00D46C83"/>
    <w:rsid w:val="00D46CD4"/>
    <w:rsid w:val="00D56AFD"/>
    <w:rsid w:val="00D730C2"/>
    <w:rsid w:val="00D73C6A"/>
    <w:rsid w:val="00DB714A"/>
    <w:rsid w:val="00DD3B88"/>
    <w:rsid w:val="00DF66D6"/>
    <w:rsid w:val="00DF6708"/>
    <w:rsid w:val="00E112B3"/>
    <w:rsid w:val="00E114F4"/>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6F11"/>
    <w:rsid w:val="00F3522F"/>
    <w:rsid w:val="00F5115E"/>
    <w:rsid w:val="00F51EFB"/>
    <w:rsid w:val="00F550D5"/>
    <w:rsid w:val="00F62F70"/>
    <w:rsid w:val="00F81E67"/>
    <w:rsid w:val="00F94919"/>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naijazi/thermalManikinSlee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mailto:schiavon@berkeley.edu"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39449</Words>
  <Characters>224865</Characters>
  <Application>Microsoft Office Word</Application>
  <DocSecurity>0</DocSecurity>
  <Lines>1873</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2</cp:revision>
  <dcterms:created xsi:type="dcterms:W3CDTF">2023-12-15T03:56:00Z</dcterms:created>
  <dcterms:modified xsi:type="dcterms:W3CDTF">2023-12-15T03:56:00Z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id="mnFwDeoH"/&gt;&lt;style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