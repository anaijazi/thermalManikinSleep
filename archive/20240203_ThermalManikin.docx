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852A7D">
      <w:pPr>
        <w:pStyle w:val="Title"/>
        <w:spacing w:before="0"/>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67225D07" w:rsidR="0024337D" w:rsidRPr="005A0458" w:rsidRDefault="0024337D" w:rsidP="0024337D">
      <w:proofErr w:type="spellStart"/>
      <w:r>
        <w:t>Arfa</w:t>
      </w:r>
      <w:proofErr w:type="spellEnd"/>
      <w:r>
        <w:t xml:space="preserve"> Aijazi</w:t>
      </w:r>
      <w:r w:rsidRPr="006244EE">
        <w:rPr>
          <w:vertAlign w:val="superscript"/>
        </w:rPr>
        <w:t>1</w:t>
      </w:r>
      <w:r w:rsidR="00346C98">
        <w:rPr>
          <w:vertAlign w:val="superscript"/>
        </w:rPr>
        <w:t>,2</w:t>
      </w:r>
      <w:r>
        <w:t>, Thomas Parkinson</w:t>
      </w:r>
      <w:r w:rsidRPr="006244EE">
        <w:rPr>
          <w:vertAlign w:val="superscript"/>
        </w:rPr>
        <w:t>1</w:t>
      </w:r>
      <w:r w:rsidR="00C31C62">
        <w:rPr>
          <w:vertAlign w:val="superscript"/>
        </w:rPr>
        <w:t>,</w:t>
      </w:r>
      <w:r w:rsidR="00346C98">
        <w:rPr>
          <w:vertAlign w:val="superscript"/>
        </w:rPr>
        <w:t>3</w:t>
      </w:r>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p>
    <w:p w14:paraId="6930DFEF" w14:textId="5B0BF213" w:rsidR="00346C98" w:rsidRPr="00346C98" w:rsidRDefault="00346C98" w:rsidP="0024337D">
      <w:bookmarkStart w:id="0" w:name="OLE_LINK6"/>
      <w:bookmarkStart w:id="1" w:name="OLE_LINK7"/>
      <w:r>
        <w:rPr>
          <w:vertAlign w:val="superscript"/>
        </w:rPr>
        <w:t>2</w:t>
      </w:r>
      <w:r>
        <w:t>School of Architecture, University of Waterloo, Canada</w:t>
      </w:r>
    </w:p>
    <w:bookmarkEnd w:id="0"/>
    <w:bookmarkEnd w:id="1"/>
    <w:p w14:paraId="04E5B53A" w14:textId="59BBF04C" w:rsidR="00FD64F3" w:rsidRPr="00A81897" w:rsidRDefault="00346C98" w:rsidP="00FD64F3">
      <w:r>
        <w:rPr>
          <w:vertAlign w:val="superscript"/>
        </w:rPr>
        <w:t>3</w:t>
      </w:r>
      <w:r w:rsidR="00FD64F3" w:rsidRPr="00A81897">
        <w:t>Indoor Environmental Quality</w:t>
      </w:r>
      <w:r w:rsidR="00FD64F3">
        <w:t xml:space="preserve"> (IEQ)</w:t>
      </w:r>
      <w:r w:rsidR="00FD64F3" w:rsidRPr="00A81897">
        <w:t xml:space="preserve"> Lab, The University of Sydney, Australia</w:t>
      </w:r>
    </w:p>
    <w:p w14:paraId="5141BD4C" w14:textId="474671C3" w:rsidR="0024337D" w:rsidRPr="007E6B76" w:rsidRDefault="00283883" w:rsidP="007E6B76">
      <w:pPr>
        <w:pStyle w:val="Heading1"/>
      </w:pPr>
      <w:r w:rsidRPr="007E6B76">
        <w:t>Abstract</w:t>
      </w:r>
    </w:p>
    <w:p w14:paraId="6207E5D9" w14:textId="4799335B" w:rsidR="0024337D" w:rsidRPr="007268F9" w:rsidRDefault="0024337D" w:rsidP="0024337D">
      <w:bookmarkStart w:id="2" w:name="OLE_LINK1"/>
      <w:bookmarkStart w:id="3"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w:t>
      </w:r>
      <w:r w:rsidR="000B55C1">
        <w:t xml:space="preserve">are </w:t>
      </w:r>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w:t>
      </w:r>
      <w:r w:rsidR="00F26D09">
        <w:t xml:space="preserve"> heated</w:t>
      </w:r>
      <w:r w:rsidR="005A0458" w:rsidRPr="007268F9">
        <w:t xml:space="preserve"> blankets</w:t>
      </w:r>
      <w:r w:rsidRPr="007268F9">
        <w:t xml:space="preserve">, 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that many passive and low-energy strategies are highly effective in supplementing or replacing HVAC systems during sleep. Using passive strategies in combination with low-energy strategies that elevate air movement like ceiling or pedestal fans enhance</w:t>
      </w:r>
      <w:r w:rsidR="006971DB">
        <w:t>s</w:t>
      </w:r>
      <w:r w:rsidRPr="007268F9">
        <w:t xml:space="preserve"> the cooling effect by </w:t>
      </w:r>
      <w:r w:rsidR="0023313F" w:rsidRPr="007268F9">
        <w:t>three</w:t>
      </w:r>
      <w:r w:rsidRPr="007268F9">
        <w:t xml:space="preserve"> times</w:t>
      </w:r>
      <w:r w:rsidR="00365E0F">
        <w:t xml:space="preserve"> compared to </w:t>
      </w:r>
      <w:r w:rsidR="00F26D09">
        <w:t>using fans alone</w:t>
      </w:r>
      <w:r w:rsidRPr="007268F9">
        <w:t xml:space="preserve">. We </w:t>
      </w:r>
      <w:r w:rsidR="00D73C6A">
        <w:t>extrapolated</w:t>
      </w:r>
      <w:r w:rsidRPr="007268F9">
        <w:t xml:space="preserve"> our </w:t>
      </w:r>
      <w:r w:rsidR="005A0458" w:rsidRPr="007268F9">
        <w:t>experimental</w:t>
      </w:r>
      <w:r w:rsidR="00D73C6A">
        <w:t xml:space="preserve"> findings to estimate</w:t>
      </w:r>
      <w:r w:rsidRPr="007268F9">
        <w:t xml:space="preserve"> heating and cooling effect</w:t>
      </w:r>
      <w:r w:rsidR="00F3522F">
        <w:t>s</w:t>
      </w:r>
      <w:r w:rsidRPr="007268F9">
        <w:t xml:space="preserve"> </w:t>
      </w:r>
      <w:r w:rsidR="00D73C6A">
        <w:t>in</w:t>
      </w:r>
      <w:r w:rsidRPr="007268F9">
        <w:t xml:space="preserve"> two historical case studies: the 2015 Pakistan heat wave and the 2021 Texas power crisis. Passive and low-energy strategies reduce</w:t>
      </w:r>
      <w:r w:rsidR="006971DB">
        <w:t>d</w:t>
      </w:r>
      <w:r w:rsidRPr="007268F9">
        <w:t xml:space="preserve"> sleep time heat or cold exposure by </w:t>
      </w:r>
      <w:r w:rsidR="007961CB">
        <w:t>69-91%.</w:t>
      </w:r>
      <w:r w:rsidRPr="007268F9">
        <w:t xml:space="preserve"> The low-energy strategies we tested </w:t>
      </w:r>
      <w:r w:rsidR="00C66FF3" w:rsidRPr="007268F9">
        <w:t xml:space="preserve">require </w:t>
      </w:r>
      <w:r w:rsidRPr="007268F9">
        <w:t xml:space="preserve">one to two orders of magnitude less energy than HVAC systems, and the passive strategies require no energy input. </w:t>
      </w:r>
      <w:r w:rsidR="006971DB">
        <w:t>T</w:t>
      </w:r>
      <w:r w:rsidRPr="007268F9">
        <w:t xml:space="preserve">hese strategies </w:t>
      </w:r>
      <w:r w:rsidR="00F26D09">
        <w:t xml:space="preserve">can also </w:t>
      </w:r>
      <w:r w:rsidRPr="007268F9">
        <w:t xml:space="preserve">help reduce peak load surges </w:t>
      </w:r>
      <w:r w:rsidR="00A81897">
        <w:t xml:space="preserve">and total energy demand </w:t>
      </w:r>
      <w:r w:rsidRPr="007268F9">
        <w:t xml:space="preserve">in extreme temperature events. This reduces the need for utility loadshedding, which can put individuals at risk of </w:t>
      </w:r>
      <w:r w:rsidR="0023313F" w:rsidRPr="007268F9">
        <w:t xml:space="preserve">hazardous </w:t>
      </w:r>
      <w:r w:rsidRPr="007268F9">
        <w:t xml:space="preserve">heat or cold exposure. Our results may serve as a starting point for evidence-based public health guidelines on how individuals can sleep better during heat waves and cold snaps without </w:t>
      </w:r>
      <w:r w:rsidR="006971DB">
        <w:t xml:space="preserve">relying on </w:t>
      </w:r>
      <w:r w:rsidRPr="007268F9">
        <w:t>HVAC.</w:t>
      </w:r>
    </w:p>
    <w:bookmarkEnd w:id="2"/>
    <w:bookmarkEnd w:id="3"/>
    <w:p w14:paraId="79E30A2E" w14:textId="67830E75" w:rsidR="004F7E72" w:rsidRDefault="00A85128" w:rsidP="007268F9">
      <w:pPr>
        <w:pStyle w:val="Heading1"/>
      </w:pPr>
      <w:r>
        <w:t>Introduction</w:t>
      </w:r>
    </w:p>
    <w:p w14:paraId="160A9228" w14:textId="35355D37"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w:t>
      </w:r>
      <w:r w:rsidR="009D11BF">
        <w:t>one</w:t>
      </w:r>
      <w:r w:rsidR="007D0E8C">
        <w:t xml:space="preserve"> study </w:t>
      </w:r>
      <w:r>
        <w:t>report</w:t>
      </w:r>
      <w:r w:rsidR="009D11BF">
        <w:t>ed</w:t>
      </w:r>
      <w:r>
        <w:t xml:space="preserve">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5B45EA1C" w:rsidR="00AF1157" w:rsidRDefault="004F7E72" w:rsidP="004F7E72">
      <w:r>
        <w:lastRenderedPageBreak/>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D37EB0">
        <w:instrText xml:space="preserve"> ADDIN ZOTERO_ITEM CSL_CITATION {"citationID":"JNNpV1FJ","properties":{"formattedCitation":"\\super 15\\nosupersub{}","plainCitation":"15","noteIndex":0},"citationItems":[{"id":"H0uZokVw/aJGTZeOi","uris":["http://zotero.org/users/4259226/items/3UII6DYL"],"itemData":{"id":674,"type":"book","publisher":"CIBSE","source":"Google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r w:rsidR="00FD64F3">
        <w:t>Lomas et al.</w:t>
      </w:r>
      <w:r w:rsidR="00FD64F3">
        <w:fldChar w:fldCharType="begin"/>
      </w:r>
      <w:r w:rsidR="00FD64F3">
        <w:instrText xml:space="preserve"> ADDIN ZOTERO_ITEM CSL_CITATION {"citationID":"ID24i6NR","properties":{"formattedCitation":"\\super 18\\nosupersub{}","plainCitation":"18","noteIndex":0},"citationItems":[{"id":1743,"uris":["http://zotero.org/users/4259226/items/55JWPL2L"],"itemData":{"id":1743,"type":"article-journal","abstract":"Adequate sleep is crucial to human health and well-being and elevated night-time temperatures can degrade sleep quality. European countries with temperate climates use temperature thresholds between 25°C and 28°C to identify homes that are overheated. The current UK bedroom threshold of 26°C, is based on one small study, which is now over 45 years old. An extensive literature review indicated that with modern summertime bedding and bedwear, which enables body coverage to be easily adjusted, thermal comfort can be achieved for night-time bedroom temperatures up to approximately 29°C. Temperatures measured in 591 bedrooms during England’s hottest ever summer, 2018, are re-analysed. The prevalences of night-time overheating generated by alternative criteria are compared with the prevalences generated by the established adaptive overheating criterion. Comparisons are made for homes with different dwelling and household characteristics. Finally, a new overheating criterion is proposed based on the mean night-time bedroom temperature, with thresholds between 26°C and 29°C depending on the application of the criterion. The allowable exceedance of the chosen threshold is limited to seven nights between May and September. Adopting thresholds of 27°C for vulnerable households and 28°C for others, 23% (5.5 million) of the main bedrooms in English homes were deemed to be overheated in the hot summer of 2018, far fewer than the 69% obtained using the current UK bedroom criterion. Irrespective of the threshold chosen, there were clear, consistent and significant differences in overheating prevalence depending on dwelling and household characteristics. The proposed new overheating criterion is applicable to unconditioned bedrooms in temperate regions. It seeks to strike a balance between the risk that hot bedrooms will be air-conditioned and the risk of temperatures detrimental to a “good nights’ sleep”.\nPractical Application\nA new overheating criterion is proposed to identify overheated bedrooms. It adopts the familiar format of a temperature threshold and an allowable exceedance. It is applicable in temperate climates when people are asleep in unconditioned bedrooms. The criterion is intended to aid the interpretation of night-time temperatures predicted by dynamic thermal models and temperature measurements in existing bedrooms. It is applicable to individuals of different heat sensitivity, the design of new homes or the refurbishment of existing homes. With further testing and refinement, it offers a credible replacement to the existing UK bedroom criterion given in CIBSE Guide A, TM59 and in other guides. It can thus underpin the new overheating regulations, Part O, for the design of new dwellings in England.","container-title":"Building Services Engineering Research and Technology","DOI":"10.1177/01436244231183113","ISSN":"0143-6244","issue":"5","language":"en","note":"publisher: SAGE Publications Ltd STM","page":"485-517","source":"SAGE Journals","title":"An overheating criterion for bedrooms in temperate climates: Derivation and application","title-short":"An overheating criterion for bedrooms in temperate climates","URL":"https://doi.org/10.1177/01436244231183113","volume":"44","author":[{"family":"Lomas","given":"Kevin J"},{"family":"Li","given":"Matthew"}],"accessed":{"date-parts":[["2023",12,13]]},"issued":{"date-parts":[["2023",9,1]]}}}],"schema":"https://github.com/citation-style-language/schema/raw/master/csl-citation.json"} </w:instrText>
      </w:r>
      <w:r w:rsidR="00FD64F3">
        <w:fldChar w:fldCharType="separate"/>
      </w:r>
      <w:r w:rsidR="00FD64F3" w:rsidRPr="00FD64F3">
        <w:rPr>
          <w:rFonts w:cs="Times New Roman"/>
          <w:vertAlign w:val="superscript"/>
        </w:rPr>
        <w:t>18</w:t>
      </w:r>
      <w:r w:rsidR="00FD64F3">
        <w:fldChar w:fldCharType="end"/>
      </w:r>
      <w:r w:rsidR="00FD64F3">
        <w:t xml:space="preserve"> recently extended this survey analysis to derive new overheating criteria between </w:t>
      </w:r>
      <w:r w:rsidR="00FD64F3" w:rsidRPr="00FD64F3">
        <w:t>26°C and 29°C</w:t>
      </w:r>
      <w:r w:rsidR="00FD64F3">
        <w:t>.</w:t>
      </w:r>
    </w:p>
    <w:p w14:paraId="6699761D" w14:textId="6EBB1AFA"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FD64F3">
        <w:instrText xml:space="preserve"> ADDIN ZOTERO_ITEM CSL_CITATION {"citationID":"QWCvGwAR","properties":{"formattedCitation":"\\super 19\\uc0\\u8211{}22\\nosupersub{}","plainCitation":"19–22","noteIndex":0},"citationItems":[{"id":1528,"uris":["http://zotero.org/users/4259226/items/WIAYISIU"],"itemData":{"id":1528,"type":"report","abstract":"The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FD64F3" w:rsidRPr="00FD64F3">
        <w:rPr>
          <w:rFonts w:cs="Times New Roman"/>
          <w:vertAlign w:val="superscript"/>
        </w:rPr>
        <w:t>19–22</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FD64F3">
        <w:instrText xml:space="preserve"> ADDIN ZOTERO_ITEM CSL_CITATION {"citationID":"AGHyavrx","properties":{"formattedCitation":"\\super 23,24\\nosupersub{}","plainCitation":"23,24","noteIndex":0},"citationItems":[{"id":1539,"uris":["http://zotero.org/users/4259226/items/JMS5PKQQ"],"itemData":{"id":1539,"type":"webpage","abstract":"What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FD64F3" w:rsidRPr="00FD64F3">
        <w:rPr>
          <w:rFonts w:cs="Times New Roman"/>
          <w:vertAlign w:val="superscript"/>
        </w:rPr>
        <w:t>23,24</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65FBB6F1" w14:textId="0C49A08D" w:rsidR="00895731"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r w:rsidR="00840EF8">
        <w:t>Adoption of</w:t>
      </w:r>
      <w:r w:rsidR="005D436F">
        <w:t xml:space="preserve"> residential air conditioning </w:t>
      </w:r>
      <w:r w:rsidR="00895731">
        <w:t>correlates to a</w:t>
      </w:r>
      <w:r w:rsidR="005D436F">
        <w:t xml:space="preserve"> </w:t>
      </w:r>
      <w:r w:rsidR="00840EF8">
        <w:t xml:space="preserve">75% </w:t>
      </w:r>
      <w:r w:rsidR="005D436F">
        <w:t xml:space="preserve">reduction </w:t>
      </w:r>
      <w:r w:rsidR="00840EF8">
        <w:t>in</w:t>
      </w:r>
      <w:r w:rsidR="005D436F">
        <w:t xml:space="preserve"> </w:t>
      </w:r>
      <w:r w:rsidR="00840EF8">
        <w:t xml:space="preserve">heat-related </w:t>
      </w:r>
      <w:r w:rsidR="005D436F">
        <w:t xml:space="preserve">mortality </w:t>
      </w:r>
      <w:r w:rsidR="00840EF8">
        <w:t>in the U.S. since 1960</w:t>
      </w:r>
      <w:r w:rsidR="00E1350B">
        <w:fldChar w:fldCharType="begin"/>
      </w:r>
      <w:r w:rsidR="00FD64F3">
        <w:instrText xml:space="preserve"> ADDIN ZOTERO_ITEM CSL_CITATION {"citationID":"PHPLKJN7","properties":{"formattedCitation":"\\super 25\\nosupersub{}","plainCitation":"25","noteIndex":0},"citationItems":[{"id":556,"uris":["http://zotero.org/users/4259226/items/FEPX84IP"],"itemData":{"id":556,"type":"article-journal","abstract":"This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FD64F3" w:rsidRPr="00FD64F3">
        <w:rPr>
          <w:rFonts w:cs="Times New Roman"/>
          <w:vertAlign w:val="superscript"/>
        </w:rPr>
        <w:t>25</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FD64F3">
        <w:instrText xml:space="preserve"> ADDIN ZOTERO_ITEM CSL_CITATION {"citationID":"CAUfy65c","properties":{"formattedCitation":"\\super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However, space heating and cooling </w:t>
      </w:r>
      <w:r w:rsidR="00840EF8">
        <w:t>are</w:t>
      </w:r>
      <w:r>
        <w:t xml:space="preserve"> energy intensive and historically represents over 50% of energy end use in residential buildings</w:t>
      </w:r>
      <w:r>
        <w:fldChar w:fldCharType="begin"/>
      </w:r>
      <w:r w:rsidR="00FD64F3">
        <w:instrText xml:space="preserve"> ADDIN ZOTERO_ITEM CSL_CITATION {"citationID":"ziCkyvlM","properties":{"formattedCitation":"\\super 27\\nosupersub{}","plainCitation":"27","noteIndex":0},"citationItems":[{"id":390,"uris":["http://zotero.org/users/4259226/items/DL77EXMZ"],"itemData":{"id":390,"type":"report","event-place":"Washington,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FD64F3" w:rsidRPr="00FD64F3">
        <w:rPr>
          <w:rFonts w:cs="Times New Roman"/>
          <w:vertAlign w:val="superscript"/>
        </w:rPr>
        <w:t>27</w:t>
      </w:r>
      <w:r>
        <w:fldChar w:fldCharType="end"/>
      </w:r>
      <w:r>
        <w:t>.</w:t>
      </w:r>
      <w:r w:rsidR="007676DE">
        <w:t xml:space="preserve"> An average U.S. home of approximately 170 m</w:t>
      </w:r>
      <w:r w:rsidR="007676DE">
        <w:rPr>
          <w:vertAlign w:val="superscript"/>
        </w:rPr>
        <w:t>2</w:t>
      </w:r>
      <w:r w:rsidR="007676DE">
        <w:t xml:space="preserve"> </w:t>
      </w:r>
      <w:r w:rsidR="007676DE">
        <w:fldChar w:fldCharType="begin"/>
      </w:r>
      <w:r w:rsidR="007676DE">
        <w:instrText xml:space="preserve"> ADDIN ZOTERO_ITEM CSL_CITATION {"citationID":"lRs8dKgt","properties":{"formattedCitation":"\\super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7676DE">
        <w:fldChar w:fldCharType="separate"/>
      </w:r>
      <w:r w:rsidR="007676DE" w:rsidRPr="007676DE">
        <w:rPr>
          <w:rFonts w:cs="Times New Roman"/>
          <w:vertAlign w:val="superscript"/>
        </w:rPr>
        <w:t>26</w:t>
      </w:r>
      <w:r w:rsidR="007676DE">
        <w:fldChar w:fldCharType="end"/>
      </w:r>
      <w:r w:rsidR="007676DE">
        <w:t xml:space="preserve"> will require a 3 ton air conditioner</w:t>
      </w:r>
      <w:r w:rsidR="007676DE">
        <w:fldChar w:fldCharType="begin"/>
      </w:r>
      <w:r w:rsidR="007676DE">
        <w:instrText xml:space="preserve"> ADDIN ZOTERO_ITEM CSL_CITATION {"citationID":"FMLNvYef","properties":{"formattedCitation":"\\super 28\\nosupersub{}","plainCitation":"28","noteIndex":0},"citationItems":[{"id":1757,"uris":["http://zotero.org/users/4259226/items/GPWRVZND"],"itemData":{"id":1757,"type":"webpage","abstract":"AC Masters, here! Today, we go over our guide to HVAC units. The details on types and sizes are discussed in detail. Give us a call!","container-title":"A/C Masters Heating &amp; Air Conditioning Inc.","language":"en-US","title":"HVAC Units: a Guide to Types and Sizes","title-short":"HVAC Units","URL":"https://acmasters.com/a-guide-to-hvac-unit-types-sizes/","author":[{"family":"A/C Masters","given":""}],"accessed":{"date-parts":[["2023",12,20]]},"issued":{"date-parts":[["2019",6,26]]}}}],"schema":"https://github.com/citation-style-language/schema/raw/master/csl-citation.json"} </w:instrText>
      </w:r>
      <w:r w:rsidR="007676DE">
        <w:fldChar w:fldCharType="separate"/>
      </w:r>
      <w:r w:rsidR="007676DE" w:rsidRPr="007676DE">
        <w:rPr>
          <w:rFonts w:cs="Times New Roman"/>
          <w:vertAlign w:val="superscript"/>
        </w:rPr>
        <w:t>28</w:t>
      </w:r>
      <w:r w:rsidR="007676DE">
        <w:fldChar w:fldCharType="end"/>
      </w:r>
      <w:r w:rsidR="00895731">
        <w:t xml:space="preserve"> </w:t>
      </w:r>
      <w:r w:rsidR="007676DE">
        <w:t>and a 70,000 B</w:t>
      </w:r>
      <w:r w:rsidR="00B44D84">
        <w:t>tu</w:t>
      </w:r>
      <w:r w:rsidR="007676DE">
        <w:t>/h gas furnace</w:t>
      </w:r>
      <w:r w:rsidR="007676DE">
        <w:fldChar w:fldCharType="begin"/>
      </w:r>
      <w:r w:rsidR="007676DE">
        <w:instrText xml:space="preserve"> ADDIN ZOTERO_ITEM CSL_CITATION {"citationID":"HvGXSWGK","properties":{"formattedCitation":"\\super 29\\nosupersub{}","plainCitation":"29","noteIndex":0},"citationItems":[{"id":1759,"uris":["http://zotero.org/users/4259226/items/UQPDQGVP"],"itemData":{"id":1759,"type":"webpage","abstract":"Our furnace size calculator asks where you live, how old your home is, and how many square feet it is, then tells you how many BTUs you need.","container-title":"Modernize","language":"en-US","title":"2023 Furnace Size Calculator | What Size Furnace Do I Need?","URL":"https://modernize.com/hvac/heating-repair-installation/furnace/furnace-size-calculator","author":[{"family":"Modernize Home Services","given":""}],"accessed":{"date-parts":[["2023",12,20]]},"issued":{"literal":"n.d."}}}],"schema":"https://github.com/citation-style-language/schema/raw/master/csl-citation.json"} </w:instrText>
      </w:r>
      <w:r w:rsidR="007676DE">
        <w:fldChar w:fldCharType="separate"/>
      </w:r>
      <w:r w:rsidR="007676DE" w:rsidRPr="007676DE">
        <w:rPr>
          <w:rFonts w:cs="Times New Roman"/>
          <w:vertAlign w:val="superscript"/>
        </w:rPr>
        <w:t>29</w:t>
      </w:r>
      <w:r w:rsidR="007676DE">
        <w:fldChar w:fldCharType="end"/>
      </w:r>
      <w:r w:rsidR="007676DE">
        <w:t xml:space="preserve">. This equates to </w:t>
      </w:r>
      <w:r w:rsidR="00290AB3">
        <w:t xml:space="preserve">a power draw of </w:t>
      </w:r>
      <w:r w:rsidR="007676DE">
        <w:t xml:space="preserve">around 10 kW </w:t>
      </w:r>
      <w:r w:rsidR="001A5768">
        <w:t>and</w:t>
      </w:r>
      <w:r w:rsidR="007676DE">
        <w:t xml:space="preserve"> 21 kW for </w:t>
      </w:r>
      <w:r w:rsidR="001A5768">
        <w:t xml:space="preserve">centralized cooling and </w:t>
      </w:r>
      <w:r w:rsidR="007676DE">
        <w:t>heating</w:t>
      </w:r>
      <w:r w:rsidR="001A5768">
        <w:t xml:space="preserve"> respectively</w:t>
      </w:r>
      <w:r w:rsidR="007676DE">
        <w:t xml:space="preserve">. </w:t>
      </w:r>
      <w:r w:rsidR="00840EF8">
        <w:t>For comparison, t</w:t>
      </w:r>
      <w:r w:rsidR="00D37E0D">
        <w:t xml:space="preserve">he power rating of a portable or window air conditioning unit </w:t>
      </w:r>
      <w:r w:rsidR="00615859">
        <w:t xml:space="preserve">can be as high as </w:t>
      </w:r>
      <w:r w:rsidR="00D37E0D">
        <w:t>4.8 kW</w:t>
      </w:r>
      <w:r w:rsidR="00D37E0D">
        <w:fldChar w:fldCharType="begin"/>
      </w:r>
      <w:r w:rsidR="00615859">
        <w:instrText xml:space="preserve"> ADDIN ZOTERO_ITEM CSL_CITATION {"citationID":"PY2b3aKr","properties":{"formattedCitation":"\\super 30\\nosupersub{}","plainCitation":"30","noteIndex":0},"citationItems":[{"id":1747,"uris":["http://zotero.org/users/4259226/items/T9RFS6NS"],"itemData":{"id":1747,"type":"webpage","abstract":"The Koldfront 25,000 BTU Heat/Cool Window Air Conditioner (WAC25001W) can service a space up to 1,500 sq. ft. with cool air during the warm summer months and heat during the winter. This air conditioner","container-title":"The Home Depot","genre":"Consumer catalog","language":"en","title":"Koldfront 25,000 BTU 230V Window Air Conditioner Cools 1500 Sq. Ft. with Heater and Remote in White WAC25001W","URL":"https://www.homedepot.com/p/Koldfront-25-000-BTU-230V-Window-Air-Conditioner-Cools-1500-Sq-Ft-with-Heater-and-Remote-in-White-WAC25001W/309204561","author":[{"family":"Home Depot","given":""}],"accessed":{"date-parts":[["2023",12,18]]},"issued":{"date-parts":[["2023",12,18]]}},"label":"page"}],"schema":"https://github.com/citation-style-language/schema/raw/master/csl-citation.json"} </w:instrText>
      </w:r>
      <w:r w:rsidR="00D37E0D">
        <w:fldChar w:fldCharType="separate"/>
      </w:r>
      <w:r w:rsidR="00615859" w:rsidRPr="00615859">
        <w:rPr>
          <w:rFonts w:cs="Times New Roman"/>
          <w:vertAlign w:val="superscript"/>
        </w:rPr>
        <w:t>30</w:t>
      </w:r>
      <w:r w:rsidR="00D37E0D">
        <w:fldChar w:fldCharType="end"/>
      </w:r>
      <w:r w:rsidR="00D37E0D">
        <w:t xml:space="preserve"> and that of a portable space heater </w:t>
      </w:r>
      <w:r w:rsidR="00615859">
        <w:t xml:space="preserve">can be up to </w:t>
      </w:r>
      <w:r w:rsidR="00D37E0D">
        <w:t>1.5 kW</w:t>
      </w:r>
      <w:r w:rsidR="00D37E0D">
        <w:fldChar w:fldCharType="begin"/>
      </w:r>
      <w:r w:rsidR="00615859">
        <w:instrText xml:space="preserve"> ADDIN ZOTERO_ITEM CSL_CITATION {"citationID":"so8btiAV","properties":{"formattedCitation":"\\super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sidR="00D37E0D">
        <w:fldChar w:fldCharType="separate"/>
      </w:r>
      <w:r w:rsidR="00615859" w:rsidRPr="00615859">
        <w:rPr>
          <w:rFonts w:cs="Times New Roman"/>
          <w:vertAlign w:val="superscript"/>
        </w:rPr>
        <w:t>31</w:t>
      </w:r>
      <w:r w:rsidR="00D37E0D">
        <w:fldChar w:fldCharType="end"/>
      </w:r>
      <w:r w:rsidR="00840EF8">
        <w:t>, but these are designed for much smaller space volumes, like a single room</w:t>
      </w:r>
      <w:r w:rsidR="00D37E0D">
        <w:t>.</w:t>
      </w:r>
      <w:r w:rsidR="00F94423">
        <w:t xml:space="preserve"> </w:t>
      </w:r>
      <w:r>
        <w:t>In a survey of New York City residents, 91% of respondents with air conditioning at home had it installed in their bedroom</w:t>
      </w:r>
      <w:r>
        <w:fldChar w:fldCharType="begin"/>
      </w:r>
      <w:r w:rsidR="00615859">
        <w:instrText xml:space="preserve"> ADDIN ZOTERO_ITEM CSL_CITATION {"citationID":"JiDqKviZ","properties":{"formattedCitation":"\\super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615859" w:rsidRPr="00615859">
        <w:rPr>
          <w:rFonts w:cs="Times New Roman"/>
          <w:vertAlign w:val="superscript"/>
        </w:rPr>
        <w:t>32</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615859">
        <w:instrText xml:space="preserve"> ADDIN ZOTERO_ITEM CSL_CITATION {"citationID":"4J7hTJlT","properties":{"formattedCitation":"\\super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615859" w:rsidRPr="00615859">
        <w:rPr>
          <w:rFonts w:cs="Times New Roman"/>
          <w:vertAlign w:val="superscript"/>
        </w:rPr>
        <w:t>32</w:t>
      </w:r>
      <w:r>
        <w:fldChar w:fldCharType="end"/>
      </w:r>
      <w:r>
        <w:t>, Hong Kong</w:t>
      </w:r>
      <w:r>
        <w:fldChar w:fldCharType="begin"/>
      </w:r>
      <w:r w:rsidR="00615859">
        <w:instrText xml:space="preserve"> ADDIN ZOTERO_ITEM CSL_CITATION {"citationID":"70W0VCEY","properties":{"formattedCitation":"\\super 33\\nosupersub{}","plainCitation":"33","noteIndex":0},"citationItems":[{"id":502,"uris":["http://zotero.org/users/4259226/items/CJYQZK26"],"itemData":{"id":502,"type":"article-journal","abstract":"This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615859" w:rsidRPr="00615859">
        <w:rPr>
          <w:rFonts w:cs="Times New Roman"/>
          <w:vertAlign w:val="superscript"/>
        </w:rPr>
        <w:t>33</w:t>
      </w:r>
      <w:r>
        <w:fldChar w:fldCharType="end"/>
      </w:r>
      <w:r>
        <w:t>, China</w:t>
      </w:r>
      <w:r>
        <w:fldChar w:fldCharType="begin"/>
      </w:r>
      <w:r w:rsidR="00615859">
        <w:instrText xml:space="preserve"> ADDIN ZOTERO_ITEM CSL_CITATION {"citationID":"Z8oOJ6LK","properties":{"formattedCitation":"\\super 34\\nosupersub{}","plainCitation":"34","noteIndex":0},"citationItems":[{"id":501,"uris":["http://zotero.org/users/4259226/items/RQ3PIRY6"],"itemData":{"id":501,"type":"article-journal","container-title":"Energy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615859" w:rsidRPr="00615859">
        <w:rPr>
          <w:rFonts w:cs="Times New Roman"/>
          <w:vertAlign w:val="superscript"/>
        </w:rPr>
        <w:t>34</w:t>
      </w:r>
      <w:r>
        <w:fldChar w:fldCharType="end"/>
      </w:r>
      <w:r>
        <w:t>, and Singapore</w:t>
      </w:r>
      <w:r>
        <w:fldChar w:fldCharType="begin"/>
      </w:r>
      <w:r w:rsidR="00615859">
        <w:instrText xml:space="preserve"> ADDIN ZOTERO_ITEM CSL_CITATION {"citationID":"zGJy5UGA","properties":{"formattedCitation":"\\super 35\\nosupersub{}","plainCitation":"35","noteIndex":0},"citationItems":[{"id":503,"uris":["http://zotero.org/users/4259226/items/TV76JWWA"],"itemData":{"id":503,"type":"article-journal","abstract":"The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615859" w:rsidRPr="00615859">
        <w:rPr>
          <w:rFonts w:cs="Times New Roman"/>
          <w:vertAlign w:val="superscript"/>
        </w:rPr>
        <w:t>35</w:t>
      </w:r>
      <w:r>
        <w:fldChar w:fldCharType="end"/>
      </w:r>
      <w:r>
        <w:t xml:space="preserve">. This indicates a priority for comfortable sleeping environments in many different contexts. </w:t>
      </w:r>
    </w:p>
    <w:p w14:paraId="418E2812" w14:textId="29F98F50" w:rsidR="004F7E72" w:rsidRDefault="004F7E72" w:rsidP="004F7E72">
      <w:pPr>
        <w:tabs>
          <w:tab w:val="left" w:pos="2970"/>
        </w:tabs>
      </w:pPr>
      <w:r>
        <w:t>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rsidR="00FD64F3">
        <w:instrText xml:space="preserve"> ADDIN ZOTERO_ITEM CSL_CITATION {"citationID":"QOLnWbRM","properties":{"formattedCitation":"\\super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When taking a broader world view, access to </w:t>
      </w:r>
      <w:r>
        <w:lastRenderedPageBreak/>
        <w:t xml:space="preserve">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615859">
        <w:instrText xml:space="preserve"> ADDIN ZOTERO_ITEM CSL_CITATION {"citationID":"YOANzYEF","properties":{"formattedCitation":"\\super 36\\nosupersub{}","plainCitation":"36","noteIndex":0},"citationItems":[{"id":"H0uZokVw/2pPxvqax","uris":["http://zotero.org/users/4259226/items/ICUCU7D6"],"itemData":{"id":1464,"type":"article-journal","language":"en","page":"92","source":"Zotero","title":"The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615859" w:rsidRPr="00615859">
        <w:rPr>
          <w:rFonts w:cs="Times New Roman"/>
          <w:vertAlign w:val="superscript"/>
        </w:rPr>
        <w:t>36</w:t>
      </w:r>
      <w:r>
        <w:fldChar w:fldCharType="end"/>
      </w:r>
      <w:r>
        <w:t xml:space="preserve">. </w:t>
      </w:r>
    </w:p>
    <w:p w14:paraId="05A4167B" w14:textId="159018B7"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615859">
        <w:instrText xml:space="preserve"> ADDIN ZOTERO_ITEM CSL_CITATION {"citationID":"MBuII3Ef","properties":{"formattedCitation":"\\super 37\\nosupersub{}","plainCitation":"37","noteIndex":0},"citationItems":[{"id":82,"uris":["http://zotero.org/users/4259226/items/X8I8KYYS"],"itemData":{"id":82,"type":"article-journal","abstract":"The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615859" w:rsidRPr="00615859">
        <w:rPr>
          <w:rFonts w:cs="Times New Roman"/>
          <w:vertAlign w:val="superscript"/>
        </w:rPr>
        <w:t>37</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w:t>
      </w:r>
      <w:r w:rsidR="00895731">
        <w:t>which</w:t>
      </w:r>
      <w:r w:rsidR="00B07C94">
        <w:t xml:space="preserve"> could</w:t>
      </w:r>
      <w:r w:rsidR="00895731">
        <w:t xml:space="preserve"> especially</w:t>
      </w:r>
      <w:r w:rsidR="00B07C94">
        <w:t xml:space="preserve"> be a problem in </w:t>
      </w:r>
      <w:r w:rsidR="00895731">
        <w:t xml:space="preserve">cooling dominated </w:t>
      </w:r>
      <w:r w:rsidR="00B07C94">
        <w:t>climates</w:t>
      </w:r>
      <w:r>
        <w:t xml:space="preserve">. </w:t>
      </w:r>
      <w:r w:rsidR="00B07C94">
        <w:t>A</w:t>
      </w:r>
      <w:r>
        <w:t>typically warm nighttime temperatures are associated with elevated mortality</w:t>
      </w:r>
      <w:r>
        <w:fldChar w:fldCharType="begin"/>
      </w:r>
      <w:r w:rsidR="00615859">
        <w:instrText xml:space="preserve"> ADDIN ZOTERO_ITEM CSL_CITATION {"citationID":"zHimcxXz","properties":{"formattedCitation":"\\super 38\\nosupersub{}","plainCitation":"38","noteIndex":0},"citationItems":[{"id":470,"uris":["http://zotero.org/users/4259226/items/RCATCHDX"],"itemData":{"id":470,"type":"article-journal","abstract":"Background: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615859" w:rsidRPr="00615859">
        <w:rPr>
          <w:rFonts w:cs="Times New Roman"/>
          <w:vertAlign w:val="superscript"/>
        </w:rPr>
        <w:t>38</w:t>
      </w:r>
      <w:r>
        <w:fldChar w:fldCharType="end"/>
      </w:r>
      <w:r>
        <w:t xml:space="preserve"> and poor sleep quality</w:t>
      </w:r>
      <w:r>
        <w:fldChar w:fldCharType="begin"/>
      </w:r>
      <w:r w:rsidR="00615859">
        <w:instrText xml:space="preserve"> ADDIN ZOTERO_ITEM CSL_CITATION {"citationID":"R6rr71S5","properties":{"formattedCitation":"\\super 39\\nosupersub{}","plainCitation":"39","noteIndex":0},"citationItems":[{"id":358,"uris":["http://zotero.org/users/4259226/items/YUYLAGDX"],"itemData":{"id":358,"type":"article-journal","abstract":"Human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615859" w:rsidRPr="00615859">
        <w:rPr>
          <w:rFonts w:cs="Times New Roman"/>
          <w:vertAlign w:val="superscript"/>
        </w:rPr>
        <w:t>39</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w:t>
      </w:r>
      <w:r w:rsidR="00895731">
        <w:t>ones</w:t>
      </w:r>
      <w:r>
        <w:t>, further exacerbating climate change</w:t>
      </w:r>
      <w:r w:rsidR="003943AB">
        <w:t xml:space="preserve"> and urban overheating</w:t>
      </w:r>
      <w:r w:rsidR="001D7C13">
        <w:fldChar w:fldCharType="begin"/>
      </w:r>
      <w:r w:rsidR="00615859">
        <w:instrText xml:space="preserve"> ADDIN ZOTERO_ITEM CSL_CITATION {"citationID":"Pz1vNcTu","properties":{"formattedCitation":"\\super 40\\nosupersub{}","plainCitation":"40","noteIndex":0},"citationItems":[{"id":1554,"uris":["http://zotero.org/users/4259226/items/E8C2Q36V"],"itemData":{"id":1554,"type":"article-journal","abstract":"A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615859" w:rsidRPr="00615859">
        <w:rPr>
          <w:rFonts w:cs="Times New Roman"/>
          <w:vertAlign w:val="superscript"/>
        </w:rPr>
        <w:t>40</w:t>
      </w:r>
      <w:r w:rsidR="001D7C13">
        <w:fldChar w:fldCharType="end"/>
      </w:r>
      <w:r w:rsidR="00895731">
        <w:t xml:space="preserve">. </w:t>
      </w:r>
      <w:r>
        <w:t>Second, the greater frequency and intensity of climate change impacts like heat waves, cold snaps, and wildfires increases the probability of power disruptions. These events compound the disaster</w:t>
      </w:r>
      <w:r>
        <w:fldChar w:fldCharType="begin"/>
      </w:r>
      <w:r w:rsidR="00615859">
        <w:instrText xml:space="preserve"> ADDIN ZOTERO_ITEM CSL_CITATION {"citationID":"D3fCTuT3","properties":{"formattedCitation":"\\super 41\\nosupersub{}","plainCitation":"41","noteIndex":0},"citationItems":[{"id":295,"uris":["http://zotero.org/users/4259226/items/SKKP5G8A"],"itemData":{"id":295,"type":"article-journal","abstract":"The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615859" w:rsidRPr="00615859">
        <w:rPr>
          <w:rFonts w:cs="Times New Roman"/>
          <w:vertAlign w:val="superscript"/>
        </w:rPr>
        <w:t>41</w:t>
      </w:r>
      <w:r>
        <w:fldChar w:fldCharType="end"/>
      </w:r>
      <w:r>
        <w:t xml:space="preserve"> as was seen in British Columbia, Canada and the U.S. Pacific Northwest in summer 2021 and in Texas in Winter 2021</w:t>
      </w:r>
      <w:r>
        <w:fldChar w:fldCharType="begin"/>
      </w:r>
      <w:r w:rsidR="00615859">
        <w:instrText xml:space="preserve"> ADDIN ZOTERO_ITEM CSL_CITATION {"citationID":"3rRpRdEw","properties":{"formattedCitation":"\\super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293DCF06"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615859">
        <w:instrText xml:space="preserve"> ADDIN ZOTERO_ITEM CSL_CITATION {"citationID":"CBI3HXFK","properties":{"formattedCitation":"\\super 43\\nosupersub{}","plainCitation":"43","noteIndex":0},"citationItems":[{"id":471,"uris":["http://zotero.org/users/4259226/items/HHWPVF8B"],"itemData":{"id":471,"type":"article-journal","abstract":"This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615859" w:rsidRPr="00615859">
        <w:rPr>
          <w:rFonts w:cs="Times New Roman"/>
          <w:vertAlign w:val="superscript"/>
        </w:rPr>
        <w:t>43</w:t>
      </w:r>
      <w:r w:rsidR="001D7C13">
        <w:fldChar w:fldCharType="end"/>
      </w:r>
      <w:r>
        <w:t>. Most research on applications of PCS focus on increasing thermal comfort and reducing energy consumption in office buildings</w:t>
      </w:r>
      <w:r>
        <w:fldChar w:fldCharType="begin"/>
      </w:r>
      <w:r w:rsidR="00615859">
        <w:instrText xml:space="preserve"> ADDIN ZOTERO_ITEM CSL_CITATION {"citationID":"Dyh0uQNi","properties":{"formattedCitation":"\\super 44\\nosupersub{}","plainCitation":"44","noteIndex":0},"citationItems":[{"id":303,"uris":["http://zotero.org/users/4259226/items/UQMZ8TBI"],"itemData":{"id":303,"type":"article-journal","abstract":"Conventional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615859" w:rsidRPr="00615859">
        <w:rPr>
          <w:rFonts w:cs="Times New Roman"/>
          <w:vertAlign w:val="superscript"/>
        </w:rPr>
        <w:t>44</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615859">
        <w:instrText xml:space="preserve"> ADDIN ZOTERO_ITEM CSL_CITATION {"citationID":"U2tPeFcy","properties":{"formattedCitation":"\\super 45\\uc0\\u8211{}47\\nosupersub{}","plainCitation":"45–47","noteIndex":0},"citationItems":[{"id":1563,"uris":["http://zotero.org/users/4259226/items/HNKQVCSJ"],"itemData":{"id":1563,"type":"article-journal","abstract":"In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615859" w:rsidRPr="00615859">
        <w:rPr>
          <w:rFonts w:cs="Times New Roman"/>
          <w:vertAlign w:val="superscript"/>
        </w:rPr>
        <w:t>45–47</w:t>
      </w:r>
      <w:r>
        <w:fldChar w:fldCharType="end"/>
      </w:r>
      <w:r>
        <w:t xml:space="preserve">. </w:t>
      </w:r>
    </w:p>
    <w:p w14:paraId="0FC6BEFA" w14:textId="387D84E4" w:rsidR="004F7E72" w:rsidRDefault="004F7E72" w:rsidP="004F7E72">
      <w:r>
        <w:t>A few studies have reviewed the impact of PCS on sleep quality and thermal comfort. Lan et al</w:t>
      </w:r>
      <w:r>
        <w:fldChar w:fldCharType="begin"/>
      </w:r>
      <w:r w:rsidR="00615859">
        <w:instrText xml:space="preserve"> ADDIN ZOTERO_ITEM CSL_CITATION {"citationID":"1PBe47Yn","properties":{"formattedCitation":"\\super 48\\nosupersub{}","plainCitation":"48","noteIndex":0},"citationItems":[{"id":356,"uris":["http://zotero.org/users/4259226/items/SV75C9QL"],"itemData":{"id":356,"type":"article-journal","abstract":"The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615859" w:rsidRPr="00615859">
        <w:rPr>
          <w:rFonts w:cs="Times New Roman"/>
          <w:vertAlign w:val="superscript"/>
        </w:rPr>
        <w:t>48</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615859">
        <w:instrText xml:space="preserve"> ADDIN ZOTERO_ITEM CSL_CITATION {"citationID":"tOSYhNlK","properties":{"formattedCitation":"\\super 49\\nosupersub{}","plainCitation":"49","noteIndex":0},"citationItems":[{"id":340,"uris":["http://zotero.org/users/4259226/items/6DAW2DLL"],"itemData":{"id":340,"type":"article-journal","abstract":"We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615859" w:rsidRPr="00615859">
        <w:rPr>
          <w:rFonts w:cs="Times New Roman"/>
          <w:vertAlign w:val="superscript"/>
        </w:rPr>
        <w:t>49</w:t>
      </w:r>
      <w:r>
        <w:fldChar w:fldCharType="end"/>
      </w:r>
      <w:r>
        <w:t xml:space="preserve"> and decreased the sweat rate</w:t>
      </w:r>
      <w:r>
        <w:fldChar w:fldCharType="begin"/>
      </w:r>
      <w:r w:rsidR="00615859">
        <w:instrText xml:space="preserve"> ADDIN ZOTERO_ITEM CSL_CITATION {"citationID":"SuJ9mC6i","properties":{"formattedCitation":"\\super 50\\nosupersub{}","plainCitation":"50","noteIndex":0},"citationItems":[{"id":341,"uris":["http://zotero.org/users/4259226/items/BX5P9BKG"],"itemData":{"id":341,"type":"article-journal","abstract":"The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615859" w:rsidRPr="00615859">
        <w:rPr>
          <w:rFonts w:cs="Times New Roman"/>
          <w:vertAlign w:val="superscript"/>
        </w:rPr>
        <w:t>50</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615859">
        <w:instrText xml:space="preserve"> ADDIN ZOTERO_ITEM CSL_CITATION {"citationID":"4kOTolmQ","properties":{"formattedCitation":"\\super 51\\nosupersub{}","plainCitation":"51","noteIndex":0},"citationItems":[{"id":339,"uris":["http://zotero.org/users/4259226/items/R54II7GT"],"itemData":{"id":339,"type":"article-journal","abstract":"The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615859" w:rsidRPr="00615859">
        <w:rPr>
          <w:rFonts w:cs="Times New Roman"/>
          <w:vertAlign w:val="superscript"/>
        </w:rPr>
        <w:t>51</w:t>
      </w:r>
      <w:r>
        <w:fldChar w:fldCharType="end"/>
      </w:r>
      <w:r>
        <w:t>. In cold ambient temperatures (5°C), Song et al.</w:t>
      </w:r>
      <w:r>
        <w:fldChar w:fldCharType="begin"/>
      </w:r>
      <w:r w:rsidR="00615859">
        <w:instrText xml:space="preserve"> ADDIN ZOTERO_ITEM CSL_CITATION {"citationID":"6SXA2Tae","properties":{"formattedCitation":"\\super 52\\nosupersub{}","plainCitation":"52","noteIndex":0},"citationItems":[{"id":338,"uris":["http://zotero.org/users/4259226/items/27PQGB7E"],"itemData":{"id":338,"type":"article-journal","abstract":"This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615859" w:rsidRPr="00615859">
        <w:rPr>
          <w:rFonts w:cs="Times New Roman"/>
          <w:vertAlign w:val="superscript"/>
        </w:rPr>
        <w:t>52</w:t>
      </w:r>
      <w:r>
        <w:fldChar w:fldCharType="end"/>
      </w:r>
      <w:r>
        <w:t xml:space="preserve"> found a partial-body heating system with a heated electric blanket improved thermal comfort and sleep quality. Okamoto-Mizuno et al.</w:t>
      </w:r>
      <w:r>
        <w:fldChar w:fldCharType="begin"/>
      </w:r>
      <w:r w:rsidR="00615859">
        <w:instrText xml:space="preserve"> ADDIN ZOTERO_ITEM CSL_CITATION {"citationID":"6XSgoje4","properties":{"formattedCitation":"\\super 53\\nosupersub{}","plainCitation":"53","noteIndex":0},"citationItems":[{"id":337,"uris":["http://zotero.org/users/4259226/items/9VFTZNTG"],"itemData":{"id":337,"type":"article-journal","abstract":"The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615859" w:rsidRPr="00615859">
        <w:rPr>
          <w:rFonts w:cs="Times New Roman"/>
          <w:vertAlign w:val="superscript"/>
        </w:rPr>
        <w:t>53</w:t>
      </w:r>
      <w:r>
        <w:fldChar w:fldCharType="end"/>
      </w:r>
      <w:r>
        <w:t xml:space="preserve"> also found a heated electric blanket to decrease cold stress in a 3°C environment during sleep. </w:t>
      </w:r>
    </w:p>
    <w:p w14:paraId="56992F2C" w14:textId="28198292" w:rsidR="004F7E72" w:rsidRDefault="004F7E72" w:rsidP="004F7E72">
      <w:r>
        <w:t>Fans are a relatively common amenity in U.S. homes, with over 70% of households having at least one ceiling fan and over 40% hav</w:t>
      </w:r>
      <w:r w:rsidR="00FC1C50">
        <w:t>ing</w:t>
      </w:r>
      <w:r>
        <w:t xml:space="preserve"> at least one floor or window fan</w:t>
      </w:r>
      <w:r>
        <w:fldChar w:fldCharType="begin"/>
      </w:r>
      <w:r w:rsidR="00FD64F3">
        <w:instrText xml:space="preserve"> ADDIN ZOTERO_ITEM CSL_CITATION {"citationID":"Kpl9MnXz","properties":{"formattedCitation":"\\super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xml:space="preserve">. Other benefits of fans include improved air distribution, improved perceived air quality, </w:t>
      </w:r>
      <w:r w:rsidR="00FC1C50">
        <w:t xml:space="preserve">initial </w:t>
      </w:r>
      <w:r>
        <w:t>HVAC cost savings, and energy savings</w:t>
      </w:r>
      <w:r>
        <w:fldChar w:fldCharType="begin"/>
      </w:r>
      <w:r w:rsidR="00615859">
        <w:instrText xml:space="preserve"> ADDIN ZOTERO_ITEM CSL_CITATION {"citationID":"N6lsMOVg","properties":{"formattedCitation":"\\super 54\\uc0\\u8211{}56\\nosupersub{}","plainCitation":"54–56","noteIndex":0},"citationItems":[{"id":1568,"uris":["http://zotero.org/users/4259226/items/H5RFRZ9Z"],"itemData":{"id":1568,"type":"article-journal","abstract":"We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615859" w:rsidRPr="00615859">
        <w:rPr>
          <w:rFonts w:cs="Times New Roman"/>
          <w:vertAlign w:val="superscript"/>
        </w:rPr>
        <w:t>54–56</w:t>
      </w:r>
      <w:r>
        <w:fldChar w:fldCharType="end"/>
      </w:r>
      <w:r>
        <w:t>.</w:t>
      </w:r>
    </w:p>
    <w:p w14:paraId="4DB39E39" w14:textId="5C426423" w:rsidR="004F7E72" w:rsidRDefault="004F7E72" w:rsidP="004F7E72">
      <w:r>
        <w:lastRenderedPageBreak/>
        <w:t xml:space="preserve">Although the power consumption of PCS is significantly less than conventional HVAC systems, both are considered active strategies as they require an energy input. Alternatively, there are </w:t>
      </w:r>
      <w:r w:rsidR="00FC1C50">
        <w:t xml:space="preserve">many </w:t>
      </w:r>
      <w:r>
        <w:t xml:space="preserve">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6A780F4B" w:rsidR="00F15671" w:rsidRDefault="004F7E72" w:rsidP="004F7E72">
      <w:r>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p>
    <w:p w14:paraId="2B524FF9" w14:textId="485AD809" w:rsidR="00F15671" w:rsidRDefault="00F15671" w:rsidP="00070C4D">
      <w:pPr>
        <w:pStyle w:val="Heading1"/>
      </w:pPr>
      <w:r>
        <w:t>Approach</w:t>
      </w:r>
    </w:p>
    <w:p w14:paraId="4529FA74" w14:textId="13F856B7" w:rsidR="00D46CD4" w:rsidRDefault="00F15671" w:rsidP="007D128D">
      <w:r>
        <w:t>We</w:t>
      </w:r>
      <w:r w:rsidR="004F7E72" w:rsidRPr="00297354">
        <w:t xml:space="preserve"> used a dry heat loss thermal manikin</w:t>
      </w:r>
      <w:r w:rsidR="007F2B56">
        <w:fldChar w:fldCharType="begin"/>
      </w:r>
      <w:r w:rsidR="00615859">
        <w:instrText xml:space="preserve"> ADDIN ZOTERO_ITEM CSL_CITATION {"citationID":"B6ICMTPH","properties":{"formattedCitation":"\\super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615859" w:rsidRPr="00615859">
        <w:rPr>
          <w:rFonts w:cs="Times New Roman"/>
          <w:vertAlign w:val="superscript"/>
        </w:rPr>
        <w:t>57</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C1C50">
        <w:rPr>
          <w:rFonts w:eastAsiaTheme="minorEastAsia"/>
        </w:rPr>
        <w:t xml:space="preserve"> or </w:t>
      </w:r>
      <w:r w:rsidR="00F5115E">
        <w:rPr>
          <w:rFonts w:eastAsiaTheme="minorEastAsia"/>
        </w:rPr>
        <w:t>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615859">
        <w:instrText xml:space="preserve"> ADDIN ZOTERO_ITEM CSL_CITATION {"citationID":"csBPObX1","properties":{"formattedCitation":"\\super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615859" w:rsidRPr="00615859">
        <w:rPr>
          <w:rFonts w:cs="Times New Roman"/>
          <w:vertAlign w:val="superscript"/>
        </w:rPr>
        <w:t>57</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FC1C50">
        <w:t xml:space="preserve"> the</w:t>
      </w:r>
      <w:r w:rsidR="00A0699E">
        <w:t xml:space="preserve"> heating or cooling intervention and a baseline condition gives the heating and cooling effect</w:t>
      </w:r>
      <w:r w:rsidR="0075710F" w:rsidRPr="0075710F">
        <w:rPr>
          <w:vertAlign w:val="superscript"/>
        </w:rPr>
        <w:t>68</w:t>
      </w:r>
      <w:r w:rsidR="00A0699E">
        <w:t xml:space="preserve">. </w:t>
      </w:r>
      <w:r w:rsidR="00F94919">
        <w:t xml:space="preserve">While this metric </w:t>
      </w:r>
      <w:r w:rsidR="00017DEA">
        <w:t>will be</w:t>
      </w:r>
      <w:r w:rsidR="00F94919">
        <w:t xml:space="preserve"> conservative</w:t>
      </w:r>
      <w:r w:rsidR="00F24186">
        <w:t xml:space="preserve"> for cooling</w:t>
      </w:r>
      <w:r w:rsidR="00F94919">
        <w:t>, since the thermal manikin cannot measure latent heat loss, such as the evaporative cooling effect from sweating, it</w:t>
      </w:r>
      <w:r w:rsidR="00A0699E">
        <w:t xml:space="preserve"> </w:t>
      </w:r>
      <w:r w:rsidR="00F94919">
        <w:t>still allows</w:t>
      </w:r>
      <w:r w:rsidR="00A0699E">
        <w:t xml:space="preserve"> us to quantitatively compare the different </w:t>
      </w:r>
      <w:r w:rsidR="00A3761C">
        <w:t xml:space="preserve">heating and cooling </w:t>
      </w:r>
      <w:r w:rsidR="00A0699E">
        <w:t>strategies.</w:t>
      </w:r>
    </w:p>
    <w:p w14:paraId="653195E9" w14:textId="1EEEF9A0" w:rsidR="00483565" w:rsidRDefault="00F15671" w:rsidP="007D128D">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t>
      </w:r>
      <w:r w:rsidR="00FC1C50">
        <w:t>the World Health Organization’s (W</w:t>
      </w:r>
      <w:r w:rsidR="007D128D">
        <w:t>HO</w:t>
      </w:r>
      <w:r w:rsidR="00FC1C50">
        <w:t>)</w:t>
      </w:r>
      <w:r w:rsidR="007D128D">
        <w:t xml:space="preserve"> guidelines for indoor minimal risk temperature for adverse health effects</w:t>
      </w:r>
      <w:r w:rsidR="007D128D">
        <w:fldChar w:fldCharType="begin"/>
      </w:r>
      <w:r w:rsidR="00615859">
        <w:instrText xml:space="preserve"> ADDIN ZOTERO_ITEM CSL_CITATION {"citationID":"tZPR4NXk","properties":{"formattedCitation":"\\super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rsidR="007D128D">
        <w:fldChar w:fldCharType="separate"/>
      </w:r>
      <w:r w:rsidR="00615859" w:rsidRPr="00615859">
        <w:rPr>
          <w:rFonts w:cs="Times New Roman"/>
          <w:vertAlign w:val="superscript"/>
        </w:rPr>
        <w:t>58</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7E52B714" w14:textId="62DC716C" w:rsidR="00F15671" w:rsidRDefault="00483565" w:rsidP="007D128D">
      <w:r>
        <w:t xml:space="preserve">For the 2021 Texas power crisis, we also modeled the impact of coupling low-energy and passive heating interventions with heating setpoint reductions as a way to reduce demand on the electric grid. We modeled the heating intervention and heating setpoint reductions from 10:00 pm on </w:t>
      </w:r>
      <w:r>
        <w:lastRenderedPageBreak/>
        <w:t xml:space="preserve">February 13 until 7:00 am on February 14, effectively the first night of significant power outages. </w:t>
      </w:r>
      <w:r w:rsidR="00FC1C50">
        <w:t>To estimate the power load of low-energy heating interventions, w</w:t>
      </w:r>
      <w:r>
        <w:t xml:space="preserve">e assumed </w:t>
      </w:r>
      <w:r w:rsidR="00C31C62">
        <w:t>four</w:t>
      </w:r>
      <w:r>
        <w:t xml:space="preserve"> persons in the household</w:t>
      </w:r>
      <w:r w:rsidR="00C31C62">
        <w:t>,</w:t>
      </w:r>
      <w:r>
        <w:t xml:space="preserve"> each using the device continuously overnight</w:t>
      </w:r>
      <w:r w:rsidR="00FC1C50">
        <w:t>.</w:t>
      </w:r>
    </w:p>
    <w:p w14:paraId="2082D67B" w14:textId="1FCAD37B" w:rsidR="004F7E72" w:rsidRDefault="008374B8" w:rsidP="008374B8">
      <w:pPr>
        <w:pStyle w:val="Heading1List"/>
        <w:numPr>
          <w:ilvl w:val="0"/>
          <w:numId w:val="0"/>
        </w:numPr>
        <w:ind w:left="360" w:hanging="360"/>
      </w:pPr>
      <w:r>
        <w:t>Results</w:t>
      </w:r>
    </w:p>
    <w:p w14:paraId="566AE075" w14:textId="1F5DD836" w:rsidR="004F7E72" w:rsidRDefault="004F7E72" w:rsidP="004F7E72">
      <w:r>
        <w:t xml:space="preserve">The results of the thermal manikin tests in </w:t>
      </w:r>
      <w:r w:rsidR="00483565">
        <w:fldChar w:fldCharType="begin"/>
      </w:r>
      <w:r w:rsidR="00483565">
        <w:instrText xml:space="preserve"> REF _Ref153360977 \h </w:instrText>
      </w:r>
      <w:r w:rsidR="00483565">
        <w:fldChar w:fldCharType="separate"/>
      </w:r>
      <w:r w:rsidR="00483565">
        <w:t xml:space="preserve">Fig. </w:t>
      </w:r>
      <w:r w:rsidR="00483565">
        <w:rPr>
          <w:noProof/>
        </w:rPr>
        <w:t>1</w:t>
      </w:r>
      <w:r w:rsidR="00483565">
        <w:fldChar w:fldCharType="end"/>
      </w:r>
      <w:r w:rsidR="00483565">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w:t>
      </w:r>
      <w:r w:rsidR="00A7445D">
        <w:t xml:space="preserve">a state of thermal </w:t>
      </w:r>
      <w:r w:rsidR="005D436F">
        <w:t>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676C7D58" w14:textId="09DBA7E7" w:rsidR="00483565" w:rsidRDefault="00483565" w:rsidP="00483565">
      <w:pPr>
        <w:pStyle w:val="Caption"/>
        <w:keepNext/>
        <w:jc w:val="left"/>
      </w:pPr>
      <w:bookmarkStart w:id="4" w:name="_Ref153360977"/>
      <w:r>
        <w:t xml:space="preserve">Fig. </w:t>
      </w:r>
      <w:fldSimple w:instr=" SEQ Fig. \* ARABIC ">
        <w:r w:rsidR="00A97D14">
          <w:rPr>
            <w:noProof/>
          </w:rPr>
          <w:t>1</w:t>
        </w:r>
      </w:fldSimple>
      <w:bookmarkEnd w:id="4"/>
      <w:r w:rsidRPr="00483565">
        <w:t xml:space="preserve"> </w:t>
      </w:r>
      <w:r w:rsidRPr="00E114F4">
        <w:t xml:space="preserve">: </w:t>
      </w:r>
      <w:r>
        <w:t>Experimentally determined h</w:t>
      </w:r>
      <w:r w:rsidRPr="00E114F4">
        <w:t>eating and cooling effect</w:t>
      </w:r>
      <w:r w:rsidR="00C31C62">
        <w:t xml:space="preserve"> measured by the thermal manikin in a laboratory setting. Results are</w:t>
      </w:r>
      <w:r w:rsidRPr="00E114F4">
        <w:t xml:space="preserve">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4448E6ED">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07035575" w14:textId="75089F51" w:rsidR="00667D9A" w:rsidRDefault="004F7E72" w:rsidP="004F7E72">
      <w:r>
        <w:t xml:space="preserve">All the tested passive strategies for heating had a measurable </w:t>
      </w:r>
      <w:r w:rsidR="00D46C83">
        <w:t xml:space="preserve">impact </w:t>
      </w:r>
      <w:r>
        <w:t>in isolation</w:t>
      </w:r>
      <w:r w:rsidR="00D46C83">
        <w:t>,</w:t>
      </w:r>
      <w:r>
        <w:t xml:space="preserve"> </w:t>
      </w:r>
      <w:r w:rsidR="00D46C83">
        <w:t>with the more effective options</w:t>
      </w:r>
      <w:r w:rsidR="00A7445D">
        <w:t>,</w:t>
      </w:r>
      <w:r w:rsidR="00D46C83">
        <w:t xml:space="preserve"> like adding bedding</w:t>
      </w:r>
      <w:r w:rsidR="00A7445D">
        <w:t>,</w:t>
      </w:r>
      <w:r w:rsidR="00D46C83">
        <w:t xml:space="preserve"> having almost a </w:t>
      </w:r>
      <w:r w:rsidR="009E7124">
        <w:t>4</w:t>
      </w:r>
      <w:r w:rsidR="009E7124" w:rsidRPr="00072C63">
        <w:t>°</w:t>
      </w:r>
      <w:r w:rsidR="009E7124">
        <w:t>C</w:t>
      </w:r>
      <w:r w:rsidR="00D46C83">
        <w:t xml:space="preserve"> heating effect</w:t>
      </w:r>
      <w:r w:rsidR="009E7124">
        <w:t xml:space="preserve">. </w:t>
      </w:r>
      <w:r>
        <w:t xml:space="preserve">Among low-energy </w:t>
      </w:r>
      <w:r>
        <w:lastRenderedPageBreak/>
        <w:t>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t>
      </w:r>
      <w:r w:rsidR="00A7445D">
        <w:t xml:space="preserve">pad </w:t>
      </w:r>
      <w:r w:rsidR="00A6595D">
        <w:t>was tested a</w:t>
      </w:r>
      <w:r w:rsidR="00050CB2">
        <w:t>t</w:t>
      </w:r>
      <w:r w:rsidR="00A6595D">
        <w:t xml:space="preserve"> </w:t>
      </w:r>
      <w:r w:rsidR="00A7445D">
        <w:t xml:space="preserve">relatively </w:t>
      </w:r>
      <w:r w:rsidR="00A6595D">
        <w:t>low settings</w:t>
      </w:r>
      <w:r w:rsidR="00364BE4">
        <w:t xml:space="preserve"> due to limitations with the thermal manikin</w:t>
      </w:r>
      <w:r w:rsidR="00A7445D">
        <w:t>, so it may be more effective than what we can show in this study</w:t>
      </w:r>
      <w:r w:rsidR="00A6595D">
        <w:t>.</w:t>
      </w:r>
      <w:r>
        <w:t xml:space="preserve"> The hot water bottle had a significantly lower effect, likely because it is a highly localized </w:t>
      </w:r>
      <w:r w:rsidR="00DA0210">
        <w:t>strategy,</w:t>
      </w:r>
      <w:r w:rsidR="009E7124">
        <w:t xml:space="preserve"> and the water temperature was set relatively low </w:t>
      </w:r>
      <w:r w:rsidR="00D46C83">
        <w:t>(</w:t>
      </w:r>
      <w:r w:rsidR="009E7124">
        <w:t>36</w:t>
      </w:r>
      <w:r w:rsidR="009E7124" w:rsidRPr="00072C63">
        <w:t>°</w:t>
      </w:r>
      <w:r w:rsidR="009E7124">
        <w:t>C</w:t>
      </w:r>
      <w:r w:rsidR="00D46C83">
        <w:t>)</w:t>
      </w:r>
      <w:r w:rsidR="00DA0210">
        <w:t>, per product recommendations to prevent burns. Real users may use significantly hotter water temperatures</w:t>
      </w:r>
      <w:r>
        <w:t>.</w:t>
      </w:r>
      <w:r w:rsidR="00DA0210">
        <w:t xml:space="preserve"> </w:t>
      </w:r>
      <w:r>
        <w:t>Combining the passive strategies led to a heating effect</w:t>
      </w:r>
      <w:r w:rsidR="00364BE4">
        <w:t xml:space="preserve"> of</w:t>
      </w:r>
      <w:r>
        <w:t xml:space="preserve"> close to </w:t>
      </w:r>
      <w:bookmarkStart w:id="5" w:name="OLE_LINK2"/>
      <w:bookmarkStart w:id="6" w:name="OLE_LINK3"/>
      <w:r>
        <w:t>6</w:t>
      </w:r>
      <w:r w:rsidRPr="00072C63">
        <w:t>°</w:t>
      </w:r>
      <w:r>
        <w:t>C</w:t>
      </w:r>
      <w:bookmarkEnd w:id="5"/>
      <w:bookmarkEnd w:id="6"/>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5C8C15D8" w14:textId="5F3E87E1" w:rsidR="005F13FD" w:rsidRDefault="005F13FD" w:rsidP="005F13FD">
      <w:pPr>
        <w:pStyle w:val="Caption"/>
        <w:keepNext/>
        <w:jc w:val="left"/>
      </w:pPr>
      <w:r>
        <w:t xml:space="preserve">Fig. </w:t>
      </w:r>
      <w:fldSimple w:instr=" SEQ Fig. \* ARABIC ">
        <w:r w:rsidR="00A97D14">
          <w:rPr>
            <w:noProof/>
          </w:rPr>
          <w:t>2</w:t>
        </w:r>
      </w:fldSimple>
      <w:r w:rsidRPr="00E114F4">
        <w:t>: Application of laboratory results</w:t>
      </w:r>
      <w:r>
        <w:t xml:space="preserve"> of heating and cooling effects</w:t>
      </w:r>
      <w:r w:rsidRPr="00E114F4">
        <w:t xml:space="preserve"> to two historical case studies</w:t>
      </w:r>
      <w:r>
        <w:t xml:space="preserve"> to model sleep time heat and cold exposure.</w:t>
      </w:r>
    </w:p>
    <w:p w14:paraId="052EEEBE" w14:textId="77777777" w:rsidR="005F13FD" w:rsidRDefault="005F13FD" w:rsidP="005F13FD">
      <w:r>
        <w:rPr>
          <w:i/>
          <w:iCs/>
          <w:noProof/>
          <w:lang w:eastAsia="zh-CN"/>
        </w:rPr>
        <w:drawing>
          <wp:inline distT="0" distB="0" distL="0" distR="0" wp14:anchorId="5DA7CBA1" wp14:editId="093BCC37">
            <wp:extent cx="5943600" cy="4587240"/>
            <wp:effectExtent l="0" t="0" r="0" b="0"/>
            <wp:docPr id="166280955" name="Picture 16628095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955" name="Picture 166280955"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14:paraId="010BA77F" w14:textId="098F8A39" w:rsidR="005F13FD" w:rsidRPr="00852A7D" w:rsidRDefault="005F13FD" w:rsidP="004F7E72">
      <w:pPr>
        <w:rPr>
          <w:i/>
          <w:iCs/>
          <w:sz w:val="18"/>
          <w:szCs w:val="18"/>
        </w:rPr>
      </w:pPr>
      <w:r w:rsidRPr="008C467B">
        <w:rPr>
          <w:i/>
          <w:iCs/>
          <w:sz w:val="18"/>
          <w:szCs w:val="18"/>
        </w:rPr>
        <w:t xml:space="preserve">a) 2015 Pakistan heat wave (June 17-24) and b) 2021 Texas power crisis (February 14-19) as a </w:t>
      </w:r>
      <w:proofErr w:type="spellStart"/>
      <w:r w:rsidRPr="008C467B">
        <w:rPr>
          <w:i/>
          <w:iCs/>
          <w:sz w:val="18"/>
          <w:szCs w:val="18"/>
        </w:rPr>
        <w:t>i</w:t>
      </w:r>
      <w:proofErr w:type="spellEnd"/>
      <w:r w:rsidRPr="008C467B">
        <w:rPr>
          <w:i/>
          <w:iCs/>
          <w:sz w:val="18"/>
          <w:szCs w:val="18"/>
        </w:rPr>
        <w:t>. time series of modeled indoor temperatures with and without heating or cooling effects caused by selected interventions and ii. Sleep time (10 p.m. – 7 a.m.) heat or cold exposure based on the World Health Organization (WHO)’s indoor minimal risk temperature guideline. The higher the sleep time heat/cold exposure the more potentially hazardous is the situation.</w:t>
      </w:r>
    </w:p>
    <w:p w14:paraId="6FB3B413" w14:textId="5790C2A1" w:rsidR="007B66CB" w:rsidRDefault="004F7E72" w:rsidP="00852A7D">
      <w:r>
        <w:lastRenderedPageBreak/>
        <w:t>On the cooling side, only two of the four passive strategies had a measurable cooling effect in isolation. Removing bedding and removing the mattress had a cooling effect of about 1</w:t>
      </w:r>
      <w:bookmarkStart w:id="7" w:name="_Hlk121923253"/>
      <w:bookmarkStart w:id="8" w:name="OLE_LINK4"/>
      <w:r w:rsidRPr="00072C63">
        <w:t>°</w:t>
      </w:r>
      <w:r>
        <w:t>C</w:t>
      </w:r>
      <w:bookmarkEnd w:id="7"/>
      <w:bookmarkEnd w:id="8"/>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The cooling effect from both fan types is almost three times higher when combined with passive such as minimal clothing and bedding</w:t>
      </w:r>
      <w:r w:rsidR="00D46C83">
        <w:t>.</w:t>
      </w:r>
      <w:r w:rsidR="004253E5">
        <w:t xml:space="preserve"> </w:t>
      </w:r>
    </w:p>
    <w:p w14:paraId="05FCDC3A" w14:textId="0F7DCC2D" w:rsidR="00483565" w:rsidRDefault="004F7E72" w:rsidP="004F7E72">
      <w:r>
        <w:t xml:space="preserve">The results of the thermal manikin test demonstrate the potential for passive and low-energy solutions for heating and cooling to minimize thermal discomfort in sleeping environments. </w:t>
      </w:r>
      <w:r w:rsidR="006D4D1D">
        <w:t>When these results are applied to historical case studies, t</w:t>
      </w:r>
      <w:r>
        <w:t>he results in</w:t>
      </w:r>
      <w:r w:rsidR="00483565">
        <w:t xml:space="preserve"> </w:t>
      </w:r>
      <w:r w:rsidR="00483565">
        <w:fldChar w:fldCharType="begin"/>
      </w:r>
      <w:r w:rsidR="00483565">
        <w:instrText xml:space="preserve"> REF _Ref153360117 \h </w:instrText>
      </w:r>
      <w:r w:rsidR="00483565">
        <w:fldChar w:fldCharType="separate"/>
      </w:r>
      <w:r w:rsidR="00483565">
        <w:t xml:space="preserve">Fig. </w:t>
      </w:r>
      <w:r w:rsidR="00483565">
        <w:rPr>
          <w:noProof/>
        </w:rPr>
        <w:t>2</w:t>
      </w:r>
      <w:r w:rsidR="00483565">
        <w:fldChar w:fldCharType="end"/>
      </w:r>
      <w:r>
        <w:t xml:space="preserve"> show that a combination of passive and low-energy strategies could reduce sleep-time heat exposure by as much as 91% and cold exposure by as much as 84%</w:t>
      </w:r>
      <w:r w:rsidR="00A236DE">
        <w:t xml:space="preserve"> during </w:t>
      </w:r>
      <w:r w:rsidR="00A12AE1">
        <w:t>these extreme weather conditions</w:t>
      </w:r>
      <w:r w:rsidR="006D4D1D">
        <w:t>.</w:t>
      </w:r>
      <w:r>
        <w:t xml:space="preserve">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3A536FD8" w14:textId="0EAE05F1" w:rsidR="00FB4352" w:rsidRDefault="00483565" w:rsidP="00483565">
      <w:r>
        <w:t xml:space="preserve">We </w:t>
      </w:r>
      <w:r w:rsidR="00CB039C">
        <w:t>also</w:t>
      </w:r>
      <w:r>
        <w:t xml:space="preserve"> applied the laboratory findings</w:t>
      </w:r>
      <w:r w:rsidR="00CB039C">
        <w:t xml:space="preserve"> of the manikin tests</w:t>
      </w:r>
      <w:r>
        <w:t xml:space="preserve"> to the 2021 Texas power crisis case study </w:t>
      </w:r>
      <w:r w:rsidR="00CB039C">
        <w:t xml:space="preserve">to </w:t>
      </w:r>
      <w:r>
        <w:t>model the energy impact of coupling low-energy and passive heating interventions with lower heating set points during sleep time hours. The original</w:t>
      </w:r>
      <w:r w:rsidR="00CB039C">
        <w:t xml:space="preserve"> reference energy model for</w:t>
      </w:r>
      <w:r>
        <w:t xml:space="preserve"> Dallas had a heating setpoint of 22</w:t>
      </w:r>
      <w:r w:rsidRPr="00483565">
        <w:t>°C</w:t>
      </w:r>
      <w:r>
        <w:t xml:space="preserve">, which exceeds the </w:t>
      </w:r>
      <w:r w:rsidR="006D4D1D">
        <w:t>WHO’s</w:t>
      </w:r>
      <w:r>
        <w:t xml:space="preserve"> indoor minimal risk temperature guideline of 18</w:t>
      </w:r>
      <w:r w:rsidRPr="00483565">
        <w:t>°C</w:t>
      </w:r>
      <w:r>
        <w:t>. We first modeled the effect of reducing the setpoint to the WHO guideline</w:t>
      </w:r>
      <w:r w:rsidR="00CB039C">
        <w:t xml:space="preserve"> </w:t>
      </w:r>
      <w:r>
        <w:t xml:space="preserve">and then subsequently reduced the setpoint so that the heating effect from the intervention would bring the equivalent temperature to within the WHO </w:t>
      </w:r>
      <w:r w:rsidR="006D4D1D">
        <w:t>recommendation</w:t>
      </w:r>
      <w:r>
        <w:t xml:space="preserve">. </w:t>
      </w:r>
      <w:r w:rsidR="00CB039C">
        <w:t>T</w:t>
      </w:r>
      <w:r>
        <w:t>his resulted in a temperature setpoint of 13.9°C</w:t>
      </w:r>
      <w:r w:rsidR="00CB039C">
        <w:t xml:space="preserve"> for a heated blanked</w:t>
      </w:r>
      <w:r>
        <w:t>, a setpoint of 12.3°C</w:t>
      </w:r>
      <w:r w:rsidR="00CB039C">
        <w:t xml:space="preserve"> for the passive combination</w:t>
      </w:r>
      <w:r>
        <w:t>, a</w:t>
      </w:r>
      <w:r w:rsidR="00CB039C">
        <w:t>nd a</w:t>
      </w:r>
      <w:r>
        <w:t xml:space="preserve"> setpoint of 11.6°C</w:t>
      </w:r>
      <w:r w:rsidR="00CB039C">
        <w:t xml:space="preserve"> for the passive combination and heated blanket</w:t>
      </w:r>
      <w:r>
        <w:t xml:space="preserve">. While the thermostat setpoint is significantly lower, we note that it </w:t>
      </w:r>
      <w:r w:rsidR="00CB039C">
        <w:t>is still warmer than</w:t>
      </w:r>
      <w:r>
        <w:t xml:space="preserve"> the indoor temperatures modeled in the home during the power outage with no intervention, </w:t>
      </w:r>
      <w:r>
        <w:fldChar w:fldCharType="begin"/>
      </w:r>
      <w:r>
        <w:instrText xml:space="preserve"> REF _Ref153360117 \h </w:instrText>
      </w:r>
      <w:r>
        <w:fldChar w:fldCharType="separate"/>
      </w:r>
      <w:r>
        <w:t xml:space="preserve">Fig. </w:t>
      </w:r>
      <w:r>
        <w:rPr>
          <w:noProof/>
        </w:rPr>
        <w:t>2</w:t>
      </w:r>
      <w:r>
        <w:fldChar w:fldCharType="end"/>
      </w:r>
      <w:r>
        <w:t xml:space="preserve">b. The results in </w:t>
      </w:r>
      <w:r>
        <w:fldChar w:fldCharType="begin"/>
      </w:r>
      <w:r>
        <w:instrText xml:space="preserve"> REF _Ref153359540 \h </w:instrText>
      </w:r>
      <w:r>
        <w:fldChar w:fldCharType="separate"/>
      </w:r>
      <w:r>
        <w:t xml:space="preserve">Fig. </w:t>
      </w:r>
      <w:r>
        <w:rPr>
          <w:noProof/>
        </w:rPr>
        <w:t>3</w:t>
      </w:r>
      <w:r>
        <w:fldChar w:fldCharType="end"/>
      </w:r>
      <w:r>
        <w:t xml:space="preserve"> show that reducing the setpoint to the WHO guideline gives a 28% reduction in peak loads and a 39% reduction in total energy use during sleep time hours. Applying </w:t>
      </w:r>
      <w:r w:rsidR="006D4D1D">
        <w:t xml:space="preserve">passive strategies and the top performing low-energy heating strategy (a heated blanket), </w:t>
      </w:r>
      <w:r>
        <w:t>lower</w:t>
      </w:r>
      <w:r w:rsidR="00CB039C">
        <w:t>s</w:t>
      </w:r>
      <w:r>
        <w:t xml:space="preserve"> the peak loads </w:t>
      </w:r>
      <w:r w:rsidR="00CB039C">
        <w:t xml:space="preserve">by </w:t>
      </w:r>
      <w:r>
        <w:t xml:space="preserve">up to 67% and the total energy consumption </w:t>
      </w:r>
      <w:r w:rsidR="006D4D1D">
        <w:t xml:space="preserve">by up </w:t>
      </w:r>
      <w:r>
        <w:t xml:space="preserve">to 83%, effectively double that of just lowering the setpoint alone. While the heated blanket consumes a nominal amount of energy, even the load from </w:t>
      </w:r>
      <w:r w:rsidR="00CB039C">
        <w:t>four</w:t>
      </w:r>
      <w:r>
        <w:t xml:space="preserve"> persons is </w:t>
      </w:r>
      <w:r w:rsidR="00CB039C">
        <w:t>small</w:t>
      </w:r>
      <w:r>
        <w:t xml:space="preserve"> relative to the energy savings from reducing the thermostat setpoint. </w:t>
      </w:r>
      <w:r w:rsidR="00CD4659">
        <w:t xml:space="preserve">The heated blanket is much more efficient </w:t>
      </w:r>
      <w:r w:rsidR="00CB039C">
        <w:t>as</w:t>
      </w:r>
      <w:r w:rsidR="00CD4659">
        <w:t xml:space="preserve"> its </w:t>
      </w:r>
      <w:r w:rsidR="00CB039C">
        <w:t>heat</w:t>
      </w:r>
      <w:r w:rsidR="00CD4659">
        <w:t xml:space="preserve"> is </w:t>
      </w:r>
      <w:r w:rsidR="00CB039C">
        <w:t>directed at</w:t>
      </w:r>
      <w:r w:rsidR="00CD4659">
        <w:t xml:space="preserve"> the person, rather than heating the entire space volume. </w:t>
      </w:r>
    </w:p>
    <w:p w14:paraId="5344465F" w14:textId="5ABF685A" w:rsidR="00667D9A" w:rsidRDefault="00667D9A" w:rsidP="00852A7D">
      <w:pPr>
        <w:pStyle w:val="Caption"/>
        <w:keepNext/>
      </w:pPr>
      <w:bookmarkStart w:id="9" w:name="_Ref153359540"/>
      <w:r>
        <w:lastRenderedPageBreak/>
        <w:t xml:space="preserve">Fig. </w:t>
      </w:r>
      <w:fldSimple w:instr=" SEQ Fig. \* ARABIC ">
        <w:r w:rsidR="00A97D14">
          <w:rPr>
            <w:noProof/>
          </w:rPr>
          <w:t>3</w:t>
        </w:r>
      </w:fldSimple>
      <w:bookmarkEnd w:id="9"/>
      <w:r>
        <w:t>: Application of laboratory results of low-energy and passive heating devices to historical case study to model reduced energy loads.</w:t>
      </w:r>
    </w:p>
    <w:p w14:paraId="17422A4F" w14:textId="6E8DDC2B" w:rsidR="00483565" w:rsidRDefault="00667D9A" w:rsidP="00483565">
      <w:r>
        <w:rPr>
          <w:noProof/>
        </w:rPr>
        <w:drawing>
          <wp:inline distT="0" distB="0" distL="0" distR="0" wp14:anchorId="735C5316" wp14:editId="4BD409A9">
            <wp:extent cx="5943600" cy="4559300"/>
            <wp:effectExtent l="0" t="0" r="0" b="0"/>
            <wp:docPr id="451330309" name="Picture 1" descr="A graph of energy effici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309" name="Picture 1" descr="A graph of energy efficiency&#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7DFEF030" w14:textId="2670A911" w:rsidR="00667D9A" w:rsidRPr="00483565" w:rsidRDefault="00667D9A" w:rsidP="00852A7D">
      <w:pPr>
        <w:pStyle w:val="Caption"/>
      </w:pPr>
      <w:r>
        <w:t xml:space="preserve">a and c) 2021 Texas power crisis (February 14-19) as a time series of modeled indoor temperatures and energy consumption with and without heating effects caused by selected interventions and b and d) sleep time (10 p.m. – 7 a.m.) reductions in peak energy use and total energy use overnight from February 13-14. The adjusted energy consumption from low-energy heating interventions assumes use by four persons continuously overnight. </w:t>
      </w:r>
    </w:p>
    <w:p w14:paraId="46586075" w14:textId="589640D6" w:rsidR="004F7E72" w:rsidRDefault="004F7E72" w:rsidP="008374B8">
      <w:pPr>
        <w:pStyle w:val="Heading1"/>
      </w:pPr>
      <w:r>
        <w:t>Discussion</w:t>
      </w:r>
    </w:p>
    <w:p w14:paraId="697590E0" w14:textId="6607C52C" w:rsidR="00615859"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w:t>
      </w:r>
      <w:r w:rsidR="00876193">
        <w:t>T</w:t>
      </w:r>
      <w:r w:rsidR="00483565">
        <w:t>he average cost of household electricity</w:t>
      </w:r>
      <w:r w:rsidR="00876193">
        <w:t xml:space="preserve"> in the United States</w:t>
      </w:r>
      <w:r w:rsidR="001A5768">
        <w:t xml:space="preserve"> in September 2023</w:t>
      </w:r>
      <w:r w:rsidR="00483565">
        <w:t xml:space="preserve"> is $0.1</w:t>
      </w:r>
      <w:r w:rsidR="001A5768">
        <w:t>6</w:t>
      </w:r>
      <w:r w:rsidR="00D37EB0">
        <w:fldChar w:fldCharType="begin"/>
      </w:r>
      <w:r w:rsidR="00615859">
        <w:instrText xml:space="preserve"> ADDIN ZOTERO_ITEM CSL_CITATION {"citationID":"jmWSlION","properties":{"formattedCitation":"\\super 59\\nosupersub{}","plainCitation":"59","noteIndex":0},"citationItems":[{"id":1761,"uris":["http://zotero.org/users/4259226/items/V5HZHBZY"],"itemData":{"id":1761,"type":"webpage","container-title":"U.S. Energy Information Administration","title":"Table 5.6.A. Average Price of Electricity to Ultimate Customers by End-Use Sector","URL":"https://www.eia.gov/electricity/monthly/epm_table_grapher.php","author":[{"family":"EIA","given":""}],"accessed":{"date-parts":[["2023",12,20]]},"issued":{"date-parts":[["2023",12]]}}}],"schema":"https://github.com/citation-style-language/schema/raw/master/csl-citation.json"} </w:instrText>
      </w:r>
      <w:r w:rsidR="00D37EB0">
        <w:fldChar w:fldCharType="separate"/>
      </w:r>
      <w:r w:rsidR="00615859" w:rsidRPr="00615859">
        <w:rPr>
          <w:rFonts w:cs="Times New Roman"/>
          <w:vertAlign w:val="superscript"/>
        </w:rPr>
        <w:t>59</w:t>
      </w:r>
      <w:r w:rsidR="00D37EB0">
        <w:fldChar w:fldCharType="end"/>
      </w:r>
      <w:r w:rsidR="00483565">
        <w:t>, which is significantly cheaper than other parts of the world</w:t>
      </w:r>
      <w:r w:rsidR="00483565">
        <w:fldChar w:fldCharType="begin"/>
      </w:r>
      <w:r w:rsidR="00615859">
        <w:instrText xml:space="preserve"> ADDIN ZOTERO_ITEM CSL_CITATION {"citationID":"NtHu9DIK","properties":{"formattedCitation":"\\super 60\\nosupersub{}","plainCitation":"60","noteIndex":0},"citationItems":[{"id":1741,"uris":["http://zotero.org/users/4259226/items/DU83GHTH"],"itemData":{"id":1741,"type":"webpage","abstract":"Electricity prices, March 2023:  The chart shows the price of electricity for households and businesses in over 100 countries.  The prices are per kWh and include all items in the electricity bill such as the distribution and energy cost, various environmental and fuel cost charges and taxes.  The world average price is 0.158 U.S. Dollar per kWh for household users and 0.163 U.S. Dollar per kWh for business users.  The prices for households are calculated using the average annual household electricity consumption per year and for businesses, we use 1,000,000 kWh consumption per year. We do, however, calculate several data points at different levels of consumption for both households and businesses. The methodology of price collection is described on the about page.  The latest business and household electricity price data from September 2023 are available for download.","container-title":"GlobalPetrolPrices.com","language":"en","title":"Electricity prices around the world","URL":"https://www.globalpetrolprices.com/electricity_prices/","author":[{"family":"GlobalPetrolPrices.com","given":""}],"accessed":{"date-parts":[["2023",12,12]]}}}],"schema":"https://github.com/citation-style-language/schema/raw/master/csl-citation.json"} </w:instrText>
      </w:r>
      <w:r w:rsidR="00483565">
        <w:fldChar w:fldCharType="separate"/>
      </w:r>
      <w:r w:rsidR="00615859" w:rsidRPr="00615859">
        <w:rPr>
          <w:rFonts w:cs="Times New Roman"/>
          <w:vertAlign w:val="superscript"/>
        </w:rPr>
        <w:t>60</w:t>
      </w:r>
      <w:r w:rsidR="00483565">
        <w:fldChar w:fldCharType="end"/>
      </w:r>
      <w:r w:rsidR="00880778">
        <w:t>. Therefore</w:t>
      </w:r>
      <w:r w:rsidR="00876193">
        <w:t>,</w:t>
      </w:r>
      <w:r w:rsidR="00880778">
        <w:t xml:space="preserve"> a </w:t>
      </w:r>
      <w:proofErr w:type="gramStart"/>
      <w:r w:rsidR="005805BF">
        <w:t>3</w:t>
      </w:r>
      <w:r w:rsidR="00880778">
        <w:t xml:space="preserve"> </w:t>
      </w:r>
      <w:r w:rsidR="00D37EB0">
        <w:t>ton</w:t>
      </w:r>
      <w:proofErr w:type="gramEnd"/>
      <w:r w:rsidR="00880778">
        <w:t xml:space="preserve"> air conditioner </w:t>
      </w:r>
      <w:r w:rsidR="005805BF">
        <w:t>would cost</w:t>
      </w:r>
      <w:r w:rsidR="00515E5E">
        <w:t xml:space="preserve"> </w:t>
      </w:r>
      <w:r w:rsidR="00B51AA2">
        <w:t xml:space="preserve">$14.40 </w:t>
      </w:r>
      <w:r w:rsidR="00515E5E">
        <w:t>to run overnight</w:t>
      </w:r>
      <w:r w:rsidR="00D37EB0">
        <w:t xml:space="preserve"> (10 p.m. – 7 a.m.)</w:t>
      </w:r>
      <w:r w:rsidR="005805BF">
        <w:t>.</w:t>
      </w:r>
      <w:r w:rsidR="00B51AA2">
        <w:t xml:space="preserve"> The average cost of household natural gas in the United States in September 2023 is $21.85/1,000 ft</w:t>
      </w:r>
      <w:r w:rsidR="00B51AA2">
        <w:rPr>
          <w:vertAlign w:val="superscript"/>
        </w:rPr>
        <w:t xml:space="preserve">3 </w:t>
      </w:r>
      <w:r w:rsidR="00B51AA2">
        <w:rPr>
          <w:vertAlign w:val="superscript"/>
        </w:rPr>
        <w:fldChar w:fldCharType="begin"/>
      </w:r>
      <w:r w:rsidR="00615859">
        <w:rPr>
          <w:vertAlign w:val="superscript"/>
        </w:rPr>
        <w:instrText xml:space="preserve"> ADDIN ZOTERO_ITEM CSL_CITATION {"citationID":"qs1vIEh2","properties":{"formattedCitation":"\\super 61\\nosupersub{}","plainCitation":"61","noteIndex":0},"citationItems":[{"id":1763,"uris":["http://zotero.org/users/4259226/items/3JXBT824"],"itemData":{"id":1763,"type":"webpage","container-title":"U.S. Energy Information Administration","title":"Natural Gas Prices","URL":"https://www.eia.gov/dnav/ng/ng_pri_sum_a_EPG0_PRS_DMcf_m.htm","author":[{"family":"EIA","given":""}],"accessed":{"date-parts":[["2023",12,20]]},"issued":{"date-parts":[["2023",12]]}}}],"schema":"https://github.com/citation-style-language/schema/raw/master/csl-citation.json"} </w:instrText>
      </w:r>
      <w:r w:rsidR="00B51AA2">
        <w:rPr>
          <w:vertAlign w:val="superscript"/>
        </w:rPr>
        <w:fldChar w:fldCharType="separate"/>
      </w:r>
      <w:r w:rsidR="00615859" w:rsidRPr="00615859">
        <w:rPr>
          <w:rFonts w:cs="Times New Roman"/>
          <w:vertAlign w:val="superscript"/>
        </w:rPr>
        <w:t>61</w:t>
      </w:r>
      <w:r w:rsidR="00B51AA2">
        <w:rPr>
          <w:vertAlign w:val="superscript"/>
        </w:rPr>
        <w:fldChar w:fldCharType="end"/>
      </w:r>
      <w:r w:rsidR="00B51AA2">
        <w:t>.</w:t>
      </w:r>
      <w:r w:rsidR="00515E5E">
        <w:t xml:space="preserve"> </w:t>
      </w:r>
      <w:r w:rsidR="00B44D84">
        <w:t>In the U.S. in September 2022, the average heat content of natural gas delivered to end use sectors is 1,038 Btu/ft</w:t>
      </w:r>
      <w:r w:rsidR="00B44D84" w:rsidRPr="00852A7D">
        <w:rPr>
          <w:vertAlign w:val="superscript"/>
        </w:rPr>
        <w:t>3</w:t>
      </w:r>
      <w:r w:rsidR="00B44D84">
        <w:t xml:space="preserve"> </w:t>
      </w:r>
      <w:r w:rsidR="00B44D84">
        <w:fldChar w:fldCharType="begin"/>
      </w:r>
      <w:r w:rsidR="00615859">
        <w:instrText xml:space="preserve"> ADDIN ZOTERO_ITEM CSL_CITATION {"citationID":"E5FOTDho","properties":{"formattedCitation":"\\super 62\\nosupersub{}","plainCitation":"62","noteIndex":0},"citationItems":[{"id":1765,"uris":["http://zotero.org/users/4259226/items/5ADZLCI9"],"itemData":{"id":1765,"type":"webpage","abstract":"Energy Information Administration - EIA - Official Energy Statistics from the U.S. Government","title":"Frequently Asked Questions (FAQs) - U.S. Energy Information Administration (EIA)","URL":"https://www.eia.gov/tools/faqs/faq.php","author":[{"family":"EIA","given":""}],"accessed":{"date-parts":[["2023",12,25]]},"issued":{"date-parts":[["2023"]]}}}],"schema":"https://github.com/citation-style-language/schema/raw/master/csl-citation.json"} </w:instrText>
      </w:r>
      <w:r w:rsidR="00B44D84">
        <w:fldChar w:fldCharType="separate"/>
      </w:r>
      <w:r w:rsidR="00615859" w:rsidRPr="00615859">
        <w:rPr>
          <w:rFonts w:cs="Times New Roman"/>
          <w:vertAlign w:val="superscript"/>
        </w:rPr>
        <w:t>62</w:t>
      </w:r>
      <w:r w:rsidR="00B44D84">
        <w:fldChar w:fldCharType="end"/>
      </w:r>
      <w:r w:rsidR="00B44D84">
        <w:t xml:space="preserve">. Therefore, a 70,000 Btu/h gas furnace would cost $13.26 to run overnight. </w:t>
      </w:r>
      <w:r w:rsidR="00615859">
        <w:t>Assuming portable heating and cooling options are installed in three bedrooms</w:t>
      </w:r>
      <w:r w:rsidR="00636F83">
        <w:fldChar w:fldCharType="begin"/>
      </w:r>
      <w:r w:rsidR="00F26D09">
        <w:instrText xml:space="preserve"> ADDIN ZOTERO_ITEM CSL_CITATION {"citationID":"oG2R8n2N","properties":{"formattedCitation":"\\super 63\\nosupersub{}","plainCitation":"63","noteIndex":0},"citationItems":[{"id":1769,"uris":["http://zotero.org/users/4259226/items/Z6MNLVC6"],"itemData":{"id":1769,"type":"webpage","container-title":"American Community Survey  1-Year Estimates Detailed Tables","genre":"U.S. Census Bureau Data Portal","title":"B25041: Bedrooms - Census Bureau Table","URL":"https://data.census.gov/table/ACSDT1Y2022.B25041?q=bedrooms&amp;t=Types%20of%20Rooms","author":[{"family":"U.S. Census Bureau","given":""}],"accessed":{"date-parts":[["2023",12,25]]},"issued":{"date-parts":[["2023"]]}}}],"schema":"https://github.com/citation-style-language/schema/raw/master/csl-citation.json"} </w:instrText>
      </w:r>
      <w:r w:rsidR="00636F83">
        <w:fldChar w:fldCharType="separate"/>
      </w:r>
      <w:r w:rsidR="00F26D09" w:rsidRPr="00F26D09">
        <w:rPr>
          <w:rFonts w:cs="Times New Roman"/>
          <w:vertAlign w:val="superscript"/>
        </w:rPr>
        <w:t>63</w:t>
      </w:r>
      <w:r w:rsidR="00636F83">
        <w:fldChar w:fldCharType="end"/>
      </w:r>
      <w:r w:rsidR="00615859">
        <w:t xml:space="preserve">, </w:t>
      </w:r>
      <w:r w:rsidR="00F26D09">
        <w:t>three</w:t>
      </w:r>
      <w:r w:rsidR="00615859">
        <w:t xml:space="preserve"> window air conditioning unit</w:t>
      </w:r>
      <w:r w:rsidR="00F26D09">
        <w:t>s</w:t>
      </w:r>
      <w:r w:rsidR="00615859">
        <w:t xml:space="preserve"> would cost</w:t>
      </w:r>
      <w:r w:rsidR="00F26D09">
        <w:t xml:space="preserve"> $20.70 to run overnight and three space heaters would cost $6.48 to run overnight. </w:t>
      </w:r>
      <w:r w:rsidR="00515E5E" w:rsidRPr="00B44D84">
        <w:t>In</w:t>
      </w:r>
      <w:r w:rsidR="00515E5E">
        <w:t xml:space="preserve"> comparison, </w:t>
      </w:r>
      <w:r w:rsidR="0089601C">
        <w:t>our most effective low-energy cooling</w:t>
      </w:r>
      <w:r w:rsidR="00876193">
        <w:t xml:space="preserve"> (ceiling fan) and </w:t>
      </w:r>
      <w:r w:rsidR="00876193">
        <w:lastRenderedPageBreak/>
        <w:t>heating</w:t>
      </w:r>
      <w:r w:rsidR="0089601C">
        <w:t xml:space="preserve"> option</w:t>
      </w:r>
      <w:r w:rsidR="00876193">
        <w:t>s (heated blanket)</w:t>
      </w:r>
      <w:r w:rsidR="0089601C">
        <w:t xml:space="preserve"> use 18 W </w:t>
      </w:r>
      <w:r w:rsidR="00876193">
        <w:t>and</w:t>
      </w:r>
      <w:r w:rsidR="0089601C">
        <w:t xml:space="preserve"> 41 W</w:t>
      </w:r>
      <w:r w:rsidR="00876193">
        <w:t xml:space="preserve"> respectively</w:t>
      </w:r>
      <w:r w:rsidR="0089601C">
        <w:t>. Either of these devices would cost</w:t>
      </w:r>
      <w:r w:rsidR="00B44D84">
        <w:t xml:space="preserve"> </w:t>
      </w:r>
      <w:r w:rsidR="000129E5">
        <w:t xml:space="preserve">mere cents </w:t>
      </w:r>
      <w:r w:rsidR="00B44D84">
        <w:t>to run overnight</w:t>
      </w:r>
      <w:r w:rsidR="00483565">
        <w:t>.</w:t>
      </w:r>
      <w:r w:rsidR="0089601C">
        <w:t xml:space="preserve"> </w:t>
      </w:r>
    </w:p>
    <w:p w14:paraId="477952C1" w14:textId="2522763E" w:rsidR="004F7E72" w:rsidRDefault="004F7E72" w:rsidP="004F7E72">
      <w:r>
        <w:t xml:space="preserve">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w:t>
      </w:r>
      <w:r w:rsidR="00483565">
        <w:t>Our results show that e</w:t>
      </w:r>
      <w:r>
        <w:t xml:space="preserv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r w:rsidR="00271D16" w:rsidRPr="00271D16">
        <w:t xml:space="preserve">In this paper, our emphasis is on interventions directly applicable to individuals or their sleeping spaces. </w:t>
      </w:r>
      <w:r w:rsidR="00470A67">
        <w:t>T</w:t>
      </w:r>
      <w:r w:rsidR="00271D16" w:rsidRPr="00271D16">
        <w:t>here are additional interventions associated with enhancing building quality or landscapes, such as weatherization, shading, natural ventilation, and vegetation</w:t>
      </w:r>
      <w:r w:rsidR="00470A67">
        <w:t xml:space="preserve">. While </w:t>
      </w:r>
      <w:r w:rsidR="00271D16" w:rsidRPr="00271D16">
        <w:t>we acknowledge their potential importance and recommend further exploration, they were not specifically addressed in our study</w:t>
      </w:r>
      <w:r w:rsidR="002C0CD5">
        <w:t>.</w:t>
      </w:r>
    </w:p>
    <w:p w14:paraId="28EC410A" w14:textId="2C9C947D" w:rsidR="00C4422A" w:rsidRDefault="001D51D8" w:rsidP="004F7E72">
      <w:r>
        <w:t xml:space="preserve">While passive and low-energy strategies may already be </w:t>
      </w:r>
      <w:r w:rsidR="006971DB">
        <w:t>used in many contexts</w:t>
      </w:r>
      <w:r>
        <w:t xml:space="preserve">, </w:t>
      </w:r>
      <w:r w:rsidR="00061E9B">
        <w:t xml:space="preserve">there remain barriers to their </w:t>
      </w:r>
      <w:r w:rsidR="00876193">
        <w:t xml:space="preserve">preferential </w:t>
      </w:r>
      <w:r w:rsidR="00061E9B">
        <w:t>use over conventional HVAC systems when available. A study in New York City, United States, shows that</w:t>
      </w:r>
      <w:r w:rsidR="00D73C6A">
        <w:t xml:space="preserve"> p</w:t>
      </w:r>
      <w:r w:rsidR="004F7E72">
        <w:t>assive strategies are less commonly used than other environmental modifications such as turning on the air conditioning or electric fan</w:t>
      </w:r>
      <w:r w:rsidR="004F7E72">
        <w:fldChar w:fldCharType="begin"/>
      </w:r>
      <w:r w:rsidR="00615859">
        <w:instrText xml:space="preserve"> ADDIN ZOTERO_ITEM CSL_CITATION {"citationID":"7J32ZaKd","properties":{"formattedCitation":"\\super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00615859" w:rsidRPr="00615859">
        <w:rPr>
          <w:rFonts w:cs="Times New Roman"/>
          <w:vertAlign w:val="superscript"/>
        </w:rPr>
        <w:t>32</w:t>
      </w:r>
      <w:r w:rsidR="004F7E72">
        <w:fldChar w:fldCharType="end"/>
      </w:r>
      <w:r w:rsidR="004F7E72">
        <w:t xml:space="preserve">. There are social and cultural barriers to the use of passive strategies, </w:t>
      </w:r>
      <w:r w:rsidR="005E7647">
        <w:t>for example, people may prefer</w:t>
      </w:r>
      <w:r w:rsidR="004F7E72">
        <w:t xml:space="preserve"> to sleep with a covering, regardless of the indoor air temperature, because it is associated with feelings of safety and security</w:t>
      </w:r>
      <w:r w:rsidR="004F7E72">
        <w:fldChar w:fldCharType="begin"/>
      </w:r>
      <w:r w:rsidR="00F26D09">
        <w:instrText xml:space="preserve"> ADDIN ZOTERO_ITEM CSL_CITATION {"citationID":"ozeaoGvH","properties":{"formattedCitation":"\\super 64\\nosupersub{}","plainCitation":"64","noteIndex":0},"citationItems":[{"id":500,"uris":["http://zotero.org/users/4259226/items/6MM2EAHW"],"itemData":{"id":500,"type":"article-journal","abstract":"Abstract\n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rsidR="004F7E72">
        <w:fldChar w:fldCharType="separate"/>
      </w:r>
      <w:r w:rsidR="00F26D09" w:rsidRPr="00F26D09">
        <w:rPr>
          <w:rFonts w:cs="Times New Roman"/>
          <w:vertAlign w:val="superscript"/>
        </w:rPr>
        <w:t>64</w:t>
      </w:r>
      <w:r w:rsidR="004F7E72">
        <w:fldChar w:fldCharType="end"/>
      </w:r>
      <w:r w:rsidR="00E2551F">
        <w:t xml:space="preserve"> or for other reasons </w:t>
      </w:r>
      <w:r w:rsidR="00D17F37">
        <w:t xml:space="preserve">such </w:t>
      </w:r>
      <w:r w:rsidR="00E2551F">
        <w:t xml:space="preserve">as </w:t>
      </w:r>
      <w:r w:rsidR="004F7E72">
        <w:t>privacy. Likewise, swapping a mattress</w:t>
      </w:r>
      <w:r w:rsidR="004F7E72" w:rsidRPr="008E2CCB">
        <w:t xml:space="preserve"> </w:t>
      </w:r>
      <w:r w:rsidR="004F7E72">
        <w:t>for a more ventilated bed type</w:t>
      </w:r>
      <w:r w:rsidR="004F7E72" w:rsidRPr="008E2CCB">
        <w:t xml:space="preserve"> </w:t>
      </w:r>
      <w:r w:rsidR="004F7E72">
        <w:t>may not be a realistic strategy in many parts of the world. While we tested an innerspring mattress, solid foam mattresses</w:t>
      </w:r>
      <w:r w:rsidR="00213C73">
        <w:t>, which create warmer conditions,</w:t>
      </w:r>
      <w:r w:rsidR="004F7E72">
        <w:t xml:space="preserve"> are becoming increasingly common in </w:t>
      </w:r>
      <w:r w:rsidR="00FE0C52">
        <w:t>many parts of the world</w:t>
      </w:r>
      <w:r w:rsidR="004F7E72">
        <w:fldChar w:fldCharType="begin"/>
      </w:r>
      <w:r w:rsidR="00F26D09">
        <w:instrText xml:space="preserve"> ADDIN ZOTERO_ITEM CSL_CITATION {"citationID":"lFTeUKAw","properties":{"formattedCitation":"\\super 65\\nosupersub{}","plainCitation":"65","noteIndex":0},"citationItems":[{"id":499,"uris":["http://zotero.org/users/4259226/items/GYIU88W8"],"itemData":{"id":499,"type":"report","number":"QYR-15055999","page":"90","title":"Global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4F7E72">
        <w:fldChar w:fldCharType="separate"/>
      </w:r>
      <w:r w:rsidR="00F26D09" w:rsidRPr="00F26D09">
        <w:rPr>
          <w:rFonts w:cs="Times New Roman"/>
          <w:vertAlign w:val="superscript"/>
        </w:rPr>
        <w:t>65</w:t>
      </w:r>
      <w:r w:rsidR="004F7E72">
        <w:fldChar w:fldCharType="end"/>
      </w:r>
      <w:r w:rsidR="004F7E72">
        <w:t>. Our study suggests</w:t>
      </w:r>
      <w:r w:rsidR="004F7E72" w:rsidRPr="008E2CCB">
        <w:t xml:space="preserve"> </w:t>
      </w:r>
      <w:r w:rsidR="004F7E72">
        <w:t xml:space="preserve">the actual heat transfer impact </w:t>
      </w:r>
      <w:r w:rsidR="00D17F37">
        <w:t xml:space="preserve">of </w:t>
      </w:r>
      <w:r w:rsidR="001658C9">
        <w:t>the</w:t>
      </w:r>
      <w:r w:rsidR="00D17F37">
        <w:t xml:space="preserve"> mattress </w:t>
      </w:r>
      <w:r w:rsidR="004F7E72">
        <w:t xml:space="preserve">may not be as significant as clothing or bedding due to higher contact surface area </w:t>
      </w:r>
      <w:r w:rsidR="001658C9">
        <w:t xml:space="preserve">of </w:t>
      </w:r>
      <w:r w:rsidR="004F7E72">
        <w:t>those layers compared to the relatively limited contact surface</w:t>
      </w:r>
      <w:r w:rsidR="001658C9">
        <w:t xml:space="preserve"> area</w:t>
      </w:r>
      <w:r w:rsidR="004F7E72">
        <w:t xml:space="preserve"> with the mattress. </w:t>
      </w:r>
      <w:r w:rsidR="00C62952">
        <w:t xml:space="preserve">In reality, a person's surface contact with the mattress will likely be higher than what we modeled in this study due to a real adult weighing </w:t>
      </w:r>
      <w:r w:rsidR="00D133D5">
        <w:t xml:space="preserve">approximately </w:t>
      </w:r>
      <w:r w:rsidR="005A493A">
        <w:t>2.9</w:t>
      </w:r>
      <w:r w:rsidR="00C62952">
        <w:t>-4x more</w:t>
      </w:r>
      <w:r w:rsidR="00D133D5">
        <w:fldChar w:fldCharType="begin"/>
      </w:r>
      <w:r w:rsidR="00F26D09">
        <w:instrText xml:space="preserve"> ADDIN ZOTERO_ITEM CSL_CITATION {"citationID":"WMNOA1l8","properties":{"formattedCitation":"\\super 66\\nosupersub{}","plainCitation":"66","noteIndex":0},"citationItems":[{"id":1754,"uris":["http://zotero.org/users/4259226/items/BLZPQ9GC"],"itemData":{"id":1754,"type":"article-journal","abstract":"The energy requirement of species at each trophic level in an ecological pyramid is a function of the number of organisms and their average mass. Regarding human populations, although considerable attention is given to estimating the number of people, much less is given to estimating average mass, despite evidence that average body mass is increasing. We estimate global human biomass, its distribution by region and the proportion of biomass due to overweight and obesity.","container-title":"BMC Public Health","DOI":"10.1186/1471-2458-12-439","ISSN":"1471-2458","issue":"1","journalAbbreviation":"BMC Public Health","page":"439","source":"BioMed Central","title":"The weight of nations: an estimation of adult human biomass","title-short":"The weight of nations","URL":"https://doi.org/10.1186/1471-2458-12-439","volume":"12","author":[{"family":"Walpole","given":"Sarah Catherine"},{"family":"Prieto-Merino","given":"David"},{"family":"Edwards","given":"Phil"},{"family":"Cleland","given":"John"},{"family":"Stevens","given":"Gretchen"},{"family":"Roberts","given":"Ian"}],"accessed":{"date-parts":[["2023",12,19]]},"issued":{"date-parts":[["2012",6,18]]}}}],"schema":"https://github.com/citation-style-language/schema/raw/master/csl-citation.json"} </w:instrText>
      </w:r>
      <w:r w:rsidR="00D133D5">
        <w:fldChar w:fldCharType="separate"/>
      </w:r>
      <w:r w:rsidR="00F26D09" w:rsidRPr="00F26D09">
        <w:rPr>
          <w:rFonts w:cs="Times New Roman"/>
          <w:vertAlign w:val="superscript"/>
        </w:rPr>
        <w:t>66</w:t>
      </w:r>
      <w:r w:rsidR="00D133D5">
        <w:fldChar w:fldCharType="end"/>
      </w:r>
      <w:r w:rsidR="00C62952">
        <w:t xml:space="preserve"> than the thermal manikin and the firmness of a real mattress will decrease over time. Despite this, we’d still expect a higher contact surface area with clothing or bedding </w:t>
      </w:r>
      <w:r w:rsidR="00876193">
        <w:t>compared to</w:t>
      </w:r>
      <w:r w:rsidR="00C62952">
        <w:t xml:space="preserve"> the mattress. </w:t>
      </w:r>
    </w:p>
    <w:p w14:paraId="468FFDA6" w14:textId="477814E4" w:rsidR="005A493A" w:rsidRPr="00852A7D" w:rsidRDefault="005A493A" w:rsidP="005A493A">
      <w:pPr>
        <w:spacing w:before="240"/>
      </w:pPr>
      <w:r w:rsidRPr="00852A7D">
        <w:t>While our study focuses on the impact of indoor temperature on sleep quality, fans may contribute to other factors related to the overall indoor environmental quality of the bedroom, such as acoustics. Loud environmental noise from vehicular traffic, aircraft, trains, and wind turbines can be disruptive to sleep</w:t>
      </w:r>
      <w:r w:rsidRPr="00852A7D">
        <w:fldChar w:fldCharType="begin"/>
      </w:r>
      <w:r w:rsidR="00F26D09">
        <w:instrText xml:space="preserve"> ADDIN ZOTERO_ITEM CSL_CITATION {"citationID":"8VoVHOAQ","properties":{"formattedCitation":"\\super 67\\nosupersub{}","plainCitation":"67","noteIndex":0},"citationItems":[{"id":1734,"uris":["http://zotero.org/users/4259226/items/C8KYGJAH"],"itemData":{"id":1734,"type":"article-journal","container-title":"Noise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instrText>
      </w:r>
      <w:r w:rsidRPr="00852A7D">
        <w:fldChar w:fldCharType="separate"/>
      </w:r>
      <w:r w:rsidR="00F26D09" w:rsidRPr="00F26D09">
        <w:rPr>
          <w:rFonts w:cs="Times New Roman"/>
          <w:vertAlign w:val="superscript"/>
        </w:rPr>
        <w:t>67</w:t>
      </w:r>
      <w:r w:rsidRPr="00852A7D">
        <w:fldChar w:fldCharType="end"/>
      </w:r>
      <w:r w:rsidRPr="00852A7D">
        <w:t>. These noises are generally loud and intermittent. On the other hand, soft and constant noise, such as that produced by a white noise machine may aid sleep</w:t>
      </w:r>
      <w:r w:rsidRPr="00852A7D">
        <w:fldChar w:fldCharType="begin"/>
      </w:r>
      <w:r w:rsidR="00F26D09">
        <w:instrText xml:space="preserve"> ADDIN ZOTERO_ITEM CSL_CITATION {"citationID":"ccDpL5Kw","properties":{"formattedCitation":"\\super 68\\nosupersub{}","plainCitation":"68","noteIndex":0},"citationItems":[{"id":1738,"uris":["http://zotero.org/users/4259226/items/P6QK36RT"],"itemData":{"id":1738,"type":"article-journal","abstract":"White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instrText>
      </w:r>
      <w:r w:rsidRPr="00852A7D">
        <w:fldChar w:fldCharType="separate"/>
      </w:r>
      <w:r w:rsidR="00F26D09" w:rsidRPr="00F26D09">
        <w:rPr>
          <w:rFonts w:cs="Times New Roman"/>
          <w:vertAlign w:val="superscript"/>
        </w:rPr>
        <w:t>68</w:t>
      </w:r>
      <w:r w:rsidRPr="00852A7D">
        <w:fldChar w:fldCharType="end"/>
      </w:r>
      <w:r w:rsidRPr="00852A7D">
        <w:t xml:space="preserve">. The noise from fans, like the ceiling and floor fans in this study, is more like the second of these two and if a DC motor is used, </w:t>
      </w:r>
      <w:r w:rsidR="00470A67">
        <w:t>the sound</w:t>
      </w:r>
      <w:r w:rsidRPr="00852A7D">
        <w:t xml:space="preserve"> is</w:t>
      </w:r>
      <w:r w:rsidR="00470A67">
        <w:t xml:space="preserve"> mostly likely</w:t>
      </w:r>
      <w:r w:rsidRPr="00852A7D">
        <w:t xml:space="preserve"> not perceivable, but this is an area for further research. </w:t>
      </w:r>
    </w:p>
    <w:p w14:paraId="1830E3BA" w14:textId="12BD24D8"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xml:space="preserve">. </w:t>
      </w:r>
      <w:r>
        <w:lastRenderedPageBreak/>
        <w:t>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F26D09">
        <w:instrText xml:space="preserve"> ADDIN ZOTERO_ITEM CSL_CITATION {"citationID":"24l3r7Bg","properties":{"formattedCitation":"\\super 69\\nosupersub{}","plainCitation":"69","noteIndex":0},"citationItems":[{"id":498,"uris":["http://zotero.org/users/4259226/items/76ZJR3VY"],"itemData":{"id":498,"type":"article-journal","container-title":"European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F26D09" w:rsidRPr="00F26D09">
        <w:rPr>
          <w:rFonts w:cs="Times New Roman"/>
          <w:vertAlign w:val="superscript"/>
        </w:rPr>
        <w:t>69</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F26D09">
        <w:instrText xml:space="preserve"> ADDIN ZOTERO_ITEM CSL_CITATION {"citationID":"a28uGcGX","properties":{"formattedCitation":"\\super 70\\nosupersub{}","plainCitation":"70","noteIndex":0},"citationItems":[{"id":497,"uris":["http://zotero.org/users/4259226/items/VHVGSN9Q"],"itemData":{"id":497,"type":"article-journal","abstract":"Subjects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F26D09" w:rsidRPr="00F26D09">
        <w:rPr>
          <w:rFonts w:cs="Times New Roman"/>
          <w:vertAlign w:val="superscript"/>
        </w:rPr>
        <w:t>70</w:t>
      </w:r>
      <w:r>
        <w:fldChar w:fldCharType="end"/>
      </w:r>
      <w:r>
        <w:t>. Fourth, the manikin-based equivalent temperature does not consider human sensation, perception, and other 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66A2FAB0"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F26D09">
        <w:instrText xml:space="preserve"> ADDIN ZOTERO_ITEM CSL_CITATION {"citationID":"dFXZyDY8","properties":{"formattedCitation":"\\super 71\\nosupersub{}","plainCitation":"71","noteIndex":0},"citationItems":[{"id":525,"uris":["http://zotero.org/users/4259226/items/X3TDFR9S"],"itemData":{"id":525,"type":"article-journal","abstract":"Author(s):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F26D09" w:rsidRPr="00F26D09">
        <w:rPr>
          <w:rFonts w:cs="Times New Roman"/>
          <w:vertAlign w:val="superscript"/>
        </w:rPr>
        <w:t>71</w:t>
      </w:r>
      <w:r>
        <w:fldChar w:fldCharType="end"/>
      </w:r>
      <w:r>
        <w:t xml:space="preserve"> and </w:t>
      </w:r>
      <w:proofErr w:type="spellStart"/>
      <w:r>
        <w:t>Arens</w:t>
      </w:r>
      <w:proofErr w:type="spellEnd"/>
      <w:r>
        <w:t xml:space="preserve"> et al.</w:t>
      </w:r>
      <w:r>
        <w:fldChar w:fldCharType="begin"/>
      </w:r>
      <w:r w:rsidR="00F26D09">
        <w:instrText xml:space="preserve"> ADDIN ZOTERO_ITEM CSL_CITATION {"citationID":"EhREX9ao","properties":{"formattedCitation":"\\super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470A67">
        <w:t>An independent HVAC system controls t</w:t>
      </w:r>
      <w:r w:rsidR="0037269A">
        <w:t xml:space="preserve">he </w:t>
      </w:r>
      <w:r w:rsidR="00872113">
        <w:t xml:space="preserve">interior </w:t>
      </w:r>
      <w:r w:rsidR="0037269A">
        <w:t xml:space="preserve">surface temperature of the exterior walls and windows.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500590A0"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615859">
        <w:instrText xml:space="preserve"> ADDIN ZOTERO_ITEM CSL_CITATION {"citationID":"3edoJnin","properties":{"formattedCitation":"\\super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615859" w:rsidRPr="00615859">
        <w:rPr>
          <w:rFonts w:cs="Times New Roman"/>
          <w:vertAlign w:val="superscript"/>
        </w:rPr>
        <w:t>57</w:t>
      </w:r>
      <w:r>
        <w:fldChar w:fldCharType="end"/>
      </w:r>
      <w:r>
        <w:t>. We used a female thermal manikin developed by PT Teknik</w:t>
      </w:r>
      <w:r>
        <w:fldChar w:fldCharType="begin"/>
      </w:r>
      <w:r w:rsidR="00F26D09">
        <w:instrText xml:space="preserve"> ADDIN ZOTERO_ITEM CSL_CITATION {"citationID":"EM3leHzM","properties":{"formattedCitation":"\\super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F26D09" w:rsidRPr="00F26D09">
        <w:rPr>
          <w:rFonts w:cs="Times New Roman"/>
          <w:vertAlign w:val="superscript"/>
        </w:rPr>
        <w:t>73</w:t>
      </w:r>
      <w:r>
        <w:fldChar w:fldCharType="end"/>
      </w:r>
      <w:r>
        <w:t>. The manikin consists of a molded polystyrene shell wound with embedded nickel wir</w:t>
      </w:r>
      <w:r w:rsidRPr="00667D9A">
        <w:t>e. The manikin is 1.68 m tall</w:t>
      </w:r>
      <w:r w:rsidR="00667D9A" w:rsidRPr="00852A7D">
        <w:t xml:space="preserve"> </w:t>
      </w:r>
      <w:r w:rsidRPr="00667D9A">
        <w:t xml:space="preserve">and weighs approximately </w:t>
      </w:r>
      <w:r w:rsidR="0078116C" w:rsidRPr="00852A7D">
        <w:t>20</w:t>
      </w:r>
      <w:r w:rsidR="0078116C" w:rsidRPr="00667D9A">
        <w:t xml:space="preserve"> </w:t>
      </w:r>
      <w:r w:rsidRPr="00667D9A">
        <w:t>kg</w:t>
      </w:r>
      <w:r w:rsidR="00667D9A">
        <w:fldChar w:fldCharType="begin"/>
      </w:r>
      <w:r w:rsidR="00F26D09">
        <w:instrText xml:space="preserve"> ADDIN ZOTERO_ITEM CSL_CITATION {"citationID":"naxvGOC1","properties":{"formattedCitation":"\\super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rsidR="00667D9A">
        <w:fldChar w:fldCharType="separate"/>
      </w:r>
      <w:r w:rsidR="00F26D09" w:rsidRPr="00F26D09">
        <w:rPr>
          <w:rFonts w:cs="Times New Roman"/>
          <w:vertAlign w:val="superscript"/>
        </w:rPr>
        <w:t>73</w:t>
      </w:r>
      <w:r w:rsidR="00667D9A">
        <w:fldChar w:fldCharType="end"/>
      </w:r>
      <w:r w:rsidRPr="00667D9A">
        <w:t>.</w:t>
      </w:r>
      <w:r>
        <w:t xml:space="preserve">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61E88929" w14:textId="066C754E"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F26D09">
        <w:instrText xml:space="preserve"> ADDIN ZOTERO_ITEM CSL_CITATION {"citationID":"ZRdCLeAl","properties":{"formattedCitation":"\\super 75\\nosupersub{}","plainCitation":"75","noteIndex":0},"citationItems":[{"id":508,"uris":["http://zotero.org/users/4259226/items/IPBIG3MS"],"itemData":{"id":508,"type":"report","event-place":"Denmark","number":"Version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F26D09" w:rsidRPr="00F26D09">
        <w:rPr>
          <w:rFonts w:cs="Times New Roman"/>
          <w:vertAlign w:val="superscript"/>
        </w:rPr>
        <w:t>75</w:t>
      </w:r>
      <w:r>
        <w:fldChar w:fldCharType="end"/>
      </w:r>
      <w:r>
        <w:t>. This mode of control most realistically represents the temperature distribution of the human body</w:t>
      </w:r>
      <w:r>
        <w:fldChar w:fldCharType="begin"/>
      </w:r>
      <w:r w:rsidR="00F26D09">
        <w:instrText xml:space="preserve"> ADDIN ZOTERO_ITEM CSL_CITATION {"citationID":"TqgdvZdk","properties":{"formattedCitation":"\\super 76\\nosupersub{}","plainCitation":"76","noteIndex":0},"citationItems":[{"id":509,"uris":["http://zotero.org/users/4259226/items/6UFEKFPM"],"itemData":{"id":509,"type":"article-journal","abstract":"Recently,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F26D09" w:rsidRPr="00F26D09">
        <w:rPr>
          <w:rFonts w:cs="Times New Roman"/>
          <w:vertAlign w:val="superscript"/>
        </w:rPr>
        <w:t>76</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F26D09">
        <w:rPr>
          <w:highlight w:val="yellow"/>
        </w:rPr>
        <w:instrText xml:space="preserve"> ADDIN ZOTERO_ITEM CSL_CITATION {"citationID":"nAuvvvbs","properties":{"formattedCitation":"\\super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F26D09" w:rsidRPr="00F26D09">
        <w:rPr>
          <w:rFonts w:cs="Times New Roman"/>
          <w:vertAlign w:val="superscript"/>
        </w:rPr>
        <w:t>74</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F26D09">
        <w:instrText xml:space="preserve"> ADDIN ZOTERO_ITEM CSL_CITATION {"citationID":"JPr5ypzp","properties":{"formattedCitation":"\\super 77\\nosupersub{}","plainCitation":"77","noteIndex":0},"citationItems":[{"id":492,"uris":["http://zotero.org/users/4259226/items/95RMR9Q6"],"itemData":{"id":492,"type":"document","publisher":"PT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F26D09" w:rsidRPr="00F26D09">
        <w:rPr>
          <w:rFonts w:cs="Times New Roman"/>
          <w:vertAlign w:val="superscript"/>
        </w:rPr>
        <w:t>77</w:t>
      </w:r>
      <w:r>
        <w:fldChar w:fldCharType="end"/>
      </w:r>
      <w:r>
        <w:t xml:space="preserve">. </w:t>
      </w:r>
    </w:p>
    <w:p w14:paraId="7CA33FE0" w14:textId="703DE876" w:rsidR="00A46F95" w:rsidRDefault="00A46F95" w:rsidP="00BF1F00">
      <w:pPr>
        <w:spacing w:before="160"/>
      </w:pPr>
      <w:r>
        <w:t>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w:t>
      </w:r>
      <w:r w:rsidR="00470A67">
        <w:t xml:space="preserve"> probe</w:t>
      </w:r>
      <w:r>
        <w:t xml:space="preserve"> 0.2 m away from the thermal manikin and elevated it</w:t>
      </w:r>
      <w:r w:rsidR="00470A67">
        <w:t xml:space="preserve"> with wood blocks</w:t>
      </w:r>
      <w:r>
        <w:t xml:space="preserve"> to be vertically centered to the tangent </w:t>
      </w:r>
      <w:r w:rsidR="00006CC9">
        <w:t xml:space="preserve">body </w:t>
      </w:r>
      <w:r w:rsidR="00006CC9">
        <w:lastRenderedPageBreak/>
        <w:t>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3B6DAE34" w14:textId="77777777" w:rsidR="00003EB6" w:rsidRDefault="00003EB6" w:rsidP="00003EB6">
      <w:pPr>
        <w:pStyle w:val="Caption"/>
        <w:keepNext/>
      </w:pPr>
      <w:bookmarkStart w:id="10" w:name="_Ref138199049"/>
      <w:r>
        <w:t xml:space="preserve">Table </w:t>
      </w:r>
      <w:fldSimple w:instr=" SEQ Table \* ARABIC ">
        <w:r>
          <w:rPr>
            <w:noProof/>
          </w:rPr>
          <w:t>1</w:t>
        </w:r>
      </w:fldSimple>
      <w:bookmarkEnd w:id="10"/>
      <w:r>
        <w:t xml:space="preserve">: </w:t>
      </w:r>
      <w:r>
        <w:rPr>
          <w:noProof/>
        </w:rPr>
        <w:t>Thermal manikin body segments and associated surface area and core temperature setting for comfort mode per the Advanced Berkeley Comfort model</w:t>
      </w:r>
      <w:r>
        <w:fldChar w:fldCharType="begin"/>
      </w:r>
      <w:r>
        <w:instrText xml:space="preserve"> ADDIN ZOTERO_ITEM CSL_CITATION {"citationID":"uaFcYBrk","properties":{"formattedCitation":"\\super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Pr="00F26D09">
        <w:rPr>
          <w:rFonts w:cs="Times New Roman"/>
          <w:sz w:val="22"/>
          <w:vertAlign w:val="superscript"/>
        </w:rPr>
        <w:t>74</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003EB6" w14:paraId="1D11D133" w14:textId="77777777" w:rsidTr="00D01290">
        <w:tc>
          <w:tcPr>
            <w:tcW w:w="0" w:type="auto"/>
          </w:tcPr>
          <w:p w14:paraId="79C0D2C9" w14:textId="77777777" w:rsidR="00003EB6" w:rsidRDefault="00003EB6" w:rsidP="00D01290">
            <w:pPr>
              <w:pStyle w:val="Tabletext"/>
            </w:pPr>
          </w:p>
        </w:tc>
        <w:tc>
          <w:tcPr>
            <w:tcW w:w="0" w:type="auto"/>
          </w:tcPr>
          <w:p w14:paraId="75635750" w14:textId="77777777" w:rsidR="00003EB6" w:rsidRPr="00D12370" w:rsidRDefault="00003EB6" w:rsidP="00D01290">
            <w:pPr>
              <w:pStyle w:val="Tabletext"/>
              <w:rPr>
                <w:b/>
                <w:bCs/>
              </w:rPr>
            </w:pPr>
            <w:r>
              <w:rPr>
                <w:b/>
                <w:bCs/>
              </w:rPr>
              <w:t>Body segment</w:t>
            </w:r>
          </w:p>
        </w:tc>
        <w:tc>
          <w:tcPr>
            <w:tcW w:w="0" w:type="auto"/>
          </w:tcPr>
          <w:p w14:paraId="7F198049" w14:textId="77777777" w:rsidR="00003EB6" w:rsidRPr="00D12370" w:rsidRDefault="00003EB6" w:rsidP="00D01290">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105B63D6" w14:textId="77777777" w:rsidR="00003EB6" w:rsidRPr="00D12370" w:rsidRDefault="00003EB6" w:rsidP="00D01290">
            <w:pPr>
              <w:pStyle w:val="Tabletext"/>
              <w:rPr>
                <w:b/>
                <w:bCs/>
              </w:rPr>
            </w:pPr>
            <w:r>
              <w:rPr>
                <w:b/>
                <w:bCs/>
              </w:rPr>
              <w:t>Core temperature (°C)</w:t>
            </w:r>
          </w:p>
        </w:tc>
      </w:tr>
      <w:tr w:rsidR="00003EB6" w14:paraId="22E982A7" w14:textId="77777777" w:rsidTr="00D01290">
        <w:tc>
          <w:tcPr>
            <w:tcW w:w="0" w:type="auto"/>
          </w:tcPr>
          <w:p w14:paraId="4F935DCE" w14:textId="77777777" w:rsidR="00003EB6" w:rsidRDefault="00003EB6" w:rsidP="00D01290">
            <w:pPr>
              <w:pStyle w:val="Tabletext"/>
            </w:pPr>
            <w:r>
              <w:t>1</w:t>
            </w:r>
          </w:p>
        </w:tc>
        <w:tc>
          <w:tcPr>
            <w:tcW w:w="0" w:type="auto"/>
          </w:tcPr>
          <w:p w14:paraId="63827E3A" w14:textId="77777777" w:rsidR="00003EB6" w:rsidRDefault="00003EB6" w:rsidP="00D01290">
            <w:pPr>
              <w:pStyle w:val="Tabletext"/>
            </w:pPr>
            <w:r>
              <w:t>Left foot</w:t>
            </w:r>
          </w:p>
        </w:tc>
        <w:tc>
          <w:tcPr>
            <w:tcW w:w="0" w:type="auto"/>
            <w:vAlign w:val="center"/>
          </w:tcPr>
          <w:p w14:paraId="20316179" w14:textId="77777777" w:rsidR="00003EB6" w:rsidRDefault="00003EB6" w:rsidP="00D01290">
            <w:pPr>
              <w:pStyle w:val="Tabletext"/>
            </w:pPr>
            <w:r>
              <w:rPr>
                <w:rFonts w:cs="Calibri"/>
                <w:color w:val="000000"/>
              </w:rPr>
              <w:t>0.05</w:t>
            </w:r>
          </w:p>
        </w:tc>
        <w:tc>
          <w:tcPr>
            <w:tcW w:w="0" w:type="auto"/>
          </w:tcPr>
          <w:p w14:paraId="21750FBD" w14:textId="77777777" w:rsidR="00003EB6" w:rsidRDefault="00003EB6" w:rsidP="00D01290">
            <w:pPr>
              <w:pStyle w:val="Tabletext"/>
              <w:rPr>
                <w:rFonts w:cs="Calibri"/>
                <w:color w:val="000000"/>
              </w:rPr>
            </w:pPr>
            <w:r>
              <w:rPr>
                <w:rFonts w:cs="Calibri"/>
                <w:color w:val="000000"/>
              </w:rPr>
              <w:t>35.1</w:t>
            </w:r>
          </w:p>
        </w:tc>
      </w:tr>
      <w:tr w:rsidR="00003EB6" w14:paraId="47FBFF86" w14:textId="77777777" w:rsidTr="00D01290">
        <w:tc>
          <w:tcPr>
            <w:tcW w:w="0" w:type="auto"/>
          </w:tcPr>
          <w:p w14:paraId="734614F6" w14:textId="77777777" w:rsidR="00003EB6" w:rsidRDefault="00003EB6" w:rsidP="00D01290">
            <w:pPr>
              <w:pStyle w:val="Tabletext"/>
            </w:pPr>
            <w:r>
              <w:t>2</w:t>
            </w:r>
          </w:p>
        </w:tc>
        <w:tc>
          <w:tcPr>
            <w:tcW w:w="0" w:type="auto"/>
          </w:tcPr>
          <w:p w14:paraId="629F0877" w14:textId="77777777" w:rsidR="00003EB6" w:rsidRDefault="00003EB6" w:rsidP="00D01290">
            <w:pPr>
              <w:pStyle w:val="Tabletext"/>
            </w:pPr>
            <w:r>
              <w:t>Right foot</w:t>
            </w:r>
          </w:p>
        </w:tc>
        <w:tc>
          <w:tcPr>
            <w:tcW w:w="0" w:type="auto"/>
            <w:vAlign w:val="center"/>
          </w:tcPr>
          <w:p w14:paraId="0A14BB0A" w14:textId="77777777" w:rsidR="00003EB6" w:rsidRDefault="00003EB6" w:rsidP="00D01290">
            <w:pPr>
              <w:pStyle w:val="Tabletext"/>
            </w:pPr>
            <w:r>
              <w:rPr>
                <w:rFonts w:cs="Calibri"/>
                <w:color w:val="000000"/>
              </w:rPr>
              <w:t>0.04</w:t>
            </w:r>
          </w:p>
        </w:tc>
        <w:tc>
          <w:tcPr>
            <w:tcW w:w="0" w:type="auto"/>
          </w:tcPr>
          <w:p w14:paraId="58582122" w14:textId="77777777" w:rsidR="00003EB6" w:rsidRDefault="00003EB6" w:rsidP="00D01290">
            <w:pPr>
              <w:pStyle w:val="Tabletext"/>
              <w:rPr>
                <w:rFonts w:cs="Calibri"/>
                <w:color w:val="000000"/>
              </w:rPr>
            </w:pPr>
            <w:r>
              <w:rPr>
                <w:rFonts w:cs="Calibri"/>
                <w:color w:val="000000"/>
              </w:rPr>
              <w:t>35.1</w:t>
            </w:r>
          </w:p>
        </w:tc>
      </w:tr>
      <w:tr w:rsidR="00003EB6" w14:paraId="30A35AF9" w14:textId="77777777" w:rsidTr="00D01290">
        <w:tc>
          <w:tcPr>
            <w:tcW w:w="0" w:type="auto"/>
          </w:tcPr>
          <w:p w14:paraId="2986A048" w14:textId="77777777" w:rsidR="00003EB6" w:rsidRDefault="00003EB6" w:rsidP="00D01290">
            <w:pPr>
              <w:pStyle w:val="Tabletext"/>
            </w:pPr>
            <w:r>
              <w:t>3</w:t>
            </w:r>
          </w:p>
        </w:tc>
        <w:tc>
          <w:tcPr>
            <w:tcW w:w="0" w:type="auto"/>
          </w:tcPr>
          <w:p w14:paraId="2CBFB383" w14:textId="77777777" w:rsidR="00003EB6" w:rsidRDefault="00003EB6" w:rsidP="00D01290">
            <w:pPr>
              <w:pStyle w:val="Tabletext"/>
            </w:pPr>
            <w:r>
              <w:t>Left lower leg</w:t>
            </w:r>
          </w:p>
        </w:tc>
        <w:tc>
          <w:tcPr>
            <w:tcW w:w="0" w:type="auto"/>
            <w:vAlign w:val="center"/>
          </w:tcPr>
          <w:p w14:paraId="51567BC2" w14:textId="77777777" w:rsidR="00003EB6" w:rsidRDefault="00003EB6" w:rsidP="00D01290">
            <w:pPr>
              <w:pStyle w:val="Tabletext"/>
            </w:pPr>
            <w:r>
              <w:rPr>
                <w:rFonts w:cs="Calibri"/>
                <w:color w:val="000000"/>
              </w:rPr>
              <w:t>0.09</w:t>
            </w:r>
          </w:p>
        </w:tc>
        <w:tc>
          <w:tcPr>
            <w:tcW w:w="0" w:type="auto"/>
          </w:tcPr>
          <w:p w14:paraId="7DD6B324" w14:textId="77777777" w:rsidR="00003EB6" w:rsidRDefault="00003EB6" w:rsidP="00D01290">
            <w:pPr>
              <w:pStyle w:val="Tabletext"/>
              <w:rPr>
                <w:rFonts w:cs="Calibri"/>
                <w:color w:val="000000"/>
              </w:rPr>
            </w:pPr>
            <w:r>
              <w:rPr>
                <w:rFonts w:cs="Calibri"/>
                <w:color w:val="000000"/>
              </w:rPr>
              <w:t>35.6</w:t>
            </w:r>
          </w:p>
        </w:tc>
      </w:tr>
      <w:tr w:rsidR="00003EB6" w14:paraId="74D5B445" w14:textId="77777777" w:rsidTr="00D01290">
        <w:tc>
          <w:tcPr>
            <w:tcW w:w="0" w:type="auto"/>
          </w:tcPr>
          <w:p w14:paraId="05E5D5B5" w14:textId="77777777" w:rsidR="00003EB6" w:rsidRDefault="00003EB6" w:rsidP="00D01290">
            <w:pPr>
              <w:pStyle w:val="Tabletext"/>
            </w:pPr>
            <w:r>
              <w:t>4</w:t>
            </w:r>
          </w:p>
        </w:tc>
        <w:tc>
          <w:tcPr>
            <w:tcW w:w="0" w:type="auto"/>
          </w:tcPr>
          <w:p w14:paraId="5D442CA9" w14:textId="77777777" w:rsidR="00003EB6" w:rsidRDefault="00003EB6" w:rsidP="00D01290">
            <w:pPr>
              <w:pStyle w:val="Tabletext"/>
            </w:pPr>
            <w:r>
              <w:t>Right lower leg</w:t>
            </w:r>
          </w:p>
        </w:tc>
        <w:tc>
          <w:tcPr>
            <w:tcW w:w="0" w:type="auto"/>
            <w:vAlign w:val="center"/>
          </w:tcPr>
          <w:p w14:paraId="1B723A2B" w14:textId="77777777" w:rsidR="00003EB6" w:rsidRDefault="00003EB6" w:rsidP="00D01290">
            <w:pPr>
              <w:pStyle w:val="Tabletext"/>
            </w:pPr>
            <w:r>
              <w:rPr>
                <w:rFonts w:cs="Calibri"/>
                <w:color w:val="000000"/>
              </w:rPr>
              <w:t>0.09</w:t>
            </w:r>
          </w:p>
        </w:tc>
        <w:tc>
          <w:tcPr>
            <w:tcW w:w="0" w:type="auto"/>
          </w:tcPr>
          <w:p w14:paraId="082E573F" w14:textId="77777777" w:rsidR="00003EB6" w:rsidRDefault="00003EB6" w:rsidP="00D01290">
            <w:pPr>
              <w:pStyle w:val="Tabletext"/>
              <w:rPr>
                <w:rFonts w:cs="Calibri"/>
                <w:color w:val="000000"/>
              </w:rPr>
            </w:pPr>
            <w:r>
              <w:rPr>
                <w:rFonts w:cs="Calibri"/>
                <w:color w:val="000000"/>
              </w:rPr>
              <w:t>35.6</w:t>
            </w:r>
          </w:p>
        </w:tc>
      </w:tr>
      <w:tr w:rsidR="00003EB6" w14:paraId="52DDBBF3" w14:textId="77777777" w:rsidTr="00D01290">
        <w:tc>
          <w:tcPr>
            <w:tcW w:w="0" w:type="auto"/>
          </w:tcPr>
          <w:p w14:paraId="4571B799" w14:textId="77777777" w:rsidR="00003EB6" w:rsidRDefault="00003EB6" w:rsidP="00D01290">
            <w:pPr>
              <w:pStyle w:val="Tabletext"/>
            </w:pPr>
            <w:r>
              <w:t>5</w:t>
            </w:r>
          </w:p>
        </w:tc>
        <w:tc>
          <w:tcPr>
            <w:tcW w:w="0" w:type="auto"/>
          </w:tcPr>
          <w:p w14:paraId="369D3E13" w14:textId="77777777" w:rsidR="00003EB6" w:rsidRDefault="00003EB6" w:rsidP="00D01290">
            <w:pPr>
              <w:pStyle w:val="Tabletext"/>
            </w:pPr>
            <w:r>
              <w:t>Left thigh</w:t>
            </w:r>
          </w:p>
        </w:tc>
        <w:tc>
          <w:tcPr>
            <w:tcW w:w="0" w:type="auto"/>
            <w:vAlign w:val="center"/>
          </w:tcPr>
          <w:p w14:paraId="49634268" w14:textId="77777777" w:rsidR="00003EB6" w:rsidRDefault="00003EB6" w:rsidP="00D01290">
            <w:pPr>
              <w:pStyle w:val="Tabletext"/>
            </w:pPr>
            <w:r>
              <w:rPr>
                <w:rFonts w:cs="Calibri"/>
                <w:color w:val="000000"/>
              </w:rPr>
              <w:t>0.16</w:t>
            </w:r>
          </w:p>
        </w:tc>
        <w:tc>
          <w:tcPr>
            <w:tcW w:w="0" w:type="auto"/>
          </w:tcPr>
          <w:p w14:paraId="7FF77202" w14:textId="77777777" w:rsidR="00003EB6" w:rsidRDefault="00003EB6" w:rsidP="00D01290">
            <w:pPr>
              <w:pStyle w:val="Tabletext"/>
              <w:rPr>
                <w:rFonts w:cs="Calibri"/>
                <w:color w:val="000000"/>
              </w:rPr>
            </w:pPr>
            <w:r>
              <w:rPr>
                <w:rFonts w:cs="Calibri"/>
                <w:color w:val="000000"/>
              </w:rPr>
              <w:t>35.8</w:t>
            </w:r>
          </w:p>
        </w:tc>
      </w:tr>
      <w:tr w:rsidR="00003EB6" w14:paraId="1D7C9A13" w14:textId="77777777" w:rsidTr="00D01290">
        <w:tc>
          <w:tcPr>
            <w:tcW w:w="0" w:type="auto"/>
          </w:tcPr>
          <w:p w14:paraId="1F803178" w14:textId="77777777" w:rsidR="00003EB6" w:rsidRDefault="00003EB6" w:rsidP="00D01290">
            <w:pPr>
              <w:pStyle w:val="Tabletext"/>
            </w:pPr>
            <w:r>
              <w:t>6</w:t>
            </w:r>
          </w:p>
        </w:tc>
        <w:tc>
          <w:tcPr>
            <w:tcW w:w="0" w:type="auto"/>
          </w:tcPr>
          <w:p w14:paraId="13F69A6B" w14:textId="77777777" w:rsidR="00003EB6" w:rsidRDefault="00003EB6" w:rsidP="00D01290">
            <w:pPr>
              <w:pStyle w:val="Tabletext"/>
            </w:pPr>
            <w:r>
              <w:t>Right thigh</w:t>
            </w:r>
          </w:p>
        </w:tc>
        <w:tc>
          <w:tcPr>
            <w:tcW w:w="0" w:type="auto"/>
            <w:vAlign w:val="center"/>
          </w:tcPr>
          <w:p w14:paraId="768EBBD5" w14:textId="77777777" w:rsidR="00003EB6" w:rsidRDefault="00003EB6" w:rsidP="00D01290">
            <w:pPr>
              <w:pStyle w:val="Tabletext"/>
            </w:pPr>
            <w:r>
              <w:rPr>
                <w:rFonts w:cs="Calibri"/>
                <w:color w:val="000000"/>
              </w:rPr>
              <w:t>0.17</w:t>
            </w:r>
          </w:p>
        </w:tc>
        <w:tc>
          <w:tcPr>
            <w:tcW w:w="0" w:type="auto"/>
          </w:tcPr>
          <w:p w14:paraId="5CC8C6B9" w14:textId="77777777" w:rsidR="00003EB6" w:rsidRDefault="00003EB6" w:rsidP="00D01290">
            <w:pPr>
              <w:pStyle w:val="Tabletext"/>
              <w:rPr>
                <w:rFonts w:cs="Calibri"/>
                <w:color w:val="000000"/>
              </w:rPr>
            </w:pPr>
            <w:r>
              <w:rPr>
                <w:rFonts w:cs="Calibri"/>
                <w:color w:val="000000"/>
              </w:rPr>
              <w:t>35.8</w:t>
            </w:r>
          </w:p>
        </w:tc>
      </w:tr>
      <w:tr w:rsidR="00003EB6" w14:paraId="4FF787DD" w14:textId="77777777" w:rsidTr="00D01290">
        <w:tc>
          <w:tcPr>
            <w:tcW w:w="0" w:type="auto"/>
          </w:tcPr>
          <w:p w14:paraId="502F8FD6" w14:textId="77777777" w:rsidR="00003EB6" w:rsidRDefault="00003EB6" w:rsidP="00D01290">
            <w:pPr>
              <w:pStyle w:val="Tabletext"/>
            </w:pPr>
            <w:r>
              <w:t>7</w:t>
            </w:r>
          </w:p>
        </w:tc>
        <w:tc>
          <w:tcPr>
            <w:tcW w:w="0" w:type="auto"/>
          </w:tcPr>
          <w:p w14:paraId="4BADE2C7" w14:textId="77777777" w:rsidR="00003EB6" w:rsidRDefault="00003EB6" w:rsidP="00D01290">
            <w:pPr>
              <w:pStyle w:val="Tabletext"/>
            </w:pPr>
            <w:r>
              <w:t>Pelvis</w:t>
            </w:r>
          </w:p>
        </w:tc>
        <w:tc>
          <w:tcPr>
            <w:tcW w:w="0" w:type="auto"/>
            <w:vAlign w:val="center"/>
          </w:tcPr>
          <w:p w14:paraId="68E1C48E" w14:textId="77777777" w:rsidR="00003EB6" w:rsidRDefault="00003EB6" w:rsidP="00D01290">
            <w:pPr>
              <w:pStyle w:val="Tabletext"/>
            </w:pPr>
            <w:r>
              <w:rPr>
                <w:rFonts w:cs="Calibri"/>
                <w:color w:val="000000"/>
              </w:rPr>
              <w:t>0.17</w:t>
            </w:r>
          </w:p>
        </w:tc>
        <w:tc>
          <w:tcPr>
            <w:tcW w:w="0" w:type="auto"/>
          </w:tcPr>
          <w:p w14:paraId="383E7ABD" w14:textId="77777777" w:rsidR="00003EB6" w:rsidRDefault="00003EB6" w:rsidP="00D01290">
            <w:pPr>
              <w:pStyle w:val="Tabletext"/>
              <w:rPr>
                <w:rFonts w:cs="Calibri"/>
                <w:color w:val="000000"/>
              </w:rPr>
            </w:pPr>
            <w:r>
              <w:rPr>
                <w:rFonts w:cs="Calibri"/>
                <w:color w:val="000000"/>
              </w:rPr>
              <w:t>36.3</w:t>
            </w:r>
          </w:p>
        </w:tc>
      </w:tr>
      <w:tr w:rsidR="00003EB6" w14:paraId="7B50BCCE" w14:textId="77777777" w:rsidTr="00D01290">
        <w:tc>
          <w:tcPr>
            <w:tcW w:w="0" w:type="auto"/>
          </w:tcPr>
          <w:p w14:paraId="66241601" w14:textId="77777777" w:rsidR="00003EB6" w:rsidRDefault="00003EB6" w:rsidP="00D01290">
            <w:pPr>
              <w:pStyle w:val="Tabletext"/>
            </w:pPr>
            <w:r>
              <w:t>8</w:t>
            </w:r>
          </w:p>
        </w:tc>
        <w:tc>
          <w:tcPr>
            <w:tcW w:w="0" w:type="auto"/>
          </w:tcPr>
          <w:p w14:paraId="116D13B6" w14:textId="77777777" w:rsidR="00003EB6" w:rsidRDefault="00003EB6" w:rsidP="00D01290">
            <w:pPr>
              <w:pStyle w:val="Tabletext"/>
            </w:pPr>
            <w:r>
              <w:t>Head</w:t>
            </w:r>
          </w:p>
        </w:tc>
        <w:tc>
          <w:tcPr>
            <w:tcW w:w="0" w:type="auto"/>
            <w:vAlign w:val="center"/>
          </w:tcPr>
          <w:p w14:paraId="2099DD73" w14:textId="77777777" w:rsidR="00003EB6" w:rsidRDefault="00003EB6" w:rsidP="00D01290">
            <w:pPr>
              <w:pStyle w:val="Tabletext"/>
            </w:pPr>
            <w:r>
              <w:rPr>
                <w:rFonts w:cs="Calibri"/>
                <w:color w:val="000000"/>
              </w:rPr>
              <w:t>0.11</w:t>
            </w:r>
          </w:p>
        </w:tc>
        <w:tc>
          <w:tcPr>
            <w:tcW w:w="0" w:type="auto"/>
          </w:tcPr>
          <w:p w14:paraId="49D13E52" w14:textId="77777777" w:rsidR="00003EB6" w:rsidRDefault="00003EB6" w:rsidP="00D01290">
            <w:pPr>
              <w:pStyle w:val="Tabletext"/>
              <w:rPr>
                <w:rFonts w:cs="Calibri"/>
                <w:color w:val="000000"/>
              </w:rPr>
            </w:pPr>
            <w:r>
              <w:rPr>
                <w:rFonts w:cs="Calibri"/>
                <w:color w:val="000000"/>
              </w:rPr>
              <w:t>36.9</w:t>
            </w:r>
          </w:p>
        </w:tc>
      </w:tr>
      <w:tr w:rsidR="00003EB6" w14:paraId="564C232E" w14:textId="77777777" w:rsidTr="00D01290">
        <w:tc>
          <w:tcPr>
            <w:tcW w:w="0" w:type="auto"/>
          </w:tcPr>
          <w:p w14:paraId="6368360D" w14:textId="77777777" w:rsidR="00003EB6" w:rsidRDefault="00003EB6" w:rsidP="00D01290">
            <w:pPr>
              <w:pStyle w:val="Tabletext"/>
            </w:pPr>
            <w:r>
              <w:t>9</w:t>
            </w:r>
          </w:p>
        </w:tc>
        <w:tc>
          <w:tcPr>
            <w:tcW w:w="0" w:type="auto"/>
          </w:tcPr>
          <w:p w14:paraId="2FEE7D4C" w14:textId="77777777" w:rsidR="00003EB6" w:rsidRDefault="00003EB6" w:rsidP="00D01290">
            <w:pPr>
              <w:pStyle w:val="Tabletext"/>
            </w:pPr>
            <w:r>
              <w:t>Left hand</w:t>
            </w:r>
          </w:p>
        </w:tc>
        <w:tc>
          <w:tcPr>
            <w:tcW w:w="0" w:type="auto"/>
            <w:vAlign w:val="center"/>
          </w:tcPr>
          <w:p w14:paraId="6B4987A7" w14:textId="77777777" w:rsidR="00003EB6" w:rsidRDefault="00003EB6" w:rsidP="00D01290">
            <w:pPr>
              <w:pStyle w:val="Tabletext"/>
            </w:pPr>
            <w:r>
              <w:rPr>
                <w:rFonts w:cs="Calibri"/>
                <w:color w:val="000000"/>
              </w:rPr>
              <w:t>0.04</w:t>
            </w:r>
          </w:p>
        </w:tc>
        <w:tc>
          <w:tcPr>
            <w:tcW w:w="0" w:type="auto"/>
          </w:tcPr>
          <w:p w14:paraId="7EE5F099" w14:textId="77777777" w:rsidR="00003EB6" w:rsidRDefault="00003EB6" w:rsidP="00D01290">
            <w:pPr>
              <w:pStyle w:val="Tabletext"/>
              <w:rPr>
                <w:rFonts w:cs="Calibri"/>
                <w:color w:val="000000"/>
              </w:rPr>
            </w:pPr>
            <w:r>
              <w:rPr>
                <w:rFonts w:cs="Calibri"/>
                <w:color w:val="000000"/>
              </w:rPr>
              <w:t>35.4</w:t>
            </w:r>
          </w:p>
        </w:tc>
      </w:tr>
      <w:tr w:rsidR="00003EB6" w14:paraId="52B7AC97" w14:textId="77777777" w:rsidTr="00D01290">
        <w:tc>
          <w:tcPr>
            <w:tcW w:w="0" w:type="auto"/>
          </w:tcPr>
          <w:p w14:paraId="41EE7074" w14:textId="77777777" w:rsidR="00003EB6" w:rsidRDefault="00003EB6" w:rsidP="00D01290">
            <w:pPr>
              <w:pStyle w:val="Tabletext"/>
            </w:pPr>
            <w:r>
              <w:t>10</w:t>
            </w:r>
          </w:p>
        </w:tc>
        <w:tc>
          <w:tcPr>
            <w:tcW w:w="0" w:type="auto"/>
          </w:tcPr>
          <w:p w14:paraId="735CFCB0" w14:textId="77777777" w:rsidR="00003EB6" w:rsidRDefault="00003EB6" w:rsidP="00D01290">
            <w:pPr>
              <w:pStyle w:val="Tabletext"/>
            </w:pPr>
            <w:r>
              <w:t>Right hand</w:t>
            </w:r>
          </w:p>
        </w:tc>
        <w:tc>
          <w:tcPr>
            <w:tcW w:w="0" w:type="auto"/>
            <w:vAlign w:val="center"/>
          </w:tcPr>
          <w:p w14:paraId="5156D104" w14:textId="77777777" w:rsidR="00003EB6" w:rsidRDefault="00003EB6" w:rsidP="00D01290">
            <w:pPr>
              <w:pStyle w:val="Tabletext"/>
            </w:pPr>
            <w:r>
              <w:rPr>
                <w:rFonts w:cs="Calibri"/>
                <w:color w:val="000000"/>
              </w:rPr>
              <w:t>0.04</w:t>
            </w:r>
          </w:p>
        </w:tc>
        <w:tc>
          <w:tcPr>
            <w:tcW w:w="0" w:type="auto"/>
          </w:tcPr>
          <w:p w14:paraId="0A9D61A5" w14:textId="77777777" w:rsidR="00003EB6" w:rsidRDefault="00003EB6" w:rsidP="00D01290">
            <w:pPr>
              <w:pStyle w:val="Tabletext"/>
              <w:rPr>
                <w:rFonts w:cs="Calibri"/>
                <w:color w:val="000000"/>
              </w:rPr>
            </w:pPr>
            <w:r>
              <w:rPr>
                <w:rFonts w:cs="Calibri"/>
                <w:color w:val="000000"/>
              </w:rPr>
              <w:t>35.4</w:t>
            </w:r>
          </w:p>
        </w:tc>
      </w:tr>
      <w:tr w:rsidR="00003EB6" w14:paraId="05DAE25B" w14:textId="77777777" w:rsidTr="00D01290">
        <w:tc>
          <w:tcPr>
            <w:tcW w:w="0" w:type="auto"/>
          </w:tcPr>
          <w:p w14:paraId="6B64F8CA" w14:textId="77777777" w:rsidR="00003EB6" w:rsidRDefault="00003EB6" w:rsidP="00D01290">
            <w:pPr>
              <w:pStyle w:val="Tabletext"/>
            </w:pPr>
            <w:r>
              <w:t>11</w:t>
            </w:r>
          </w:p>
        </w:tc>
        <w:tc>
          <w:tcPr>
            <w:tcW w:w="0" w:type="auto"/>
          </w:tcPr>
          <w:p w14:paraId="1BA958B8" w14:textId="77777777" w:rsidR="00003EB6" w:rsidRDefault="00003EB6" w:rsidP="00D01290">
            <w:pPr>
              <w:pStyle w:val="Tabletext"/>
            </w:pPr>
            <w:r>
              <w:t>Left forearm</w:t>
            </w:r>
          </w:p>
        </w:tc>
        <w:tc>
          <w:tcPr>
            <w:tcW w:w="0" w:type="auto"/>
            <w:vAlign w:val="center"/>
          </w:tcPr>
          <w:p w14:paraId="4ABD3D92" w14:textId="77777777" w:rsidR="00003EB6" w:rsidRDefault="00003EB6" w:rsidP="00D01290">
            <w:pPr>
              <w:pStyle w:val="Tabletext"/>
            </w:pPr>
            <w:r>
              <w:rPr>
                <w:rFonts w:cs="Calibri"/>
                <w:color w:val="000000"/>
              </w:rPr>
              <w:t>0.05</w:t>
            </w:r>
          </w:p>
        </w:tc>
        <w:tc>
          <w:tcPr>
            <w:tcW w:w="0" w:type="auto"/>
          </w:tcPr>
          <w:p w14:paraId="58EFE2C1" w14:textId="77777777" w:rsidR="00003EB6" w:rsidRDefault="00003EB6" w:rsidP="00D01290">
            <w:pPr>
              <w:pStyle w:val="Tabletext"/>
              <w:rPr>
                <w:rFonts w:cs="Calibri"/>
                <w:color w:val="000000"/>
              </w:rPr>
            </w:pPr>
            <w:r>
              <w:rPr>
                <w:rFonts w:cs="Calibri"/>
                <w:color w:val="000000"/>
              </w:rPr>
              <w:t>35.5</w:t>
            </w:r>
          </w:p>
        </w:tc>
      </w:tr>
      <w:tr w:rsidR="00003EB6" w14:paraId="3E14D6E7" w14:textId="77777777" w:rsidTr="00D01290">
        <w:tc>
          <w:tcPr>
            <w:tcW w:w="0" w:type="auto"/>
          </w:tcPr>
          <w:p w14:paraId="392A612D" w14:textId="77777777" w:rsidR="00003EB6" w:rsidRDefault="00003EB6" w:rsidP="00D01290">
            <w:pPr>
              <w:pStyle w:val="Tabletext"/>
            </w:pPr>
            <w:r>
              <w:t>12</w:t>
            </w:r>
          </w:p>
        </w:tc>
        <w:tc>
          <w:tcPr>
            <w:tcW w:w="0" w:type="auto"/>
          </w:tcPr>
          <w:p w14:paraId="29DEC3F4" w14:textId="77777777" w:rsidR="00003EB6" w:rsidRDefault="00003EB6" w:rsidP="00D01290">
            <w:pPr>
              <w:pStyle w:val="Tabletext"/>
            </w:pPr>
            <w:r>
              <w:t>Right forearm</w:t>
            </w:r>
          </w:p>
        </w:tc>
        <w:tc>
          <w:tcPr>
            <w:tcW w:w="0" w:type="auto"/>
            <w:vAlign w:val="center"/>
          </w:tcPr>
          <w:p w14:paraId="621041DA" w14:textId="77777777" w:rsidR="00003EB6" w:rsidRDefault="00003EB6" w:rsidP="00D01290">
            <w:pPr>
              <w:pStyle w:val="Tabletext"/>
            </w:pPr>
            <w:r>
              <w:rPr>
                <w:rFonts w:cs="Calibri"/>
                <w:color w:val="000000"/>
              </w:rPr>
              <w:t>0.05</w:t>
            </w:r>
          </w:p>
        </w:tc>
        <w:tc>
          <w:tcPr>
            <w:tcW w:w="0" w:type="auto"/>
          </w:tcPr>
          <w:p w14:paraId="24BB3CB6" w14:textId="77777777" w:rsidR="00003EB6" w:rsidRDefault="00003EB6" w:rsidP="00D01290">
            <w:pPr>
              <w:pStyle w:val="Tabletext"/>
              <w:rPr>
                <w:rFonts w:cs="Calibri"/>
                <w:color w:val="000000"/>
              </w:rPr>
            </w:pPr>
            <w:r>
              <w:rPr>
                <w:rFonts w:cs="Calibri"/>
                <w:color w:val="000000"/>
              </w:rPr>
              <w:t>35.5</w:t>
            </w:r>
          </w:p>
        </w:tc>
      </w:tr>
      <w:tr w:rsidR="00003EB6" w14:paraId="5148E21C" w14:textId="77777777" w:rsidTr="00D01290">
        <w:tc>
          <w:tcPr>
            <w:tcW w:w="0" w:type="auto"/>
          </w:tcPr>
          <w:p w14:paraId="40852C04" w14:textId="77777777" w:rsidR="00003EB6" w:rsidRDefault="00003EB6" w:rsidP="00D01290">
            <w:pPr>
              <w:pStyle w:val="Tabletext"/>
            </w:pPr>
            <w:r>
              <w:t>13</w:t>
            </w:r>
          </w:p>
        </w:tc>
        <w:tc>
          <w:tcPr>
            <w:tcW w:w="0" w:type="auto"/>
          </w:tcPr>
          <w:p w14:paraId="4FF675F6" w14:textId="77777777" w:rsidR="00003EB6" w:rsidRDefault="00003EB6" w:rsidP="00D01290">
            <w:pPr>
              <w:pStyle w:val="Tabletext"/>
            </w:pPr>
            <w:r>
              <w:t>Left upper arm</w:t>
            </w:r>
          </w:p>
        </w:tc>
        <w:tc>
          <w:tcPr>
            <w:tcW w:w="0" w:type="auto"/>
            <w:vAlign w:val="center"/>
          </w:tcPr>
          <w:p w14:paraId="3D183669" w14:textId="77777777" w:rsidR="00003EB6" w:rsidRDefault="00003EB6" w:rsidP="00D01290">
            <w:pPr>
              <w:pStyle w:val="Tabletext"/>
            </w:pPr>
            <w:r>
              <w:rPr>
                <w:rFonts w:cs="Calibri"/>
                <w:color w:val="000000"/>
              </w:rPr>
              <w:t>0.07</w:t>
            </w:r>
          </w:p>
        </w:tc>
        <w:tc>
          <w:tcPr>
            <w:tcW w:w="0" w:type="auto"/>
          </w:tcPr>
          <w:p w14:paraId="64EC1E07" w14:textId="77777777" w:rsidR="00003EB6" w:rsidRDefault="00003EB6" w:rsidP="00D01290">
            <w:pPr>
              <w:pStyle w:val="Tabletext"/>
              <w:rPr>
                <w:rFonts w:cs="Calibri"/>
                <w:color w:val="000000"/>
              </w:rPr>
            </w:pPr>
            <w:r>
              <w:rPr>
                <w:rFonts w:cs="Calibri"/>
                <w:color w:val="000000"/>
              </w:rPr>
              <w:t>35.8</w:t>
            </w:r>
          </w:p>
        </w:tc>
      </w:tr>
      <w:tr w:rsidR="00003EB6" w14:paraId="5293587D" w14:textId="77777777" w:rsidTr="00D01290">
        <w:tc>
          <w:tcPr>
            <w:tcW w:w="0" w:type="auto"/>
          </w:tcPr>
          <w:p w14:paraId="741737C4" w14:textId="77777777" w:rsidR="00003EB6" w:rsidRDefault="00003EB6" w:rsidP="00D01290">
            <w:pPr>
              <w:pStyle w:val="Tabletext"/>
            </w:pPr>
            <w:r>
              <w:t>14</w:t>
            </w:r>
          </w:p>
        </w:tc>
        <w:tc>
          <w:tcPr>
            <w:tcW w:w="0" w:type="auto"/>
          </w:tcPr>
          <w:p w14:paraId="39C3541D" w14:textId="77777777" w:rsidR="00003EB6" w:rsidRDefault="00003EB6" w:rsidP="00D01290">
            <w:pPr>
              <w:pStyle w:val="Tabletext"/>
            </w:pPr>
            <w:r>
              <w:t>Right upper arm</w:t>
            </w:r>
          </w:p>
        </w:tc>
        <w:tc>
          <w:tcPr>
            <w:tcW w:w="0" w:type="auto"/>
            <w:vAlign w:val="center"/>
          </w:tcPr>
          <w:p w14:paraId="157EA465" w14:textId="77777777" w:rsidR="00003EB6" w:rsidRDefault="00003EB6" w:rsidP="00D01290">
            <w:pPr>
              <w:pStyle w:val="Tabletext"/>
            </w:pPr>
            <w:r>
              <w:rPr>
                <w:rFonts w:cs="Calibri"/>
                <w:color w:val="000000"/>
              </w:rPr>
              <w:t>0.08</w:t>
            </w:r>
          </w:p>
        </w:tc>
        <w:tc>
          <w:tcPr>
            <w:tcW w:w="0" w:type="auto"/>
          </w:tcPr>
          <w:p w14:paraId="36757196" w14:textId="77777777" w:rsidR="00003EB6" w:rsidRDefault="00003EB6" w:rsidP="00D01290">
            <w:pPr>
              <w:pStyle w:val="Tabletext"/>
              <w:rPr>
                <w:rFonts w:cs="Calibri"/>
                <w:color w:val="000000"/>
              </w:rPr>
            </w:pPr>
            <w:r>
              <w:rPr>
                <w:rFonts w:cs="Calibri"/>
                <w:color w:val="000000"/>
              </w:rPr>
              <w:t>35.8</w:t>
            </w:r>
          </w:p>
        </w:tc>
      </w:tr>
      <w:tr w:rsidR="00003EB6" w14:paraId="5733EF7F" w14:textId="77777777" w:rsidTr="00D01290">
        <w:tc>
          <w:tcPr>
            <w:tcW w:w="0" w:type="auto"/>
          </w:tcPr>
          <w:p w14:paraId="79B69ACF" w14:textId="77777777" w:rsidR="00003EB6" w:rsidRDefault="00003EB6" w:rsidP="00D01290">
            <w:pPr>
              <w:pStyle w:val="Tabletext"/>
            </w:pPr>
            <w:r>
              <w:t>15</w:t>
            </w:r>
          </w:p>
        </w:tc>
        <w:tc>
          <w:tcPr>
            <w:tcW w:w="0" w:type="auto"/>
          </w:tcPr>
          <w:p w14:paraId="6D5DEA83" w14:textId="77777777" w:rsidR="00003EB6" w:rsidRDefault="00003EB6" w:rsidP="00D01290">
            <w:pPr>
              <w:pStyle w:val="Tabletext"/>
            </w:pPr>
            <w:r>
              <w:t>Chest</w:t>
            </w:r>
          </w:p>
        </w:tc>
        <w:tc>
          <w:tcPr>
            <w:tcW w:w="0" w:type="auto"/>
            <w:vAlign w:val="center"/>
          </w:tcPr>
          <w:p w14:paraId="46FA9269" w14:textId="77777777" w:rsidR="00003EB6" w:rsidRDefault="00003EB6" w:rsidP="00D01290">
            <w:pPr>
              <w:pStyle w:val="Tabletext"/>
            </w:pPr>
            <w:r>
              <w:rPr>
                <w:rFonts w:cs="Calibri"/>
                <w:color w:val="000000"/>
              </w:rPr>
              <w:t>0.14</w:t>
            </w:r>
          </w:p>
        </w:tc>
        <w:tc>
          <w:tcPr>
            <w:tcW w:w="0" w:type="auto"/>
          </w:tcPr>
          <w:p w14:paraId="15CF9280" w14:textId="77777777" w:rsidR="00003EB6" w:rsidRDefault="00003EB6" w:rsidP="00D01290">
            <w:pPr>
              <w:pStyle w:val="Tabletext"/>
              <w:rPr>
                <w:rFonts w:cs="Calibri"/>
                <w:color w:val="000000"/>
              </w:rPr>
            </w:pPr>
            <w:r>
              <w:rPr>
                <w:rFonts w:cs="Calibri"/>
                <w:color w:val="000000"/>
              </w:rPr>
              <w:t>36.5</w:t>
            </w:r>
          </w:p>
        </w:tc>
      </w:tr>
      <w:tr w:rsidR="00003EB6" w14:paraId="626B4C0D" w14:textId="77777777" w:rsidTr="00D01290">
        <w:tc>
          <w:tcPr>
            <w:tcW w:w="0" w:type="auto"/>
          </w:tcPr>
          <w:p w14:paraId="7E77C169" w14:textId="77777777" w:rsidR="00003EB6" w:rsidRDefault="00003EB6" w:rsidP="00D01290">
            <w:pPr>
              <w:pStyle w:val="Tabletext"/>
            </w:pPr>
            <w:r>
              <w:t>16</w:t>
            </w:r>
          </w:p>
        </w:tc>
        <w:tc>
          <w:tcPr>
            <w:tcW w:w="0" w:type="auto"/>
          </w:tcPr>
          <w:p w14:paraId="5343D706" w14:textId="77777777" w:rsidR="00003EB6" w:rsidRDefault="00003EB6" w:rsidP="00D01290">
            <w:pPr>
              <w:pStyle w:val="Tabletext"/>
            </w:pPr>
            <w:r>
              <w:t>Back</w:t>
            </w:r>
          </w:p>
        </w:tc>
        <w:tc>
          <w:tcPr>
            <w:tcW w:w="0" w:type="auto"/>
            <w:vAlign w:val="center"/>
          </w:tcPr>
          <w:p w14:paraId="6C9CE103" w14:textId="77777777" w:rsidR="00003EB6" w:rsidRDefault="00003EB6" w:rsidP="00D01290">
            <w:pPr>
              <w:pStyle w:val="Tabletext"/>
            </w:pPr>
            <w:r>
              <w:rPr>
                <w:rFonts w:cs="Calibri"/>
                <w:color w:val="000000"/>
              </w:rPr>
              <w:t>0.13</w:t>
            </w:r>
          </w:p>
        </w:tc>
        <w:tc>
          <w:tcPr>
            <w:tcW w:w="0" w:type="auto"/>
          </w:tcPr>
          <w:p w14:paraId="59711624" w14:textId="77777777" w:rsidR="00003EB6" w:rsidRDefault="00003EB6" w:rsidP="00D01290">
            <w:pPr>
              <w:pStyle w:val="Tabletext"/>
              <w:rPr>
                <w:rFonts w:cs="Calibri"/>
                <w:color w:val="000000"/>
              </w:rPr>
            </w:pPr>
            <w:r>
              <w:rPr>
                <w:rFonts w:cs="Calibri"/>
                <w:color w:val="000000"/>
              </w:rPr>
              <w:t>36.5</w:t>
            </w:r>
          </w:p>
        </w:tc>
      </w:tr>
      <w:tr w:rsidR="00003EB6" w14:paraId="6ECAB9A9" w14:textId="77777777" w:rsidTr="00D01290">
        <w:tc>
          <w:tcPr>
            <w:tcW w:w="0" w:type="auto"/>
          </w:tcPr>
          <w:p w14:paraId="49517AEB" w14:textId="77777777" w:rsidR="00003EB6" w:rsidRDefault="00003EB6" w:rsidP="00D01290">
            <w:pPr>
              <w:pStyle w:val="Tabletext"/>
            </w:pPr>
          </w:p>
        </w:tc>
        <w:tc>
          <w:tcPr>
            <w:tcW w:w="0" w:type="auto"/>
          </w:tcPr>
          <w:p w14:paraId="55E56E4C" w14:textId="77777777" w:rsidR="00003EB6" w:rsidRDefault="00003EB6" w:rsidP="00D01290">
            <w:pPr>
              <w:pStyle w:val="Tabletext"/>
            </w:pPr>
            <w:r>
              <w:t>Total</w:t>
            </w:r>
          </w:p>
        </w:tc>
        <w:tc>
          <w:tcPr>
            <w:tcW w:w="0" w:type="auto"/>
            <w:vAlign w:val="center"/>
          </w:tcPr>
          <w:p w14:paraId="5DC54D26" w14:textId="77777777" w:rsidR="00003EB6" w:rsidRDefault="00003EB6" w:rsidP="00D01290">
            <w:pPr>
              <w:pStyle w:val="Tabletext"/>
            </w:pPr>
            <w:r>
              <w:rPr>
                <w:rFonts w:cs="Calibri"/>
                <w:color w:val="000000"/>
              </w:rPr>
              <w:t>1.48</w:t>
            </w:r>
          </w:p>
        </w:tc>
        <w:tc>
          <w:tcPr>
            <w:tcW w:w="0" w:type="auto"/>
          </w:tcPr>
          <w:p w14:paraId="752D8816" w14:textId="77777777" w:rsidR="00003EB6" w:rsidRDefault="00003EB6" w:rsidP="00D01290">
            <w:pPr>
              <w:pStyle w:val="Tabletext"/>
              <w:rPr>
                <w:rFonts w:cs="Calibri"/>
                <w:color w:val="000000"/>
              </w:rPr>
            </w:pPr>
            <w:r>
              <w:rPr>
                <w:rFonts w:cs="Calibri"/>
                <w:color w:val="000000"/>
              </w:rPr>
              <w:t>36.7</w:t>
            </w:r>
          </w:p>
        </w:tc>
      </w:tr>
    </w:tbl>
    <w:p w14:paraId="68685772" w14:textId="742203E4" w:rsidR="00042D78" w:rsidRDefault="00042D78" w:rsidP="00BF1F00">
      <w:pPr>
        <w:spacing w:before="160"/>
      </w:pPr>
      <w:r>
        <w:t>For low-energy interventions, we measured the power consumption using a P3 Kill-A-Watt Plug</w:t>
      </w:r>
      <w:r w:rsidR="00470A67">
        <w:t>-</w:t>
      </w:r>
      <w:r>
        <w:t>In Voltage Tester and Meter</w:t>
      </w:r>
      <w:r w:rsidR="00875CB0">
        <w:t xml:space="preserve"> </w:t>
      </w:r>
      <w:r w:rsidR="00875CB0" w:rsidRPr="00E21585">
        <w:t xml:space="preserve">(model </w:t>
      </w:r>
      <w:r w:rsidR="00E21585" w:rsidRPr="00852A7D">
        <w:t>P4400</w:t>
      </w:r>
      <w:r w:rsidR="00875CB0" w:rsidRPr="00E21585">
        <w:t>)</w:t>
      </w:r>
      <w:r w:rsidRPr="00E21585">
        <w:t>.</w:t>
      </w:r>
      <w:r>
        <w:t xml:space="preserve"> This device measures the energy consumption in watts with +/- 0.2% accuracy. For contact heating devices</w:t>
      </w:r>
      <w:r w:rsidR="00875CB0">
        <w:t xml:space="preserve">, namely the </w:t>
      </w:r>
      <w:r>
        <w:t>electric</w:t>
      </w:r>
      <w:r w:rsidR="00875CB0">
        <w:t xml:space="preserve"> and hydro-powered</w:t>
      </w:r>
      <w:r>
        <w:t xml:space="preserve"> mattress pad</w:t>
      </w:r>
      <w:r w:rsidR="00875CB0">
        <w:t xml:space="preserve"> and the </w:t>
      </w:r>
      <w:r>
        <w:t xml:space="preserve">heated blanket, we measured the power </w:t>
      </w:r>
      <w:r w:rsidR="00875CB0">
        <w:t xml:space="preserve">rating </w:t>
      </w:r>
      <w:r>
        <w:t>with the device in situ</w:t>
      </w:r>
      <w:r w:rsidR="00875CB0">
        <w:t xml:space="preserve"> with the manikin in baseline condition. For devices that underwent power cycles, meaning the power </w:t>
      </w:r>
      <w:r w:rsidR="001752D2">
        <w:t xml:space="preserve">output </w:t>
      </w:r>
      <w:r w:rsidR="00875CB0">
        <w:t xml:space="preserve">was not constant, we </w:t>
      </w:r>
      <w:r w:rsidR="00E21585">
        <w:t xml:space="preserve">measured the average power of completed cycles within ten minutes, which corresponds to the </w:t>
      </w:r>
      <w:proofErr w:type="gramStart"/>
      <w:r w:rsidR="001752D2">
        <w:t>time period</w:t>
      </w:r>
      <w:proofErr w:type="gramEnd"/>
      <w:r w:rsidR="001752D2">
        <w:t xml:space="preserve"> of the</w:t>
      </w:r>
      <w:r w:rsidR="00E21585">
        <w:t xml:space="preserve"> thermal manikin measurement</w:t>
      </w:r>
      <w:r w:rsidR="001752D2">
        <w:t>s</w:t>
      </w:r>
      <w:r w:rsidR="00875CB0">
        <w:t>. The power consumption of the ceiling fan was previously re</w:t>
      </w:r>
      <w:r w:rsidR="00E21585">
        <w:t>ported in</w:t>
      </w:r>
      <w:r w:rsidR="00875CB0">
        <w:t xml:space="preserve"> another study</w:t>
      </w:r>
      <w:r w:rsidR="00875CB0">
        <w:fldChar w:fldCharType="begin"/>
      </w:r>
      <w:r w:rsidR="00F26D09">
        <w:instrText xml:space="preserve"> ADDIN ZOTERO_ITEM CSL_CITATION {"citationID":"0ja3Djht","properties":{"formattedCitation":"\\super 78\\nosupersub{}","plainCitation":"78","noteIndex":0},"citationItems":[{"id":1750,"uris":["http://zotero.org/users/4259226/items/JX4HRQ2B"],"itemData":{"id":1750,"type":"article-journal","abstract":"Fitness centers are energy-intensive in warm climates, cooling the interior to low temperatures&amp;nbsp;that are comfortable for exercise. There is little existing guidance on how to do this&amp;nbsp;efficiently.&amp;nbsp;However it is well-known that significant energy can be saved by cooling sedentary occupants&amp;nbsp;with air movement at elevated setpoint temperatures. This experiment investigated thermal&amp;nbsp;comfort and air movement at elevated activity levels. Comfort votes were obtained from 20&amp;nbsp;subjects pedaling a bicycle ergometer at 2, 4, and 6 MET exercise intensities in four&amp;nbsp;temperatures (20, 22, 24, 26 °C, RH 50%) under personal controlled ceiling fan airflow, as&amp;nbsp;well as in a 20 °C still-air reference condition. An additional test of frontal airflow was&amp;nbsp;conducted at 26 °C. The hypothesis, that air movement together with higher temperatures&amp;nbsp;would produce equal or better comfort and perceived air quality below the reference condition,&amp;nbsp;Center for the Built Environment (CBE)&amp;nbsp;University of California, Berkeley&amp;nbsp;was confirmed for every temperature up to 26 °C. Subjects preferred air speeds up to 2.3 m/s&amp;nbsp;to maintain acceptable thermal environment at 6 MET. The small frontal fan affecting the&amp;nbsp;facial area was effective but the ceiling fan affecting the whole body provided greater comfort.&amp;nbsp;Fitness centers should operate with elevated air movement to improve both comfort and&amp;nbsp;efficiency.","language":"en","source":"escholarship.org","title":"Using air movement for comfort during moderate exercise","URL":"https://escholarship.org/uc/item/6018h6wz","author":[{"family":"Zhai","given":"Yongchao"},{"family":"Elsworth","given":"Christopher"},{"family":"Zhang","given":"Hui"},{"family":"Arens","given":"Edward"},{"family":"Zhang","given":"Yufeng"},{"family":"Zhao","given":"Lihua"}],"accessed":{"date-parts":[["2023",12,19]]},"issued":{"date-parts":[["2015",9,4]]}}}],"schema":"https://github.com/citation-style-language/schema/raw/master/csl-citation.json"} </w:instrText>
      </w:r>
      <w:r w:rsidR="00875CB0">
        <w:fldChar w:fldCharType="separate"/>
      </w:r>
      <w:r w:rsidR="00F26D09" w:rsidRPr="00F26D09">
        <w:rPr>
          <w:rFonts w:cs="Times New Roman"/>
          <w:vertAlign w:val="superscript"/>
        </w:rPr>
        <w:t>78</w:t>
      </w:r>
      <w:r w:rsidR="00875CB0">
        <w:fldChar w:fldCharType="end"/>
      </w:r>
      <w:r w:rsidR="00875CB0">
        <w:t>.</w:t>
      </w:r>
      <w:r w:rsidR="00E21585">
        <w:t xml:space="preserve"> We report the power rating of each device setting in </w:t>
      </w:r>
      <w:r w:rsidR="00E21585">
        <w:fldChar w:fldCharType="begin"/>
      </w:r>
      <w:r w:rsidR="00E21585">
        <w:instrText xml:space="preserve"> REF _Ref153362083 \h </w:instrText>
      </w:r>
      <w:r w:rsidR="00E21585">
        <w:fldChar w:fldCharType="separate"/>
      </w:r>
      <w:r w:rsidR="00E21585">
        <w:t xml:space="preserve">Fig. </w:t>
      </w:r>
      <w:r w:rsidR="00E21585">
        <w:rPr>
          <w:noProof/>
        </w:rPr>
        <w:t>6</w:t>
      </w:r>
      <w:r w:rsidR="00E21585">
        <w:fldChar w:fldCharType="end"/>
      </w:r>
      <w:r w:rsidR="00E21585">
        <w:t xml:space="preserve">. </w:t>
      </w:r>
      <w:r w:rsidR="00875CB0">
        <w:t xml:space="preserve">  </w:t>
      </w:r>
    </w:p>
    <w:p w14:paraId="1DD68164" w14:textId="77777777" w:rsidR="00A46F95" w:rsidRDefault="00A46F95" w:rsidP="00CB4AD7">
      <w:pPr>
        <w:pStyle w:val="Heading2"/>
      </w:pPr>
      <w:r>
        <w:t>Evaluating the heating and cooling effect</w:t>
      </w:r>
    </w:p>
    <w:p w14:paraId="2012403A" w14:textId="4DACFA25"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615859">
        <w:instrText xml:space="preserve"> ADDIN ZOTERO_ITEM CSL_CITATION {"citationID":"0DDyn5UL","properties":{"formattedCitation":"\\super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615859" w:rsidRPr="00615859">
        <w:rPr>
          <w:rFonts w:cs="Times New Roman"/>
          <w:vertAlign w:val="superscript"/>
        </w:rPr>
        <w:t>57</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D0129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11"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11"/>
    </w:p>
    <w:p w14:paraId="54AEFC4B" w14:textId="77777777" w:rsidR="005C4BAF" w:rsidRDefault="005C4BAF" w:rsidP="005C4BAF">
      <w:pPr>
        <w:spacing w:after="0" w:line="240" w:lineRule="auto"/>
        <w:jc w:val="left"/>
      </w:pPr>
      <w:bookmarkStart w:id="12" w:name="_Ref138200705"/>
      <w:r w:rsidRPr="00667D9A">
        <w:rPr>
          <w:i/>
          <w:iCs/>
          <w:sz w:val="18"/>
          <w:szCs w:val="18"/>
        </w:rPr>
        <w:lastRenderedPageBreak/>
        <w:t xml:space="preserve">Table </w:t>
      </w:r>
      <w:r w:rsidRPr="008C467B">
        <w:rPr>
          <w:i/>
          <w:iCs/>
          <w:sz w:val="18"/>
          <w:szCs w:val="18"/>
        </w:rPr>
        <w:fldChar w:fldCharType="begin"/>
      </w:r>
      <w:r w:rsidRPr="00667D9A">
        <w:rPr>
          <w:i/>
          <w:iCs/>
          <w:sz w:val="18"/>
          <w:szCs w:val="18"/>
        </w:rPr>
        <w:instrText xml:space="preserve"> SEQ Table \* ARABIC </w:instrText>
      </w:r>
      <w:r w:rsidRPr="008C467B">
        <w:rPr>
          <w:i/>
          <w:iCs/>
          <w:sz w:val="18"/>
          <w:szCs w:val="18"/>
        </w:rPr>
        <w:fldChar w:fldCharType="separate"/>
      </w:r>
      <w:r w:rsidRPr="00667D9A">
        <w:rPr>
          <w:i/>
          <w:iCs/>
          <w:noProof/>
          <w:sz w:val="18"/>
          <w:szCs w:val="18"/>
        </w:rPr>
        <w:t>2</w:t>
      </w:r>
      <w:r w:rsidRPr="008C467B">
        <w:rPr>
          <w:i/>
          <w:iCs/>
          <w:noProof/>
          <w:sz w:val="18"/>
          <w:szCs w:val="18"/>
        </w:rPr>
        <w:fldChar w:fldCharType="end"/>
      </w:r>
      <w:bookmarkEnd w:id="12"/>
      <w:r w:rsidRPr="00667D9A">
        <w:rPr>
          <w:i/>
          <w:iCs/>
          <w:sz w:val="18"/>
          <w:szCs w:val="18"/>
        </w:rP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5C4BAF" w:rsidRPr="00E60AFB" w14:paraId="79E91629" w14:textId="77777777" w:rsidTr="00D01290">
        <w:trPr>
          <w:trHeight w:val="285"/>
        </w:trPr>
        <w:tc>
          <w:tcPr>
            <w:tcW w:w="0" w:type="auto"/>
            <w:tcBorders>
              <w:top w:val="nil"/>
              <w:left w:val="nil"/>
              <w:bottom w:val="nil"/>
              <w:right w:val="nil"/>
            </w:tcBorders>
            <w:shd w:val="clear" w:color="auto" w:fill="auto"/>
            <w:noWrap/>
            <w:vAlign w:val="bottom"/>
            <w:hideMark/>
          </w:tcPr>
          <w:p w14:paraId="5811A149" w14:textId="77777777" w:rsidR="005C4BAF" w:rsidRPr="00BD3E3A" w:rsidRDefault="005C4BAF" w:rsidP="00D01290">
            <w:pPr>
              <w:pStyle w:val="Tabletext"/>
            </w:pPr>
          </w:p>
        </w:tc>
        <w:tc>
          <w:tcPr>
            <w:tcW w:w="0" w:type="auto"/>
            <w:gridSpan w:val="2"/>
            <w:tcBorders>
              <w:top w:val="nil"/>
              <w:left w:val="nil"/>
              <w:bottom w:val="nil"/>
              <w:right w:val="nil"/>
            </w:tcBorders>
            <w:shd w:val="clear" w:color="auto" w:fill="auto"/>
            <w:noWrap/>
            <w:vAlign w:val="bottom"/>
            <w:hideMark/>
          </w:tcPr>
          <w:p w14:paraId="376557C5" w14:textId="77777777" w:rsidR="005C4BAF" w:rsidRPr="00E2155C" w:rsidRDefault="005C4BAF" w:rsidP="00D01290">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45E4E9C5" w14:textId="77777777" w:rsidR="005C4BAF" w:rsidRPr="00E2155C" w:rsidRDefault="005C4BAF" w:rsidP="00D01290">
            <w:pPr>
              <w:pStyle w:val="Tabletext"/>
              <w:jc w:val="center"/>
              <w:rPr>
                <w:rFonts w:cs="Calibri"/>
                <w:b/>
                <w:bCs/>
                <w:color w:val="000000"/>
              </w:rPr>
            </w:pPr>
            <w:r w:rsidRPr="00E2155C">
              <w:rPr>
                <w:rFonts w:cs="Calibri"/>
                <w:b/>
                <w:bCs/>
                <w:color w:val="000000"/>
              </w:rPr>
              <w:t>28</w:t>
            </w:r>
            <w:r w:rsidRPr="00E2155C">
              <w:rPr>
                <w:b/>
                <w:bCs/>
              </w:rPr>
              <w:t>°C</w:t>
            </w:r>
          </w:p>
        </w:tc>
      </w:tr>
      <w:tr w:rsidR="005C4BAF" w:rsidRPr="00E60AFB" w14:paraId="7B9A6C78" w14:textId="77777777" w:rsidTr="00D01290">
        <w:trPr>
          <w:trHeight w:val="285"/>
        </w:trPr>
        <w:tc>
          <w:tcPr>
            <w:tcW w:w="0" w:type="auto"/>
            <w:tcBorders>
              <w:top w:val="nil"/>
              <w:left w:val="nil"/>
              <w:bottom w:val="nil"/>
              <w:right w:val="nil"/>
            </w:tcBorders>
            <w:shd w:val="clear" w:color="auto" w:fill="auto"/>
            <w:noWrap/>
            <w:vAlign w:val="bottom"/>
            <w:hideMark/>
          </w:tcPr>
          <w:p w14:paraId="7E041CCD" w14:textId="77777777" w:rsidR="005C4BAF" w:rsidRPr="00E2155C" w:rsidRDefault="005C4BAF" w:rsidP="00D01290">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7ED1D2B0" w14:textId="77777777" w:rsidR="005C4BAF" w:rsidRPr="00E2155C" w:rsidRDefault="005C4BAF" w:rsidP="00D01290">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528CB1A2" w14:textId="77777777" w:rsidR="005C4BAF" w:rsidRPr="00E2155C" w:rsidRDefault="005C4BAF" w:rsidP="00D01290">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7A876BE4" w14:textId="77777777" w:rsidR="005C4BAF" w:rsidRPr="00E2155C" w:rsidRDefault="005C4BAF" w:rsidP="00D01290">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3842F414" w14:textId="77777777" w:rsidR="005C4BAF" w:rsidRPr="00E2155C" w:rsidRDefault="005C4BAF" w:rsidP="00D01290">
            <w:pPr>
              <w:pStyle w:val="Tabletext"/>
              <w:jc w:val="center"/>
              <w:rPr>
                <w:rFonts w:cs="Calibri"/>
                <w:b/>
                <w:bCs/>
                <w:color w:val="000000"/>
              </w:rPr>
            </w:pPr>
            <w:r>
              <w:rPr>
                <w:rFonts w:cs="Calibri"/>
                <w:b/>
                <w:bCs/>
                <w:color w:val="000000"/>
              </w:rPr>
              <w:t>Starfish</w:t>
            </w:r>
          </w:p>
        </w:tc>
      </w:tr>
      <w:tr w:rsidR="005C4BAF" w:rsidRPr="00E60AFB" w14:paraId="0DE3DDCD" w14:textId="77777777" w:rsidTr="00D01290">
        <w:trPr>
          <w:trHeight w:val="285"/>
        </w:trPr>
        <w:tc>
          <w:tcPr>
            <w:tcW w:w="0" w:type="auto"/>
            <w:tcBorders>
              <w:top w:val="nil"/>
              <w:left w:val="nil"/>
              <w:bottom w:val="nil"/>
              <w:right w:val="nil"/>
            </w:tcBorders>
            <w:shd w:val="clear" w:color="auto" w:fill="auto"/>
            <w:noWrap/>
            <w:vAlign w:val="bottom"/>
            <w:hideMark/>
          </w:tcPr>
          <w:p w14:paraId="6E402330" w14:textId="77777777" w:rsidR="005C4BAF" w:rsidRPr="00BD3E3A" w:rsidRDefault="005C4BAF" w:rsidP="00D01290">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2D92E259"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7702382F"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2B326AB2" w14:textId="77777777" w:rsidR="005C4BAF" w:rsidRPr="00BD3E3A" w:rsidRDefault="005C4BAF" w:rsidP="00D01290">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4833FFA9" w14:textId="77777777" w:rsidR="005C4BAF" w:rsidRPr="00BD3E3A" w:rsidRDefault="005C4BAF" w:rsidP="00D01290">
            <w:pPr>
              <w:pStyle w:val="Tabletext"/>
              <w:jc w:val="right"/>
              <w:rPr>
                <w:rFonts w:cs="Calibri"/>
                <w:color w:val="000000"/>
              </w:rPr>
            </w:pPr>
            <w:r w:rsidRPr="00BD3E3A">
              <w:rPr>
                <w:rFonts w:cs="Calibri"/>
                <w:color w:val="000000"/>
              </w:rPr>
              <w:t>6.8</w:t>
            </w:r>
          </w:p>
        </w:tc>
      </w:tr>
      <w:tr w:rsidR="005C4BAF" w:rsidRPr="00E60AFB" w14:paraId="136163F5" w14:textId="77777777" w:rsidTr="00D01290">
        <w:trPr>
          <w:trHeight w:val="285"/>
        </w:trPr>
        <w:tc>
          <w:tcPr>
            <w:tcW w:w="0" w:type="auto"/>
            <w:tcBorders>
              <w:top w:val="nil"/>
              <w:left w:val="nil"/>
              <w:bottom w:val="nil"/>
              <w:right w:val="nil"/>
            </w:tcBorders>
            <w:shd w:val="clear" w:color="auto" w:fill="auto"/>
            <w:noWrap/>
            <w:vAlign w:val="bottom"/>
            <w:hideMark/>
          </w:tcPr>
          <w:p w14:paraId="79C0A80F" w14:textId="77777777" w:rsidR="005C4BAF" w:rsidRPr="00BD3E3A" w:rsidRDefault="005C4BAF" w:rsidP="00D01290">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6EFC3631"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5CB7E179" w14:textId="77777777" w:rsidR="005C4BAF" w:rsidRPr="00BD3E3A" w:rsidRDefault="005C4BAF" w:rsidP="00D01290">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551B98C" w14:textId="77777777" w:rsidR="005C4BAF" w:rsidRPr="00BD3E3A" w:rsidRDefault="005C4BAF" w:rsidP="00D01290">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7B47FA7C" w14:textId="77777777" w:rsidR="005C4BAF" w:rsidRPr="00BD3E3A" w:rsidRDefault="005C4BAF" w:rsidP="00D01290">
            <w:pPr>
              <w:pStyle w:val="Tabletext"/>
              <w:jc w:val="right"/>
              <w:rPr>
                <w:rFonts w:cs="Calibri"/>
                <w:color w:val="000000"/>
              </w:rPr>
            </w:pPr>
            <w:r w:rsidRPr="00BD3E3A">
              <w:rPr>
                <w:rFonts w:cs="Calibri"/>
                <w:color w:val="000000"/>
              </w:rPr>
              <w:t>6.0</w:t>
            </w:r>
          </w:p>
        </w:tc>
      </w:tr>
      <w:tr w:rsidR="005C4BAF" w:rsidRPr="00E60AFB" w14:paraId="794F599A" w14:textId="77777777" w:rsidTr="00D01290">
        <w:trPr>
          <w:trHeight w:val="285"/>
        </w:trPr>
        <w:tc>
          <w:tcPr>
            <w:tcW w:w="0" w:type="auto"/>
            <w:tcBorders>
              <w:top w:val="nil"/>
              <w:left w:val="nil"/>
              <w:bottom w:val="nil"/>
              <w:right w:val="nil"/>
            </w:tcBorders>
            <w:shd w:val="clear" w:color="auto" w:fill="auto"/>
            <w:noWrap/>
            <w:vAlign w:val="bottom"/>
            <w:hideMark/>
          </w:tcPr>
          <w:p w14:paraId="1A4459B1" w14:textId="77777777" w:rsidR="005C4BAF" w:rsidRPr="00BD3E3A" w:rsidRDefault="005C4BAF" w:rsidP="00D01290">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B318ACE" w14:textId="77777777" w:rsidR="005C4BAF" w:rsidRPr="00BD3E3A" w:rsidRDefault="005C4BAF" w:rsidP="00D01290">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6A6E0D2" w14:textId="77777777" w:rsidR="005C4BAF" w:rsidRPr="00BD3E3A" w:rsidRDefault="005C4BAF" w:rsidP="00D01290">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0B0BA5EB" w14:textId="77777777" w:rsidR="005C4BAF" w:rsidRPr="00BD3E3A" w:rsidRDefault="005C4BAF" w:rsidP="00D01290">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58E8E2BD" w14:textId="77777777" w:rsidR="005C4BAF" w:rsidRPr="00BD3E3A" w:rsidRDefault="005C4BAF" w:rsidP="00D01290">
            <w:pPr>
              <w:pStyle w:val="Tabletext"/>
              <w:jc w:val="right"/>
              <w:rPr>
                <w:rFonts w:cs="Calibri"/>
                <w:color w:val="000000"/>
              </w:rPr>
            </w:pPr>
            <w:r w:rsidRPr="00BD3E3A">
              <w:rPr>
                <w:rFonts w:cs="Calibri"/>
                <w:color w:val="000000"/>
              </w:rPr>
              <w:t>4.5</w:t>
            </w:r>
          </w:p>
        </w:tc>
      </w:tr>
      <w:tr w:rsidR="005C4BAF" w:rsidRPr="00E60AFB" w14:paraId="31F179B4" w14:textId="77777777" w:rsidTr="00D01290">
        <w:trPr>
          <w:trHeight w:val="285"/>
        </w:trPr>
        <w:tc>
          <w:tcPr>
            <w:tcW w:w="0" w:type="auto"/>
            <w:tcBorders>
              <w:top w:val="nil"/>
              <w:left w:val="nil"/>
              <w:bottom w:val="nil"/>
              <w:right w:val="nil"/>
            </w:tcBorders>
            <w:shd w:val="clear" w:color="auto" w:fill="auto"/>
            <w:noWrap/>
            <w:vAlign w:val="bottom"/>
            <w:hideMark/>
          </w:tcPr>
          <w:p w14:paraId="742D6D31"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DC2E192"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8545FC1" w14:textId="77777777" w:rsidR="005C4BAF" w:rsidRPr="00BD3E3A" w:rsidRDefault="005C4BAF" w:rsidP="00D01290">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27EA2E0E" w14:textId="77777777" w:rsidR="005C4BAF" w:rsidRPr="00BD3E3A" w:rsidRDefault="005C4BAF" w:rsidP="00D01290">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5DF598BD"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747E4474" w14:textId="77777777" w:rsidTr="00D01290">
        <w:trPr>
          <w:trHeight w:val="285"/>
        </w:trPr>
        <w:tc>
          <w:tcPr>
            <w:tcW w:w="0" w:type="auto"/>
            <w:tcBorders>
              <w:top w:val="nil"/>
              <w:left w:val="nil"/>
              <w:bottom w:val="nil"/>
              <w:right w:val="nil"/>
            </w:tcBorders>
            <w:shd w:val="clear" w:color="auto" w:fill="auto"/>
            <w:noWrap/>
            <w:vAlign w:val="bottom"/>
            <w:hideMark/>
          </w:tcPr>
          <w:p w14:paraId="17D6CF93"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26E6046F"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144DB7B"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9A4F0A0"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7AFF607"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4456ED57" w14:textId="77777777" w:rsidTr="00D01290">
        <w:trPr>
          <w:trHeight w:val="285"/>
        </w:trPr>
        <w:tc>
          <w:tcPr>
            <w:tcW w:w="0" w:type="auto"/>
            <w:tcBorders>
              <w:top w:val="nil"/>
              <w:left w:val="nil"/>
              <w:bottom w:val="nil"/>
              <w:right w:val="nil"/>
            </w:tcBorders>
            <w:shd w:val="clear" w:color="auto" w:fill="auto"/>
            <w:noWrap/>
            <w:vAlign w:val="bottom"/>
            <w:hideMark/>
          </w:tcPr>
          <w:p w14:paraId="2B151525"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2D901C8" w14:textId="77777777" w:rsidR="005C4BAF" w:rsidRPr="00BD3E3A" w:rsidRDefault="005C4BAF" w:rsidP="00D01290">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3A265197" w14:textId="77777777" w:rsidR="005C4BAF" w:rsidRPr="00BD3E3A" w:rsidRDefault="005C4BAF" w:rsidP="00D01290">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6B14D1F7" w14:textId="77777777" w:rsidR="005C4BAF" w:rsidRPr="00BD3E3A" w:rsidRDefault="005C4BAF" w:rsidP="00D01290">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8C7CED8" w14:textId="77777777" w:rsidR="005C4BAF" w:rsidRPr="00BD3E3A" w:rsidRDefault="005C4BAF" w:rsidP="00D01290">
            <w:pPr>
              <w:pStyle w:val="Tabletext"/>
              <w:jc w:val="right"/>
              <w:rPr>
                <w:rFonts w:cs="Calibri"/>
                <w:color w:val="000000"/>
              </w:rPr>
            </w:pPr>
            <w:r w:rsidRPr="00BD3E3A">
              <w:rPr>
                <w:rFonts w:cs="Calibri"/>
                <w:color w:val="000000"/>
              </w:rPr>
              <w:t>8.4</w:t>
            </w:r>
          </w:p>
        </w:tc>
      </w:tr>
      <w:tr w:rsidR="005C4BAF" w:rsidRPr="00E60AFB" w14:paraId="6B547100" w14:textId="77777777" w:rsidTr="00D01290">
        <w:trPr>
          <w:trHeight w:val="285"/>
        </w:trPr>
        <w:tc>
          <w:tcPr>
            <w:tcW w:w="0" w:type="auto"/>
            <w:tcBorders>
              <w:top w:val="nil"/>
              <w:left w:val="nil"/>
              <w:bottom w:val="nil"/>
              <w:right w:val="nil"/>
            </w:tcBorders>
            <w:shd w:val="clear" w:color="auto" w:fill="auto"/>
            <w:noWrap/>
            <w:vAlign w:val="bottom"/>
            <w:hideMark/>
          </w:tcPr>
          <w:p w14:paraId="55DBF746"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72AA1C02"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30161EE"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67169BD5"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965394F"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084DA1AC" w14:textId="77777777" w:rsidTr="00D01290">
        <w:trPr>
          <w:trHeight w:val="285"/>
        </w:trPr>
        <w:tc>
          <w:tcPr>
            <w:tcW w:w="0" w:type="auto"/>
            <w:tcBorders>
              <w:top w:val="nil"/>
              <w:left w:val="nil"/>
              <w:bottom w:val="nil"/>
              <w:right w:val="nil"/>
            </w:tcBorders>
            <w:shd w:val="clear" w:color="auto" w:fill="auto"/>
            <w:noWrap/>
            <w:vAlign w:val="bottom"/>
            <w:hideMark/>
          </w:tcPr>
          <w:p w14:paraId="217FFD05"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461A7192" w14:textId="77777777" w:rsidR="005C4BAF" w:rsidRPr="00BD3E3A" w:rsidRDefault="005C4BAF" w:rsidP="00D01290">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7F83D630" w14:textId="77777777" w:rsidR="005C4BAF" w:rsidRPr="00BD3E3A" w:rsidRDefault="005C4BAF" w:rsidP="00D01290">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FBCDBB5" w14:textId="77777777" w:rsidR="005C4BAF" w:rsidRPr="00BD3E3A" w:rsidRDefault="005C4BAF" w:rsidP="00D01290">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0B459ABB" w14:textId="77777777" w:rsidR="005C4BAF" w:rsidRPr="00BD3E3A" w:rsidRDefault="005C4BAF" w:rsidP="00D01290">
            <w:pPr>
              <w:pStyle w:val="Tabletext"/>
              <w:jc w:val="right"/>
              <w:rPr>
                <w:rFonts w:cs="Calibri"/>
                <w:color w:val="000000"/>
              </w:rPr>
            </w:pPr>
            <w:r w:rsidRPr="00BD3E3A">
              <w:rPr>
                <w:rFonts w:cs="Calibri"/>
                <w:color w:val="000000"/>
              </w:rPr>
              <w:t>7.6</w:t>
            </w:r>
          </w:p>
        </w:tc>
      </w:tr>
      <w:tr w:rsidR="005C4BAF" w:rsidRPr="00E60AFB" w14:paraId="4FB1816B" w14:textId="77777777" w:rsidTr="00D01290">
        <w:trPr>
          <w:trHeight w:val="285"/>
        </w:trPr>
        <w:tc>
          <w:tcPr>
            <w:tcW w:w="0" w:type="auto"/>
            <w:tcBorders>
              <w:top w:val="nil"/>
              <w:left w:val="nil"/>
              <w:bottom w:val="nil"/>
              <w:right w:val="nil"/>
            </w:tcBorders>
            <w:shd w:val="clear" w:color="auto" w:fill="auto"/>
            <w:noWrap/>
            <w:vAlign w:val="bottom"/>
            <w:hideMark/>
          </w:tcPr>
          <w:p w14:paraId="253FFDA1"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2F1E188" w14:textId="77777777" w:rsidR="005C4BAF" w:rsidRPr="00BD3E3A" w:rsidRDefault="005C4BAF" w:rsidP="00D01290">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465E24B"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43A72073" w14:textId="77777777" w:rsidR="005C4BAF" w:rsidRPr="00BD3E3A" w:rsidRDefault="005C4BAF" w:rsidP="00D01290">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7D94C75F"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6E182F1F" w14:textId="77777777" w:rsidTr="00D01290">
        <w:trPr>
          <w:trHeight w:val="285"/>
        </w:trPr>
        <w:tc>
          <w:tcPr>
            <w:tcW w:w="0" w:type="auto"/>
            <w:tcBorders>
              <w:top w:val="nil"/>
              <w:left w:val="nil"/>
              <w:bottom w:val="nil"/>
              <w:right w:val="nil"/>
            </w:tcBorders>
            <w:shd w:val="clear" w:color="auto" w:fill="auto"/>
            <w:noWrap/>
            <w:vAlign w:val="bottom"/>
            <w:hideMark/>
          </w:tcPr>
          <w:p w14:paraId="67BED417" w14:textId="77777777" w:rsidR="005C4BAF" w:rsidRPr="00BD3E3A" w:rsidRDefault="005C4BAF" w:rsidP="00D01290">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1EDB579D"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5FBCF308"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6EC4614E"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D5E0A6" w14:textId="77777777" w:rsidR="005C4BAF" w:rsidRPr="00BD3E3A" w:rsidRDefault="005C4BAF" w:rsidP="00D01290">
            <w:pPr>
              <w:pStyle w:val="Tabletext"/>
              <w:jc w:val="right"/>
              <w:rPr>
                <w:rFonts w:cs="Calibri"/>
                <w:color w:val="000000"/>
              </w:rPr>
            </w:pPr>
            <w:r w:rsidRPr="00BD3E3A">
              <w:rPr>
                <w:rFonts w:cs="Calibri"/>
                <w:color w:val="000000"/>
              </w:rPr>
              <w:t>6.9</w:t>
            </w:r>
          </w:p>
        </w:tc>
      </w:tr>
      <w:tr w:rsidR="005C4BAF" w:rsidRPr="00E60AFB" w14:paraId="005DEB63" w14:textId="77777777" w:rsidTr="00D01290">
        <w:trPr>
          <w:trHeight w:val="285"/>
        </w:trPr>
        <w:tc>
          <w:tcPr>
            <w:tcW w:w="0" w:type="auto"/>
            <w:tcBorders>
              <w:top w:val="nil"/>
              <w:left w:val="nil"/>
              <w:bottom w:val="nil"/>
              <w:right w:val="nil"/>
            </w:tcBorders>
            <w:shd w:val="clear" w:color="auto" w:fill="auto"/>
            <w:noWrap/>
            <w:vAlign w:val="bottom"/>
            <w:hideMark/>
          </w:tcPr>
          <w:p w14:paraId="30D4AAFA"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9B01641"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352A8DC" w14:textId="77777777" w:rsidR="005C4BAF" w:rsidRPr="00BD3E3A" w:rsidRDefault="005C4BAF" w:rsidP="00D01290">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524D351" w14:textId="77777777" w:rsidR="005C4BAF" w:rsidRPr="00BD3E3A" w:rsidRDefault="005C4BAF" w:rsidP="00D01290">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0CBAAA2"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0DC63462" w14:textId="77777777" w:rsidTr="00D01290">
        <w:trPr>
          <w:trHeight w:val="285"/>
        </w:trPr>
        <w:tc>
          <w:tcPr>
            <w:tcW w:w="0" w:type="auto"/>
            <w:tcBorders>
              <w:top w:val="nil"/>
              <w:left w:val="nil"/>
              <w:bottom w:val="nil"/>
              <w:right w:val="nil"/>
            </w:tcBorders>
            <w:shd w:val="clear" w:color="auto" w:fill="auto"/>
            <w:noWrap/>
            <w:vAlign w:val="bottom"/>
            <w:hideMark/>
          </w:tcPr>
          <w:p w14:paraId="2E1BE2F9"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7EDF3229" w14:textId="77777777" w:rsidR="005C4BAF" w:rsidRPr="00BD3E3A" w:rsidRDefault="005C4BAF" w:rsidP="00D01290">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539456F7"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CD9162C" w14:textId="77777777" w:rsidR="005C4BAF" w:rsidRPr="00BD3E3A" w:rsidRDefault="005C4BAF" w:rsidP="00D01290">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2F348B06"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0B79A9CE" w14:textId="77777777" w:rsidTr="00D01290">
        <w:trPr>
          <w:trHeight w:val="285"/>
        </w:trPr>
        <w:tc>
          <w:tcPr>
            <w:tcW w:w="0" w:type="auto"/>
            <w:tcBorders>
              <w:top w:val="nil"/>
              <w:left w:val="nil"/>
              <w:bottom w:val="nil"/>
              <w:right w:val="nil"/>
            </w:tcBorders>
            <w:shd w:val="clear" w:color="auto" w:fill="auto"/>
            <w:noWrap/>
            <w:vAlign w:val="bottom"/>
            <w:hideMark/>
          </w:tcPr>
          <w:p w14:paraId="07D446DB"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75AEFC53" w14:textId="77777777" w:rsidR="005C4BAF" w:rsidRPr="00BD3E3A" w:rsidRDefault="005C4BAF" w:rsidP="00D01290">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5512E1E7"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0714E62" w14:textId="77777777" w:rsidR="005C4BAF" w:rsidRPr="00BD3E3A" w:rsidRDefault="005C4BAF" w:rsidP="00D01290">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5D8DBEC"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6B4DA14A" w14:textId="77777777" w:rsidTr="00D01290">
        <w:trPr>
          <w:trHeight w:val="285"/>
        </w:trPr>
        <w:tc>
          <w:tcPr>
            <w:tcW w:w="0" w:type="auto"/>
            <w:tcBorders>
              <w:top w:val="nil"/>
              <w:left w:val="nil"/>
              <w:bottom w:val="nil"/>
              <w:right w:val="nil"/>
            </w:tcBorders>
            <w:shd w:val="clear" w:color="auto" w:fill="auto"/>
            <w:noWrap/>
            <w:vAlign w:val="bottom"/>
            <w:hideMark/>
          </w:tcPr>
          <w:p w14:paraId="5573F8BC"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5D1A2747"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F61A69C"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70418403" w14:textId="77777777" w:rsidR="005C4BAF" w:rsidRPr="00BD3E3A" w:rsidRDefault="005C4BAF" w:rsidP="00D01290">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1C726306"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6F382ACF" w14:textId="77777777" w:rsidTr="00D01290">
        <w:trPr>
          <w:trHeight w:val="285"/>
        </w:trPr>
        <w:tc>
          <w:tcPr>
            <w:tcW w:w="0" w:type="auto"/>
            <w:tcBorders>
              <w:top w:val="nil"/>
              <w:left w:val="nil"/>
              <w:bottom w:val="nil"/>
              <w:right w:val="nil"/>
            </w:tcBorders>
            <w:shd w:val="clear" w:color="auto" w:fill="auto"/>
            <w:noWrap/>
            <w:vAlign w:val="bottom"/>
            <w:hideMark/>
          </w:tcPr>
          <w:p w14:paraId="1C3171FF"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2FEEFC82"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E59DBE4"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855C3C5" w14:textId="77777777" w:rsidR="005C4BAF" w:rsidRPr="00BD3E3A" w:rsidRDefault="005C4BAF" w:rsidP="00D01290">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6D4445D7" w14:textId="77777777" w:rsidR="005C4BAF" w:rsidRPr="00BD3E3A" w:rsidRDefault="005C4BAF" w:rsidP="00D01290">
            <w:pPr>
              <w:pStyle w:val="Tabletext"/>
              <w:jc w:val="right"/>
              <w:rPr>
                <w:rFonts w:cs="Calibri"/>
                <w:color w:val="000000"/>
              </w:rPr>
            </w:pPr>
            <w:r w:rsidRPr="00BD3E3A">
              <w:rPr>
                <w:rFonts w:cs="Calibri"/>
                <w:color w:val="000000"/>
              </w:rPr>
              <w:t>7.4</w:t>
            </w:r>
          </w:p>
        </w:tc>
      </w:tr>
      <w:tr w:rsidR="005C4BAF" w:rsidRPr="00E60AFB" w14:paraId="2690B978" w14:textId="77777777" w:rsidTr="00D01290">
        <w:trPr>
          <w:trHeight w:val="285"/>
        </w:trPr>
        <w:tc>
          <w:tcPr>
            <w:tcW w:w="0" w:type="auto"/>
            <w:tcBorders>
              <w:top w:val="nil"/>
              <w:left w:val="nil"/>
              <w:bottom w:val="nil"/>
              <w:right w:val="nil"/>
            </w:tcBorders>
            <w:shd w:val="clear" w:color="auto" w:fill="auto"/>
            <w:noWrap/>
            <w:vAlign w:val="bottom"/>
            <w:hideMark/>
          </w:tcPr>
          <w:p w14:paraId="58CF4201"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224157A"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D58BF7D"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0B6F3E8" w14:textId="77777777" w:rsidR="005C4BAF" w:rsidRPr="00BD3E3A" w:rsidRDefault="005C4BAF" w:rsidP="00D01290">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5B7C86B" w14:textId="77777777" w:rsidR="005C4BAF" w:rsidRPr="00BD3E3A" w:rsidRDefault="005C4BAF" w:rsidP="00D01290">
            <w:pPr>
              <w:pStyle w:val="Tabletext"/>
              <w:jc w:val="right"/>
              <w:rPr>
                <w:rFonts w:cs="Calibri"/>
                <w:color w:val="000000"/>
              </w:rPr>
            </w:pPr>
            <w:r w:rsidRPr="00BD3E3A">
              <w:rPr>
                <w:rFonts w:cs="Calibri"/>
                <w:color w:val="000000"/>
              </w:rPr>
              <w:t>7.4</w:t>
            </w:r>
          </w:p>
        </w:tc>
      </w:tr>
    </w:tbl>
    <w:p w14:paraId="75D98407" w14:textId="1298958A" w:rsidR="00A46F95" w:rsidRDefault="00A46F95" w:rsidP="00852A7D">
      <w:pPr>
        <w:spacing w:before="240"/>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615859">
        <w:rPr>
          <w:rFonts w:eastAsiaTheme="minorEastAsia"/>
        </w:rPr>
        <w:instrText xml:space="preserve"> ADDIN ZOTERO_ITEM CSL_CITATION {"citationID":"UN7ysQai","properties":{"formattedCitation":"\\super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615859" w:rsidRPr="00615859">
        <w:rPr>
          <w:rFonts w:cs="Times New Roman"/>
          <w:vertAlign w:val="superscript"/>
        </w:rPr>
        <w:t>31</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F26D09">
        <w:rPr>
          <w:rFonts w:eastAsiaTheme="minorEastAsia"/>
        </w:rPr>
        <w:instrText xml:space="preserve"> ADDIN ZOTERO_ITEM CSL_CITATION {"citationID":"u9e6hWIv","properties":{"formattedCitation":"\\super 79,80\\nosupersub{}","plainCitation":"79,80","noteIndex":0},"citationItems":[{"id":474,"uris":["http://zotero.org/users/4259226/items/XG47LXKF"],"itemData":{"id":474,"type":"article-journal","container-title":"HVAC&amp;R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F26D09" w:rsidRPr="00F26D09">
        <w:rPr>
          <w:rFonts w:cs="Times New Roman"/>
          <w:vertAlign w:val="superscript"/>
        </w:rPr>
        <w:t>79,80</w:t>
      </w:r>
      <w:r>
        <w:rPr>
          <w:rFonts w:eastAsiaTheme="minorEastAsia"/>
        </w:rPr>
        <w:fldChar w:fldCharType="end"/>
      </w:r>
      <w:r>
        <w:rPr>
          <w:rFonts w:eastAsiaTheme="minorEastAsia"/>
        </w:rPr>
        <w:t xml:space="preserve">. </w:t>
      </w:r>
    </w:p>
    <w:p w14:paraId="34AAF1C3" w14:textId="26A3BD2A" w:rsidR="00A46F95" w:rsidRPr="00100E68" w:rsidRDefault="00D0129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13" w:name="_Ref121554541"/>
      <w:bookmarkStart w:id="14"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13"/>
      <w:bookmarkEnd w:id="14"/>
    </w:p>
    <w:p w14:paraId="1A5665D9" w14:textId="0C899027" w:rsidR="00003EB6" w:rsidRDefault="00003EB6" w:rsidP="00003EB6">
      <w:pPr>
        <w:pStyle w:val="Caption"/>
        <w:keepNext/>
      </w:pPr>
      <w:bookmarkStart w:id="15" w:name="_Ref153362104"/>
      <w:r>
        <w:lastRenderedPageBreak/>
        <w:t xml:space="preserve">Fig. </w:t>
      </w:r>
      <w:fldSimple w:instr=" SEQ Fig. \* ARABIC ">
        <w:r w:rsidR="00A97D14">
          <w:rPr>
            <w:noProof/>
          </w:rPr>
          <w:t>4</w:t>
        </w:r>
      </w:fldSimple>
      <w:bookmarkEnd w:id="15"/>
      <w:r>
        <w:t>: Baseline condition</w:t>
      </w:r>
    </w:p>
    <w:p w14:paraId="7F8DFFA2" w14:textId="77777777" w:rsidR="00003EB6" w:rsidRDefault="00003EB6" w:rsidP="00003EB6">
      <w:pPr>
        <w:keepNext/>
        <w:spacing w:line="240" w:lineRule="auto"/>
      </w:pPr>
      <w:commentRangeStart w:id="16"/>
      <w:r>
        <w:rPr>
          <w:noProof/>
          <w:lang w:eastAsia="zh-CN"/>
        </w:rPr>
        <w:drawing>
          <wp:inline distT="0" distB="0" distL="0" distR="0" wp14:anchorId="3C685252" wp14:editId="7BDF5E27">
            <wp:extent cx="2971800" cy="2679700"/>
            <wp:effectExtent l="0" t="0" r="0" b="0"/>
            <wp:docPr id="990830684" name="Picture 99083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30684" name="Picture 9908306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commentRangeEnd w:id="16"/>
      <w:r w:rsidR="00A97D14">
        <w:rPr>
          <w:rStyle w:val="CommentReference"/>
        </w:rPr>
        <w:commentReference w:id="16"/>
      </w:r>
    </w:p>
    <w:p w14:paraId="7264174F" w14:textId="5B8DDEB7" w:rsidR="00003EB6" w:rsidRDefault="00AF735E" w:rsidP="00852A7D">
      <w:pPr>
        <w:pStyle w:val="Caption"/>
      </w:pPr>
      <w:r>
        <w:t>The b</w:t>
      </w:r>
      <w:r w:rsidR="00003EB6">
        <w:t xml:space="preserve">aseline condition (thermal manikin posture and clothing, bedding, and mattress) is used to calculate the difference in manikin-based equivalent temperature as shown </w:t>
      </w:r>
      <w:r w:rsidR="00003EB6" w:rsidRPr="0084123E">
        <w:t xml:space="preserve">in </w:t>
      </w:r>
      <w:r w:rsidR="00003EB6" w:rsidRPr="0084123E">
        <w:rPr>
          <w:i w:val="0"/>
          <w:iCs w:val="0"/>
        </w:rPr>
        <w:fldChar w:fldCharType="begin"/>
      </w:r>
      <w:r w:rsidR="00003EB6" w:rsidRPr="0084123E">
        <w:instrText xml:space="preserve"> REF _Ref123065519 \h </w:instrText>
      </w:r>
      <w:r w:rsidR="00003EB6">
        <w:instrText xml:space="preserve"> \* MERGEFORMAT </w:instrText>
      </w:r>
      <w:r w:rsidR="00003EB6" w:rsidRPr="0084123E">
        <w:rPr>
          <w:i w:val="0"/>
          <w:iCs w:val="0"/>
        </w:rPr>
      </w:r>
      <w:r w:rsidR="00003EB6" w:rsidRPr="0084123E">
        <w:rPr>
          <w:i w:val="0"/>
          <w:iCs w:val="0"/>
        </w:rPr>
        <w:fldChar w:fldCharType="separate"/>
      </w:r>
      <w:r w:rsidR="00003EB6" w:rsidRPr="0084123E">
        <w:t>(</w:t>
      </w:r>
      <w:r w:rsidR="00003EB6" w:rsidRPr="0084123E">
        <w:rPr>
          <w:noProof/>
        </w:rPr>
        <w:t>2</w:t>
      </w:r>
      <w:r w:rsidR="00003EB6" w:rsidRPr="0084123E">
        <w:t>)</w:t>
      </w:r>
      <w:r w:rsidR="00003EB6" w:rsidRPr="0084123E">
        <w:rPr>
          <w:i w:val="0"/>
          <w:iCs w:val="0"/>
        </w:rPr>
        <w:fldChar w:fldCharType="end"/>
      </w:r>
      <w:r w:rsidR="00003EB6" w:rsidRPr="0084123E">
        <w:t>.</w:t>
      </w:r>
    </w:p>
    <w:p w14:paraId="12264B94" w14:textId="70F2D963"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483565">
        <w:rPr>
          <w:rFonts w:eastAsiaTheme="minorEastAsia"/>
        </w:rPr>
        <w:t xml:space="preserve"> </w:t>
      </w:r>
      <w:r w:rsidR="00483565">
        <w:rPr>
          <w:rFonts w:eastAsiaTheme="minorEastAsia"/>
        </w:rPr>
        <w:fldChar w:fldCharType="begin"/>
      </w:r>
      <w:r w:rsidR="00483565">
        <w:rPr>
          <w:rFonts w:eastAsiaTheme="minorEastAsia"/>
        </w:rPr>
        <w:instrText xml:space="preserve"> REF _Ref153362104 \h </w:instrText>
      </w:r>
      <w:r w:rsidR="00483565">
        <w:rPr>
          <w:rFonts w:eastAsiaTheme="minorEastAsia"/>
        </w:rPr>
      </w:r>
      <w:r w:rsidR="00483565">
        <w:rPr>
          <w:rFonts w:eastAsiaTheme="minorEastAsia"/>
        </w:rPr>
        <w:fldChar w:fldCharType="separate"/>
      </w:r>
      <w:r w:rsidR="00483565">
        <w:t xml:space="preserve">Fig. </w:t>
      </w:r>
      <w:r w:rsidR="00483565">
        <w:rPr>
          <w:noProof/>
        </w:rPr>
        <w:t>4</w:t>
      </w:r>
      <w:r w:rsidR="00483565">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xml:space="preserve">) with no emergency blanket or </w:t>
      </w:r>
      <w:r w:rsidR="005C4BAF">
        <w:rPr>
          <w:rFonts w:eastAsiaTheme="minorEastAsia"/>
        </w:rPr>
        <w:t xml:space="preserve">low-energy </w:t>
      </w:r>
      <w:r>
        <w:rPr>
          <w:rFonts w:eastAsiaTheme="minorEastAsia"/>
        </w:rPr>
        <w:t>heating or cooling system</w:t>
      </w:r>
      <w:r w:rsidR="001B3AD2">
        <w:rPr>
          <w:rFonts w:eastAsiaTheme="minorEastAsia"/>
        </w:rPr>
        <w:t>.</w:t>
      </w:r>
      <w:r>
        <w:rPr>
          <w:rFonts w:eastAsiaTheme="minorEastAsia"/>
        </w:rPr>
        <w:t xml:space="preserve">  </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684499A9" w:rsidR="001C16F3" w:rsidRPr="001C16F3" w:rsidRDefault="00483565" w:rsidP="001C16F3">
      <w:r>
        <w:fldChar w:fldCharType="begin"/>
      </w:r>
      <w:r>
        <w:instrText xml:space="preserve"> REF _Ref153362064 \h </w:instrText>
      </w:r>
      <w:r>
        <w:fldChar w:fldCharType="separate"/>
      </w:r>
      <w:r>
        <w:t xml:space="preserve">Fig. </w:t>
      </w:r>
      <w:r>
        <w:rPr>
          <w:noProof/>
        </w:rPr>
        <w:t>5</w:t>
      </w:r>
      <w:r>
        <w:fldChar w:fldCharType="end"/>
      </w:r>
      <w:r>
        <w:t xml:space="preserve"> s</w:t>
      </w:r>
      <w:r w:rsidR="00A46F95">
        <w:t>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fldChar w:fldCharType="begin"/>
      </w:r>
      <w:r>
        <w:instrText xml:space="preserve"> REF _Ref153362083 \h </w:instrText>
      </w:r>
      <w:r>
        <w:fldChar w:fldCharType="separate"/>
      </w:r>
      <w:r>
        <w:t xml:space="preserve">Fig. </w:t>
      </w:r>
      <w:r>
        <w:rPr>
          <w:noProof/>
        </w:rPr>
        <w:t>6</w:t>
      </w:r>
      <w:r>
        <w:fldChar w:fldCharType="end"/>
      </w:r>
      <w:r>
        <w:t xml:space="preserve"> </w:t>
      </w:r>
      <w:r w:rsidR="003917FD">
        <w:t xml:space="preserve">and describe each strategy in greater detail below. </w:t>
      </w:r>
      <w:bookmarkStart w:id="17" w:name="_Ref138204030"/>
    </w:p>
    <w:p w14:paraId="58F12250" w14:textId="5F6E281B" w:rsidR="00483565" w:rsidRDefault="00483565" w:rsidP="00483565">
      <w:pPr>
        <w:pStyle w:val="Caption"/>
        <w:keepNext/>
      </w:pPr>
      <w:bookmarkStart w:id="18" w:name="_Ref153362064"/>
      <w:bookmarkEnd w:id="17"/>
      <w:r>
        <w:lastRenderedPageBreak/>
        <w:t xml:space="preserve">Fig. </w:t>
      </w:r>
      <w:fldSimple w:instr=" SEQ Fig. \* ARABIC ">
        <w:r w:rsidR="00A97D14">
          <w:rPr>
            <w:noProof/>
          </w:rPr>
          <w:t>5</w:t>
        </w:r>
      </w:fldSimple>
      <w:bookmarkEnd w:id="18"/>
      <w:r>
        <w:t>: Experimental setup</w:t>
      </w:r>
    </w:p>
    <w:p w14:paraId="1A667054" w14:textId="77777777" w:rsidR="001B3AD2" w:rsidRDefault="001B3AD2" w:rsidP="001B3AD2">
      <w:pPr>
        <w:keepNext/>
      </w:pPr>
      <w:commentRangeStart w:id="19"/>
      <w:r>
        <w:rPr>
          <w:i/>
          <w:iCs/>
          <w:noProof/>
          <w:sz w:val="18"/>
          <w:szCs w:val="18"/>
          <w:lang w:eastAsia="zh-CN"/>
        </w:rPr>
        <w:drawing>
          <wp:inline distT="0" distB="0" distL="0" distR="0" wp14:anchorId="23A0658B" wp14:editId="7E579053">
            <wp:extent cx="5486400" cy="2743200"/>
            <wp:effectExtent l="0" t="0" r="0" b="0"/>
            <wp:docPr id="266310214" name="Picture 26631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0214" name="Picture 2663102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commentRangeEnd w:id="19"/>
      <w:r w:rsidR="00A97D14">
        <w:rPr>
          <w:rStyle w:val="CommentReference"/>
        </w:rPr>
        <w:commentReference w:id="19"/>
      </w:r>
    </w:p>
    <w:p w14:paraId="6BAFD0D4" w14:textId="6F1DADC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r w:rsidR="00AF735E">
        <w:t xml:space="preserve"> </w:t>
      </w:r>
      <w:ins w:id="20" w:author="Arfa Aijazi" w:date="2024-02-03T22:24:00Z">
        <w:r w:rsidR="00A97D14">
          <w:t>Figure 5a contains an adaptation of “</w:t>
        </w:r>
        <w:r w:rsidR="00A97D14">
          <w:fldChar w:fldCharType="begin"/>
        </w:r>
        <w:r w:rsidR="00A97D14">
          <w:instrText>HYPERLINK "https://thenounproject.com/icon/sleep-660688/"</w:instrText>
        </w:r>
        <w:r w:rsidR="00A97D14">
          <w:fldChar w:fldCharType="separate"/>
        </w:r>
        <w:r w:rsidR="00A97D14" w:rsidRPr="00AF735E">
          <w:rPr>
            <w:rStyle w:val="Hyperlink"/>
          </w:rPr>
          <w:t>sleep</w:t>
        </w:r>
        <w:r w:rsidR="00A97D14">
          <w:fldChar w:fldCharType="end"/>
        </w:r>
        <w:r w:rsidR="00A97D14">
          <w:t xml:space="preserve">” by Gan </w:t>
        </w:r>
        <w:proofErr w:type="spellStart"/>
        <w:r w:rsidR="00A97D14">
          <w:t>Khoon</w:t>
        </w:r>
        <w:proofErr w:type="spellEnd"/>
        <w:r w:rsidR="00A97D14">
          <w:t xml:space="preserve"> Lay from Noun Project</w:t>
        </w:r>
      </w:ins>
      <w:ins w:id="21" w:author="Arfa Aijazi" w:date="2024-02-03T22:50:00Z">
        <w:r w:rsidR="0020236F">
          <w:t>, used under</w:t>
        </w:r>
      </w:ins>
      <w:ins w:id="22" w:author="Arfa Aijazi" w:date="2024-02-03T22:51:00Z">
        <w:r w:rsidR="0020236F">
          <w:t xml:space="preserve"> </w:t>
        </w:r>
        <w:r w:rsidR="0020236F">
          <w:fldChar w:fldCharType="begin"/>
        </w:r>
        <w:r w:rsidR="0020236F">
          <w:instrText>HYPERLINK "https://creativecommons.org/licenses/by/3.0/"</w:instrText>
        </w:r>
        <w:r w:rsidR="0020236F">
          <w:fldChar w:fldCharType="separate"/>
        </w:r>
        <w:r w:rsidR="00A97D14" w:rsidRPr="0020236F">
          <w:rPr>
            <w:rStyle w:val="Hyperlink"/>
          </w:rPr>
          <w:t>CC BY 3.0</w:t>
        </w:r>
        <w:r w:rsidR="0020236F">
          <w:fldChar w:fldCharType="end"/>
        </w:r>
      </w:ins>
      <w:ins w:id="23" w:author="Arfa Aijazi" w:date="2024-02-03T22:24:00Z">
        <w:r w:rsidR="00A97D14">
          <w:t>.</w:t>
        </w:r>
      </w:ins>
    </w:p>
    <w:p w14:paraId="4BFC5520" w14:textId="77777777" w:rsidR="001C16F3" w:rsidRPr="007E6B76" w:rsidRDefault="001C16F3" w:rsidP="001C16F3">
      <w:pPr>
        <w:pStyle w:val="Heading3"/>
      </w:pPr>
      <w:bookmarkStart w:id="24" w:name="_Ref138205245"/>
      <w:r w:rsidRPr="007E6B76">
        <w:t xml:space="preserve">Clothing and bedding </w:t>
      </w:r>
      <w:proofErr w:type="gramStart"/>
      <w:r w:rsidRPr="007E6B76">
        <w:t>insulation</w:t>
      </w:r>
      <w:proofErr w:type="gramEnd"/>
    </w:p>
    <w:p w14:paraId="2A5A95FA" w14:textId="7516A07A" w:rsidR="001C16F3" w:rsidRPr="005C4BAF" w:rsidRDefault="001C16F3" w:rsidP="00852A7D">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r w:rsidR="00D133D5" w:rsidRPr="00852A7D">
        <w:t>While this study focused on dry heat transfer, it’s worth noting that clothing and bedding with the same insulation level could perform differently with regards to latent heat transfer, like the absorption, diffusion, and evaporation of sweat. Common bedding materials like cotton, linen, or polyester, have different hygroscopicity, wicking ability and permeability.</w:t>
      </w:r>
      <w:r w:rsidR="002078DA" w:rsidRPr="005C4BAF">
        <w:t xml:space="preserve"> </w:t>
      </w:r>
    </w:p>
    <w:p w14:paraId="70386598" w14:textId="77777777" w:rsidR="001C16F3" w:rsidRPr="007E6B76" w:rsidRDefault="001C16F3" w:rsidP="001C16F3">
      <w:pPr>
        <w:pStyle w:val="Heading3"/>
      </w:pPr>
      <w:r w:rsidRPr="007E6B76">
        <w:t>Posture</w:t>
      </w:r>
    </w:p>
    <w:p w14:paraId="20BDBE6E" w14:textId="7A699959" w:rsidR="001C16F3" w:rsidRDefault="001C16F3" w:rsidP="00A81897">
      <w:pPr>
        <w:rPr>
          <w:b/>
          <w:bCs/>
          <w:i/>
          <w:iCs/>
          <w:sz w:val="18"/>
          <w:szCs w:val="18"/>
        </w:rPr>
      </w:pPr>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02E12426" w14:textId="05AD793F" w:rsidR="00483565" w:rsidRDefault="00483565" w:rsidP="00483565">
      <w:pPr>
        <w:pStyle w:val="Caption"/>
        <w:keepNext/>
      </w:pPr>
      <w:bookmarkStart w:id="25" w:name="_Ref153362083"/>
      <w:bookmarkEnd w:id="24"/>
      <w:r>
        <w:lastRenderedPageBreak/>
        <w:t xml:space="preserve">Fig. </w:t>
      </w:r>
      <w:fldSimple w:instr=" SEQ Fig. \* ARABIC ">
        <w:r w:rsidR="00A97D14">
          <w:rPr>
            <w:noProof/>
          </w:rPr>
          <w:t>6</w:t>
        </w:r>
      </w:fldSimple>
      <w:bookmarkEnd w:id="25"/>
      <w:r>
        <w:t>: Experimental conditions</w:t>
      </w:r>
    </w:p>
    <w:p w14:paraId="141A1308" w14:textId="2B634DFB" w:rsidR="001C16F3" w:rsidRDefault="00A97D14" w:rsidP="001C16F3">
      <w:pPr>
        <w:pStyle w:val="Heading2"/>
      </w:pPr>
      <w:r>
        <w:rPr>
          <w:b/>
          <w:bCs/>
          <w:noProof/>
        </w:rPr>
        <w:drawing>
          <wp:inline distT="0" distB="0" distL="0" distR="0" wp14:anchorId="1BB358DF" wp14:editId="4F4742ED">
            <wp:extent cx="5943600" cy="3886200"/>
            <wp:effectExtent l="0" t="0" r="0" b="0"/>
            <wp:docPr id="170961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1429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14:paraId="1DFD28FC" w14:textId="06EA7B72" w:rsidR="001C16F3" w:rsidRPr="001C16F3" w:rsidRDefault="002C7A34" w:rsidP="001C16F3">
      <w:pPr>
        <w:pStyle w:val="Caption"/>
      </w:pPr>
      <w:bookmarkStart w:id="26" w:name="_Toc123123937"/>
      <w:ins w:id="27" w:author="Arfa Aijazi" w:date="2024-02-03T22:40:00Z">
        <w:r>
          <w:t>Composite i</w:t>
        </w:r>
      </w:ins>
      <w:del w:id="28" w:author="Arfa Aijazi" w:date="2024-02-03T22:40:00Z">
        <w:r w:rsidR="001C16F3" w:rsidDel="002C7A34">
          <w:delText>I</w:delText>
        </w:r>
      </w:del>
      <w:r w:rsidR="001C16F3">
        <w:t xml:space="preserve">llustration of experimental conditions representing a variety of passive and </w:t>
      </w:r>
      <w:proofErr w:type="gramStart"/>
      <w:ins w:id="29" w:author="Arfa Aijazi" w:date="2024-02-03T22:40:00Z">
        <w:r>
          <w:t>low-energy</w:t>
        </w:r>
      </w:ins>
      <w:proofErr w:type="gramEnd"/>
      <w:del w:id="30" w:author="Arfa Aijazi" w:date="2024-02-03T22:40:00Z">
        <w:r w:rsidR="001C16F3" w:rsidDel="002C7A34">
          <w:delText>active</w:delText>
        </w:r>
      </w:del>
      <w:r w:rsidR="001C16F3">
        <w:t xml:space="preserve"> heating and cooling strategies. </w:t>
      </w:r>
      <w:ins w:id="31" w:author="Arfa Aijazi" w:date="2024-02-03T22:27:00Z">
        <w:r w:rsidR="00A97D14">
          <w:t>Figure 6 contains</w:t>
        </w:r>
      </w:ins>
      <w:ins w:id="32" w:author="Arfa Aijazi" w:date="2024-02-03T22:41:00Z">
        <w:r>
          <w:t xml:space="preserve"> the following third-party material from Noun Project</w:t>
        </w:r>
      </w:ins>
      <w:ins w:id="33" w:author="Arfa Aijazi" w:date="2024-02-03T22:50:00Z">
        <w:r w:rsidR="0020236F">
          <w:t>,</w:t>
        </w:r>
      </w:ins>
      <w:ins w:id="34" w:author="Arfa Aijazi" w:date="2024-02-03T22:41:00Z">
        <w:r>
          <w:t xml:space="preserve"> used under </w:t>
        </w:r>
      </w:ins>
      <w:ins w:id="35" w:author="Arfa Aijazi" w:date="2024-02-03T22:42:00Z">
        <w:r>
          <w:fldChar w:fldCharType="begin"/>
        </w:r>
        <w:r>
          <w:instrText>HYPERLINK "https://creativecommons.org/licenses/by/3.0/deed.en"</w:instrText>
        </w:r>
        <w:r>
          <w:fldChar w:fldCharType="separate"/>
        </w:r>
        <w:r w:rsidRPr="002C7A34">
          <w:rPr>
            <w:rStyle w:val="Hyperlink"/>
          </w:rPr>
          <w:t>CC BY 3.0</w:t>
        </w:r>
        <w:r>
          <w:fldChar w:fldCharType="end"/>
        </w:r>
        <w:r>
          <w:t>:</w:t>
        </w:r>
      </w:ins>
      <w:ins w:id="36" w:author="Arfa Aijazi" w:date="2024-02-03T22:30:00Z">
        <w:r w:rsidR="00A97D14">
          <w:t xml:space="preserve"> “</w:t>
        </w:r>
      </w:ins>
      <w:ins w:id="37" w:author="Arfa Aijazi" w:date="2024-02-03T22:31:00Z">
        <w:r w:rsidR="00A97D14">
          <w:fldChar w:fldCharType="begin"/>
        </w:r>
        <w:r w:rsidR="00A97D14">
          <w:instrText>HYPERLINK "https://thenounproject.com/icon/hot-water-bottle-4018446/"</w:instrText>
        </w:r>
        <w:r w:rsidR="00A97D14">
          <w:fldChar w:fldCharType="separate"/>
        </w:r>
        <w:r w:rsidR="00A97D14" w:rsidRPr="00A97D14">
          <w:rPr>
            <w:rStyle w:val="Hyperlink"/>
          </w:rPr>
          <w:t>Hot Water Bottle</w:t>
        </w:r>
        <w:r w:rsidR="00A97D14">
          <w:fldChar w:fldCharType="end"/>
        </w:r>
      </w:ins>
      <w:ins w:id="38" w:author="Arfa Aijazi" w:date="2024-02-03T22:30:00Z">
        <w:r w:rsidR="00A97D14">
          <w:t>” by Icongeek26,</w:t>
        </w:r>
      </w:ins>
      <w:ins w:id="39" w:author="Arfa Aijazi" w:date="2024-02-03T22:31:00Z">
        <w:r w:rsidR="00A97D14">
          <w:t xml:space="preserve"> “</w:t>
        </w:r>
        <w:r w:rsidR="00A97D14">
          <w:fldChar w:fldCharType="begin"/>
        </w:r>
        <w:r w:rsidR="00A97D14">
          <w:instrText>HYPERLINK "https://thenounproject.com/icon/pajamas-4213836/"</w:instrText>
        </w:r>
        <w:r w:rsidR="00A97D14">
          <w:fldChar w:fldCharType="separate"/>
        </w:r>
        <w:r w:rsidR="00A97D14" w:rsidRPr="00A97D14">
          <w:rPr>
            <w:rStyle w:val="Hyperlink"/>
          </w:rPr>
          <w:t>Pajamas</w:t>
        </w:r>
        <w:r w:rsidR="00A97D14">
          <w:fldChar w:fldCharType="end"/>
        </w:r>
        <w:r w:rsidR="00A97D14">
          <w:t xml:space="preserve">” by </w:t>
        </w:r>
        <w:proofErr w:type="spellStart"/>
        <w:r w:rsidR="00A97D14">
          <w:t>Jino</w:t>
        </w:r>
        <w:proofErr w:type="spellEnd"/>
        <w:r w:rsidR="00A97D14">
          <w:t xml:space="preserve">, </w:t>
        </w:r>
      </w:ins>
      <w:ins w:id="40" w:author="Arfa Aijazi" w:date="2024-02-03T22:32:00Z">
        <w:r w:rsidR="00A97D14">
          <w:t>“</w:t>
        </w:r>
      </w:ins>
      <w:ins w:id="41" w:author="Arfa Aijazi" w:date="2024-02-03T22:36:00Z">
        <w:r>
          <w:fldChar w:fldCharType="begin"/>
        </w:r>
        <w:r>
          <w:instrText>HYPERLINK "https://thenounproject.com/icon/socks-1609043/"</w:instrText>
        </w:r>
        <w:r>
          <w:fldChar w:fldCharType="separate"/>
        </w:r>
        <w:r w:rsidR="00A97D14" w:rsidRPr="002C7A34">
          <w:rPr>
            <w:rStyle w:val="Hyperlink"/>
          </w:rPr>
          <w:t>socks</w:t>
        </w:r>
        <w:r>
          <w:fldChar w:fldCharType="end"/>
        </w:r>
      </w:ins>
      <w:ins w:id="42" w:author="Arfa Aijazi" w:date="2024-02-03T22:32:00Z">
        <w:r w:rsidR="00A97D14">
          <w:t xml:space="preserve">” by Lucas </w:t>
        </w:r>
        <w:proofErr w:type="spellStart"/>
        <w:r w:rsidR="00A97D14">
          <w:t>Helle</w:t>
        </w:r>
        <w:proofErr w:type="spellEnd"/>
        <w:r w:rsidR="00A97D14">
          <w:t>, and “</w:t>
        </w:r>
      </w:ins>
      <w:ins w:id="43" w:author="Arfa Aijazi" w:date="2024-02-03T22:36:00Z">
        <w:r>
          <w:fldChar w:fldCharType="begin"/>
        </w:r>
        <w:r>
          <w:instrText>HYPERLINK "https://thenounproject.com/icon/pedestal-fan-3880188/"</w:instrText>
        </w:r>
        <w:r>
          <w:fldChar w:fldCharType="separate"/>
        </w:r>
        <w:r w:rsidR="00A97D14" w:rsidRPr="002C7A34">
          <w:rPr>
            <w:rStyle w:val="Hyperlink"/>
          </w:rPr>
          <w:t>pedestal fan</w:t>
        </w:r>
        <w:r>
          <w:fldChar w:fldCharType="end"/>
        </w:r>
      </w:ins>
      <w:ins w:id="44" w:author="Arfa Aijazi" w:date="2024-02-03T22:32:00Z">
        <w:r w:rsidR="00A97D14">
          <w:t xml:space="preserve">” </w:t>
        </w:r>
      </w:ins>
      <w:ins w:id="45" w:author="Arfa Aijazi" w:date="2024-02-03T22:33:00Z">
        <w:r w:rsidR="00A97D14">
          <w:t>by Atif Arshad</w:t>
        </w:r>
      </w:ins>
      <w:ins w:id="46" w:author="Arfa Aijazi" w:date="2024-02-03T22:30:00Z">
        <w:r w:rsidR="00A97D14">
          <w:t xml:space="preserve"> </w:t>
        </w:r>
      </w:ins>
      <w:ins w:id="47" w:author="Arfa Aijazi" w:date="2024-02-03T22:35:00Z">
        <w:r>
          <w:t xml:space="preserve">as well as </w:t>
        </w:r>
      </w:ins>
      <w:ins w:id="48" w:author="Arfa Aijazi" w:date="2024-02-03T22:30:00Z">
        <w:r w:rsidR="00A97D14">
          <w:t>adaptations of</w:t>
        </w:r>
      </w:ins>
      <w:ins w:id="49" w:author="Arfa Aijazi" w:date="2024-02-03T22:27:00Z">
        <w:r w:rsidR="00A97D14">
          <w:t xml:space="preserve"> </w:t>
        </w:r>
      </w:ins>
      <w:ins w:id="50" w:author="Arfa Aijazi" w:date="2024-02-03T22:28:00Z">
        <w:r w:rsidR="00A97D14">
          <w:t>“</w:t>
        </w:r>
      </w:ins>
      <w:ins w:id="51" w:author="Arfa Aijazi" w:date="2024-02-03T22:29:00Z">
        <w:r w:rsidR="00A97D14">
          <w:fldChar w:fldCharType="begin"/>
        </w:r>
        <w:r w:rsidR="00A97D14">
          <w:instrText>HYPERLINK "https://thenounproject.com/icon/plus-1029830/"</w:instrText>
        </w:r>
        <w:r w:rsidR="00A97D14">
          <w:fldChar w:fldCharType="separate"/>
        </w:r>
        <w:r w:rsidR="00A97D14" w:rsidRPr="00A97D14">
          <w:rPr>
            <w:rStyle w:val="Hyperlink"/>
          </w:rPr>
          <w:t>Plus</w:t>
        </w:r>
        <w:r w:rsidR="00A97D14">
          <w:fldChar w:fldCharType="end"/>
        </w:r>
      </w:ins>
      <w:ins w:id="52" w:author="Arfa Aijazi" w:date="2024-02-03T22:28:00Z">
        <w:r w:rsidR="00A97D14">
          <w:t xml:space="preserve">” and </w:t>
        </w:r>
      </w:ins>
      <w:ins w:id="53" w:author="Arfa Aijazi" w:date="2024-02-03T22:29:00Z">
        <w:r w:rsidR="00A97D14">
          <w:t>“</w:t>
        </w:r>
        <w:r w:rsidR="00A97D14">
          <w:fldChar w:fldCharType="begin"/>
        </w:r>
        <w:r w:rsidR="00A97D14">
          <w:instrText>HYPERLINK "https://thenounproject.com/icon/decline-less-1029827/"</w:instrText>
        </w:r>
        <w:r w:rsidR="00A97D14">
          <w:fldChar w:fldCharType="separate"/>
        </w:r>
        <w:r w:rsidR="00A97D14" w:rsidRPr="00A97D14">
          <w:rPr>
            <w:rStyle w:val="Hyperlink"/>
          </w:rPr>
          <w:t>Decline Less</w:t>
        </w:r>
        <w:r w:rsidR="00A97D14">
          <w:fldChar w:fldCharType="end"/>
        </w:r>
        <w:r w:rsidR="00A97D14">
          <w:t xml:space="preserve">” by </w:t>
        </w:r>
        <w:proofErr w:type="spellStart"/>
        <w:r w:rsidR="00A97D14">
          <w:t>naim</w:t>
        </w:r>
      </w:ins>
      <w:proofErr w:type="spellEnd"/>
      <w:ins w:id="54" w:author="Arfa Aijazi" w:date="2024-02-03T22:37:00Z">
        <w:r>
          <w:t xml:space="preserve"> and “</w:t>
        </w:r>
      </w:ins>
      <w:ins w:id="55" w:author="Arfa Aijazi" w:date="2024-02-03T22:41:00Z">
        <w:r>
          <w:fldChar w:fldCharType="begin"/>
        </w:r>
        <w:r>
          <w:instrText>HYPERLINK "https://thenounproject.com/icon/sleep-660688/"</w:instrText>
        </w:r>
        <w:r>
          <w:fldChar w:fldCharType="separate"/>
        </w:r>
        <w:r w:rsidRPr="002C7A34">
          <w:rPr>
            <w:rStyle w:val="Hyperlink"/>
          </w:rPr>
          <w:t>sleep</w:t>
        </w:r>
        <w:r>
          <w:fldChar w:fldCharType="end"/>
        </w:r>
      </w:ins>
      <w:ins w:id="56" w:author="Arfa Aijazi" w:date="2024-02-03T22:37:00Z">
        <w:r>
          <w:t>”</w:t>
        </w:r>
      </w:ins>
      <w:ins w:id="57" w:author="Arfa Aijazi" w:date="2024-02-03T22:39:00Z">
        <w:r>
          <w:t xml:space="preserve"> (fetal position)</w:t>
        </w:r>
      </w:ins>
      <w:ins w:id="58" w:author="Arfa Aijazi" w:date="2024-02-03T22:38:00Z">
        <w:r>
          <w:t xml:space="preserve"> and “</w:t>
        </w:r>
        <w:r>
          <w:fldChar w:fldCharType="begin"/>
        </w:r>
        <w:r>
          <w:instrText>HYPERLINK "https://thenounproject.com/icon/sleep-660704/"</w:instrText>
        </w:r>
        <w:r>
          <w:fldChar w:fldCharType="separate"/>
        </w:r>
        <w:r w:rsidRPr="002C7A34">
          <w:rPr>
            <w:rStyle w:val="Hyperlink"/>
          </w:rPr>
          <w:t>sleep</w:t>
        </w:r>
        <w:r>
          <w:fldChar w:fldCharType="end"/>
        </w:r>
        <w:r>
          <w:t>”</w:t>
        </w:r>
      </w:ins>
      <w:ins w:id="59" w:author="Arfa Aijazi" w:date="2024-02-03T22:39:00Z">
        <w:r>
          <w:t xml:space="preserve"> (starfish position)</w:t>
        </w:r>
      </w:ins>
      <w:ins w:id="60" w:author="Arfa Aijazi" w:date="2024-02-03T22:37:00Z">
        <w:r>
          <w:t xml:space="preserve"> by Gan </w:t>
        </w:r>
        <w:proofErr w:type="spellStart"/>
        <w:r>
          <w:t>Khoon</w:t>
        </w:r>
        <w:proofErr w:type="spellEnd"/>
        <w:r>
          <w:t xml:space="preserve"> Lay</w:t>
        </w:r>
      </w:ins>
      <w:ins w:id="61" w:author="Arfa Aijazi" w:date="2024-02-03T22:41:00Z">
        <w:r>
          <w:t>.</w:t>
        </w:r>
      </w:ins>
      <w:del w:id="62" w:author="Arfa Aijazi" w:date="2024-02-03T22:27:00Z">
        <w:r w:rsidR="001C16F3" w:rsidDel="00A97D14">
          <w:delText>Image created from a variety of licensed sources (author, Adobe Stock, FlatIcon by FreePik, Adventure Ready Brands, and Sleepme)</w:delText>
        </w:r>
      </w:del>
      <w:bookmarkEnd w:id="26"/>
    </w:p>
    <w:p w14:paraId="169E0D1F" w14:textId="0662567B" w:rsidR="00A46F95" w:rsidRDefault="00A46F95" w:rsidP="00CB4AD7">
      <w:pPr>
        <w:pStyle w:val="Heading3"/>
      </w:pPr>
      <w:r>
        <w:t>Emergency blanket</w:t>
      </w:r>
    </w:p>
    <w:p w14:paraId="486A2465" w14:textId="0676831E"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F26D09">
        <w:instrText xml:space="preserve"> ADDIN ZOTERO_ITEM CSL_CITATION {"citationID":"yY7dDzcw","properties":{"formattedCitation":"\\super 81\\nosupersub{}","plainCitation":"81","noteIndex":0},"citationItems":[{"id":490,"uris":["http://zotero.org/users/4259226/items/HG6Q7IGL"],"itemData":{"id":490,"type":"webpage","abstract":"The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F26D09" w:rsidRPr="00F26D09">
        <w:rPr>
          <w:rFonts w:cs="Times New Roman"/>
          <w:vertAlign w:val="superscript"/>
        </w:rPr>
        <w:t>81</w:t>
      </w:r>
      <w:r>
        <w:fldChar w:fldCharType="end"/>
      </w:r>
      <w:r>
        <w:t xml:space="preserve">. First responders often deploy these blankets in emergency situations to prevent or counter hyperthermia. Emergency blankets reduce heat loss by several mechanisms. The air and watertight foil </w:t>
      </w:r>
      <w:proofErr w:type="gramStart"/>
      <w:r w:rsidR="00CB4AD7">
        <w:t>reduce</w:t>
      </w:r>
      <w:r w:rsidR="005C4BAF">
        <w:t>s</w:t>
      </w:r>
      <w:proofErr w:type="gramEnd"/>
      <w:r>
        <w:t xml:space="preserve"> heat loss through convection and evaporation, and the reflective surface reduces heat loss </w:t>
      </w:r>
      <w:r w:rsidR="005C4BAF">
        <w:t>from</w:t>
      </w:r>
      <w:r>
        <w:t xml:space="preserve"> thermal radiation. Emergency blankets may also be used in conjunction with other bedding to reduce heat loss by conduction. Emergency blankets are inexpensive and commercially available, making them a highly feasible intervention for cold thermal emergencies.</w:t>
      </w:r>
      <w:r w:rsidR="00AF2C39">
        <w:t xml:space="preserve"> We placed the emergency blanket between the thermal manikin and any bedding layer. Like clothing and bedding, we smoothed out the emergency blanket so that it conformed to the thermal manikin body to minimize trapped air. </w:t>
      </w:r>
    </w:p>
    <w:p w14:paraId="2B031122" w14:textId="77777777" w:rsidR="00A46F95" w:rsidRDefault="00A46F95" w:rsidP="00CB4AD7">
      <w:pPr>
        <w:pStyle w:val="Heading3"/>
      </w:pPr>
      <w:r>
        <w:t>Bed type</w:t>
      </w:r>
    </w:p>
    <w:p w14:paraId="2FB5020B" w14:textId="0B90BBBE"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test conditions with the mattress. </w:t>
      </w:r>
    </w:p>
    <w:p w14:paraId="4E1C3EC8" w14:textId="77777777" w:rsidR="00A46F95" w:rsidRDefault="00A46F95" w:rsidP="00CB4AD7">
      <w:pPr>
        <w:pStyle w:val="Heading3"/>
      </w:pPr>
      <w:r>
        <w:lastRenderedPageBreak/>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0EFB3AE3" w:rsidR="00A46F95" w:rsidRPr="009A3EFB" w:rsidRDefault="00A46F95" w:rsidP="00A46F95">
      <w:r>
        <w:t xml:space="preserve">A hot water bottle is a sealed vessel filled with hot water and used to provide warmth in bed or apply heat to specific </w:t>
      </w:r>
      <w:r w:rsidR="00006CC9">
        <w:t>body segment</w:t>
      </w:r>
      <w:r>
        <w:t>s for pain relief. We used a rubber hot water in a conventional square shape with a capacity of 1.25 L. Immediately prior to each experimental run, we filled the hot water bottle with 1 L of water heated to 37.8°C (100°F)</w:t>
      </w:r>
      <w:r w:rsidR="00AF2C39">
        <w:t>, per manufacturer recommendations to prevent burns</w:t>
      </w:r>
      <w:r>
        <w:t xml:space="preserve">.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5E1EA7AF" w14:textId="0BDFFFC1" w:rsidR="004214D0" w:rsidRPr="00A97D14" w:rsidRDefault="00A46F95" w:rsidP="00A97D14">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rsidR="00483565">
        <w:fldChar w:fldCharType="begin"/>
      </w:r>
      <w:r w:rsidR="00483565">
        <w:instrText xml:space="preserve"> REF _Ref153362030 \h </w:instrText>
      </w:r>
      <w:r w:rsidR="00483565">
        <w:fldChar w:fldCharType="separate"/>
      </w:r>
      <w:r w:rsidR="00483565">
        <w:t xml:space="preserve">Fig. </w:t>
      </w:r>
      <w:r w:rsidR="00483565">
        <w:rPr>
          <w:noProof/>
        </w:rPr>
        <w:t>7</w:t>
      </w:r>
      <w:r w:rsidR="00483565">
        <w:fldChar w:fldCharType="end"/>
      </w:r>
      <w:r w:rsidR="00483565">
        <w:t xml:space="preserve"> </w:t>
      </w:r>
      <w:r>
        <w:t xml:space="preserve">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r w:rsidR="004214D0">
        <w:rPr>
          <w:b/>
          <w:bCs/>
        </w:rPr>
        <w:br w:type="page"/>
      </w:r>
    </w:p>
    <w:p w14:paraId="3FA3967E" w14:textId="4957634B" w:rsidR="00483565" w:rsidRDefault="00483565" w:rsidP="00483565">
      <w:pPr>
        <w:pStyle w:val="Caption"/>
        <w:keepNext/>
      </w:pPr>
      <w:bookmarkStart w:id="63" w:name="_Ref153362030"/>
      <w:r>
        <w:lastRenderedPageBreak/>
        <w:t xml:space="preserve">Fig. </w:t>
      </w:r>
      <w:fldSimple w:instr=" SEQ Fig. \* ARABIC ">
        <w:r w:rsidR="00A97D14">
          <w:rPr>
            <w:noProof/>
          </w:rPr>
          <w:t>8</w:t>
        </w:r>
      </w:fldSimple>
      <w:bookmarkEnd w:id="63"/>
      <w:r>
        <w:t>: Air speed over the bed</w:t>
      </w:r>
    </w:p>
    <w:p w14:paraId="44DA126A" w14:textId="77777777" w:rsidR="001C16F3" w:rsidRDefault="001C16F3" w:rsidP="001C16F3">
      <w:pPr>
        <w:keepNext/>
      </w:pPr>
      <w:r>
        <w:rPr>
          <w:noProof/>
          <w:lang w:eastAsia="zh-CN"/>
        </w:rPr>
        <w:drawing>
          <wp:inline distT="0" distB="0" distL="0" distR="0" wp14:anchorId="341A1FD5" wp14:editId="1BDB39E6">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64"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64"/>
    </w:p>
    <w:p w14:paraId="2339C29F" w14:textId="77777777" w:rsidR="00A46F95" w:rsidRDefault="00A46F95" w:rsidP="00F14522">
      <w:pPr>
        <w:pStyle w:val="Heading2"/>
      </w:pPr>
      <w:r>
        <w:t>Experimental procedure</w:t>
      </w:r>
    </w:p>
    <w:p w14:paraId="79EC0FFF" w14:textId="31C939BC"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F26D09">
        <w:instrText xml:space="preserve"> ADDIN ZOTERO_ITEM CSL_CITATION {"citationID":"8Dy1VeGh","properties":{"formattedCitation":"\\super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F26D09">
        <w:instrText xml:space="preserve"> ADDIN ZOTERO_ITEM CSL_CITATION {"citationID":"Z36qDnGp","properties":{"formattedCitation":"\\super 80\\nosupersub{}","plainCitation":"80","noteIndex":0},"citationItems":[{"id":475,"uris":["http://zotero.org/users/4259226/items/XNYE4Y7T"],"itemData":{"id":475,"type":"article-journal","abstract":"In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F26D09" w:rsidRPr="00F26D09">
        <w:rPr>
          <w:rFonts w:cs="Times New Roman"/>
          <w:vertAlign w:val="superscript"/>
        </w:rPr>
        <w:t>80</w:t>
      </w:r>
      <w:r>
        <w:fldChar w:fldCharType="end"/>
      </w:r>
      <w:r>
        <w:t>. When starting measurements with a cold thermal manikin, we allowed for at least three hours of warmup time</w:t>
      </w:r>
      <w:r>
        <w:fldChar w:fldCharType="begin"/>
      </w:r>
      <w:r w:rsidR="00F26D09">
        <w:instrText xml:space="preserve"> ADDIN ZOTERO_ITEM CSL_CITATION {"citationID":"gckE8DOF","properties":{"formattedCitation":"\\super 82\\nosupersub{}","plainCitation":"82","noteIndex":0},"citationItems":[{"id":510,"uris":["http://zotero.org/users/4259226/items/4RB3R7EQ"],"itemData":{"id":510,"type":"article-journal","container-title":"International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F26D09" w:rsidRPr="00F26D09">
        <w:rPr>
          <w:rFonts w:cs="Times New Roman"/>
          <w:vertAlign w:val="superscript"/>
        </w:rPr>
        <w:t>82</w:t>
      </w:r>
      <w:r>
        <w:fldChar w:fldCharType="end"/>
      </w:r>
      <w:r>
        <w:t xml:space="preserve">. </w:t>
      </w:r>
      <w:r w:rsidR="005C593F">
        <w:t xml:space="preserve">We randomized the order of experimental trials within twelve blocks of the same chamber temperature setpoint. This is due to the amount of time needed to transition the chamber from one temperature condition to another. </w:t>
      </w:r>
      <w:r w:rsidR="00AF2C39">
        <w:t xml:space="preserve">We allowed for at least 30 minutes between experimental runs, due to the time constant of the mattress as measured in preliminary studies. </w:t>
      </w:r>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D01290">
        <w:fldChar w:fldCharType="separate"/>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4A8C5347" w:rsidR="00A46F95" w:rsidRDefault="00A46F95" w:rsidP="00A46F95">
      <w:r>
        <w:t>We analyzed the data in accordance with the ISO guideline for the expression of uncertainty in measurement</w:t>
      </w:r>
      <w:r>
        <w:fldChar w:fldCharType="begin"/>
      </w:r>
      <w:r w:rsidR="00F26D09">
        <w:instrText xml:space="preserve"> ADDIN ZOTERO_ITEM CSL_CITATION {"citationID":"DDC4qWo3","properties":{"formattedCitation":"\\super 83\\nosupersub{}","plainCitation":"83","noteIndex":0},"citationItems":[{"id":487,"uris":["http://zotero.org/users/4259226/items/2THMP5NK"],"itemData":{"id":487,"type":"book","event-place":"Geneva,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F26D09" w:rsidRPr="00F26D09">
        <w:rPr>
          <w:rFonts w:cs="Times New Roman"/>
          <w:vertAlign w:val="superscript"/>
        </w:rPr>
        <w:t>83</w:t>
      </w:r>
      <w:r>
        <w:fldChar w:fldCharType="end"/>
      </w:r>
      <w:r>
        <w:t xml:space="preserve">. We calculated the combined standard uncertainty by considering equipment intrinsic uncertainty, equipment measurement uncertainty, measurement stability during steady state, and repeated trials of calibration, baseline conditions, and select experimental conditions in </w:t>
      </w:r>
      <w:r>
        <w:lastRenderedPageBreak/>
        <w:t>accordance with Bell</w:t>
      </w:r>
      <w:r>
        <w:fldChar w:fldCharType="begin"/>
      </w:r>
      <w:r w:rsidR="00F26D09">
        <w:instrText xml:space="preserve"> ADDIN ZOTERO_ITEM CSL_CITATION {"citationID":"UTMJEo2C","properties":{"formattedCitation":"\\super 84\\nosupersub{}","plainCitation":"84","noteIndex":0},"citationItems":[{"id":489,"uris":["http://zotero.org/users/4259226/items/2PYVYG7W"],"itemData":{"id":489,"type":"article-journal","source":"Google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F26D09" w:rsidRPr="00F26D09">
        <w:rPr>
          <w:rFonts w:cs="Times New Roman"/>
          <w:vertAlign w:val="superscript"/>
        </w:rPr>
        <w:t>84</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t>Case studies</w:t>
      </w:r>
    </w:p>
    <w:p w14:paraId="654B697E" w14:textId="07BF4127"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F26D09">
        <w:instrText xml:space="preserve"> ADDIN ZOTERO_ITEM CSL_CITATION {"citationID":"YcQwh35e","properties":{"formattedCitation":"\\super 85,86\\nosupersub{}","plainCitation":"85,86","noteIndex":0},"citationItems":[{"id":1478,"uris":["http://zotero.org/users/4259226/items/Z7QFU7AW"],"itemData":{"id":1478,"type":"article-journal","abstract":"\"The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F26D09" w:rsidRPr="00F26D09">
        <w:rPr>
          <w:rFonts w:cs="Times New Roman"/>
          <w:vertAlign w:val="superscript"/>
        </w:rPr>
        <w:t>85,86</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D37EB0">
        <w:instrText xml:space="preserve"> ADDIN ZOTERO_ITEM CSL_CITATION {"citationID":"S9lH9AlS","properties":{"formattedCitation":"\\super 15\\nosupersub{}","plainCitation":"15","noteIndex":0},"citationItems":[{"id":"H0uZokVw/aJGTZeOi","uris":["http://zotero.org/users/4259226/items/3UII6DYL"],"itemData":{"id":"eScJrxIW/9yEo9lf8","type":"book","publisher":"CIBSE","source":"Google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WHO for the indoor minimal risk temperature for adverse health effects</w:t>
      </w:r>
      <w:r>
        <w:fldChar w:fldCharType="begin"/>
      </w:r>
      <w:r w:rsidR="00615859">
        <w:instrText xml:space="preserve"> ADDIN ZOTERO_ITEM CSL_CITATION {"citationID":"U3xu78kt","properties":{"formattedCitation":"\\super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w:t>
      </w:r>
    </w:p>
    <w:p w14:paraId="23EC8127" w14:textId="77777777" w:rsidR="00A46F95" w:rsidRDefault="00A46F95" w:rsidP="00F14522">
      <w:pPr>
        <w:pStyle w:val="Heading3"/>
      </w:pPr>
      <w:r>
        <w:t>2015 Pakistan heat wave</w:t>
      </w:r>
    </w:p>
    <w:p w14:paraId="43238258" w14:textId="54E7B89C" w:rsidR="00A46F95" w:rsidRDefault="00A46F95" w:rsidP="00A46F95">
      <w:r>
        <w:t>In June 2015, Sindh Province in southern Pakistan experienced a severe heat wave with temperatures as high as 49°C. Overall the heat wave claimed at least 2,000 lives</w:t>
      </w:r>
      <w:r>
        <w:fldChar w:fldCharType="begin"/>
      </w:r>
      <w:r w:rsidR="00F26D09">
        <w:instrText xml:space="preserve"> ADDIN ZOTERO_ITEM CSL_CITATION {"citationID":"XblLVPCr","properties":{"formattedCitation":"\\super 87\\nosupersub{}","plainCitation":"87","noteIndex":0},"citationItems":[{"id":1482,"uris":["http://zotero.org/users/4259226/items/3XYMQGX6"],"itemData":{"id":1482,"type":"article-newspaper","abstract":"A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F26D09" w:rsidRPr="00F26D09">
        <w:rPr>
          <w:rFonts w:cs="Times New Roman"/>
          <w:vertAlign w:val="superscript"/>
        </w:rPr>
        <w:t>87</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F26D09">
        <w:instrText xml:space="preserve"> ADDIN ZOTERO_ITEM CSL_CITATION {"citationID":"TnQccYFi","properties":{"formattedCitation":"\\super 88\\nosupersub{}","plainCitation":"88","noteIndex":0},"citationItems":[{"id":1580,"uris":["http://zotero.org/users/4259226/items/ISMJA26X"],"itemData":{"id":1580,"type":"article-journal","abstract":"As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F26D09" w:rsidRPr="00F26D09">
        <w:rPr>
          <w:rFonts w:cs="Times New Roman"/>
          <w:vertAlign w:val="superscript"/>
        </w:rPr>
        <w:t>88</w:t>
      </w:r>
      <w:r w:rsidR="003E2724">
        <w:fldChar w:fldCharType="end"/>
      </w:r>
      <w:r>
        <w:t>.</w:t>
      </w:r>
    </w:p>
    <w:p w14:paraId="444C4741" w14:textId="7A46F760"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F26D09">
        <w:instrText xml:space="preserve"> ADDIN ZOTERO_ITEM CSL_CITATION {"citationID":"7HyHWgi5","properties":{"formattedCitation":"\\super 89\\nosupersub{}","plainCitation":"89","noteIndex":0},"citationItems":[{"id":1524,"uris":["http://zotero.org/users/4259226/items/BD2BAMFI"],"itemData":{"id":1524,"type":"thesis","event-place":"Glasgow,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F26D09" w:rsidRPr="00F26D09">
        <w:rPr>
          <w:rFonts w:cs="Times New Roman"/>
          <w:vertAlign w:val="superscript"/>
        </w:rPr>
        <w:t>89</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6C444470"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F26D09">
        <w:instrText xml:space="preserve"> ADDIN ZOTERO_ITEM CSL_CITATION {"citationID":"9MAHftcw","properties":{"formattedCitation":"\\super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F26D09">
        <w:instrText xml:space="preserve"> ADDIN ZOTERO_ITEM CSL_CITATION {"citationID":"UK9FAsRI","properties":{"formattedCitation":"\\super 91\\nosupersub{}","plainCitation":"91","noteIndex":0},"citationItems":[{"id":1486,"uris":["http://zotero.org/users/4259226/items/RBI6NE5M"],"itemData":{"id":1486,"type":"software","license":"CC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F26D09" w:rsidRPr="00F26D09">
        <w:rPr>
          <w:rFonts w:cs="Times New Roman"/>
          <w:vertAlign w:val="superscript"/>
        </w:rPr>
        <w:t>91</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6A54AC03"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F26D09">
        <w:instrText xml:space="preserve"> ADDIN ZOTERO_ITEM CSL_CITATION {"citationID":"X1ZOKxMT","properties":{"formattedCitation":"\\super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xml:space="preserve"> as implemented in the </w:t>
      </w:r>
      <w:proofErr w:type="spellStart"/>
      <w:r>
        <w:t>comf</w:t>
      </w:r>
      <w:proofErr w:type="spellEnd"/>
      <w:r>
        <w:t xml:space="preserve"> package in the R programming language</w:t>
      </w:r>
      <w:r>
        <w:fldChar w:fldCharType="begin"/>
      </w:r>
      <w:r w:rsidR="00F26D09">
        <w:instrText xml:space="preserve"> ADDIN ZOTERO_ITEM CSL_CITATION {"citationID":"6EwO5E8z","properties":{"formattedCitation":"\\super 93\\nosupersub{}","plainCitation":"93","noteIndex":0},"citationItems":[{"id":1491,"uris":["http://zotero.org/users/4259226/items/39DVXW2R"],"itemData":{"id":1491,"type":"software","abstract":"Calculation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F26D09" w:rsidRPr="00F26D09">
        <w:rPr>
          <w:rFonts w:cs="Times New Roman"/>
          <w:vertAlign w:val="superscript"/>
        </w:rPr>
        <w:t>93</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F26D09">
        <w:instrText xml:space="preserve"> ADDIN ZOTERO_ITEM CSL_CITATION {"citationID":"qPFjhSuh","properties":{"formattedCitation":"\\super 94\\nosupersub{}","plainCitation":"94","noteIndex":0},"citationItems":[{"id":1583,"uris":["http://zotero.org/users/4259226/items/J2YQYSR8"],"itemData":{"id":1583,"type":"article-journal","abstract":"We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F26D09" w:rsidRPr="00F26D09">
        <w:rPr>
          <w:rFonts w:cs="Times New Roman"/>
          <w:vertAlign w:val="superscript"/>
        </w:rPr>
        <w:t>94</w:t>
      </w:r>
      <w:r w:rsidR="001658C9">
        <w:fldChar w:fldCharType="end"/>
      </w:r>
      <w:r>
        <w:t>. For still air, we assumed an air velocity of 0.</w:t>
      </w:r>
      <w:r w:rsidR="003F02A6">
        <w:t>2</w:t>
      </w:r>
      <w:r>
        <w:t xml:space="preserve"> m/s</w:t>
      </w:r>
      <w:r w:rsidR="00875D37">
        <w:fldChar w:fldCharType="begin"/>
      </w:r>
      <w:r w:rsidR="00F26D09">
        <w:instrText xml:space="preserve"> ADDIN ZOTERO_ITEM CSL_CITATION {"citationID":"HCEUZp4W","properties":{"formattedCitation":"\\super 95\\nosupersub{}","plainCitation":"95","noteIndex":0},"citationItems":[{"id":545,"uris":["http://zotero.org/users/4259226/items/6DXLXH43"],"itemData":{"id":545,"type":"report","collection-title":"ANSI/ASHRAE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F26D09" w:rsidRPr="00F26D09">
        <w:rPr>
          <w:rFonts w:cs="Times New Roman"/>
          <w:vertAlign w:val="superscript"/>
        </w:rPr>
        <w:t>95</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xml:space="preserve">. We set the metabolic rate to 0.7 met </w:t>
      </w:r>
      <w:r>
        <w:lastRenderedPageBreak/>
        <w:t>for a sleeping person</w:t>
      </w:r>
      <w:r w:rsidR="009969F4">
        <w:rPr>
          <w:vertAlign w:val="superscript"/>
        </w:rPr>
        <w:t>94</w:t>
      </w:r>
      <w:r>
        <w:t xml:space="preserve"> and the clothing insulation as the sum of the mattress, bedding, and clothing from the laboratory experimental condition.</w:t>
      </w:r>
    </w:p>
    <w:p w14:paraId="6FF7AFF8" w14:textId="70D41FBD" w:rsidR="00A46F95" w:rsidRPr="00FC66B7" w:rsidRDefault="00A46F95" w:rsidP="00A46F95">
      <w:r>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F26D09">
        <w:instrText xml:space="preserve"> ADDIN ZOTERO_ITEM CSL_CITATION {"citationID":"EC6NYxnH","properties":{"formattedCitation":"\\super 88,96\\nosupersub{}","plainCitation":"88,96","noteIndex":0},"citationItems":[{"id":1580,"uris":["http://zotero.org/users/4259226/items/ISMJA26X"],"itemData":{"id":1580,"type":"article-journal","abstract":"As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F26D09" w:rsidRPr="00F26D09">
        <w:rPr>
          <w:rFonts w:cs="Times New Roman"/>
          <w:vertAlign w:val="superscript"/>
        </w:rPr>
        <w:t>88,96</w:t>
      </w:r>
      <w:r>
        <w:fldChar w:fldCharType="end"/>
      </w:r>
      <w:r>
        <w:t xml:space="preserve">. </w:t>
      </w:r>
    </w:p>
    <w:p w14:paraId="0C26A6AC" w14:textId="77777777" w:rsidR="00A46F95" w:rsidRDefault="00A46F95" w:rsidP="00B0241F">
      <w:pPr>
        <w:pStyle w:val="Heading3"/>
      </w:pPr>
      <w:r>
        <w:t>2021 Texas power crisis</w:t>
      </w:r>
    </w:p>
    <w:p w14:paraId="41D4C56A" w14:textId="58FB2105" w:rsidR="00A46F95" w:rsidRDefault="00A46F95" w:rsidP="00A46F95">
      <w:r>
        <w:t>On February 13, 2021, a major blizzard and ice storm named Winter Storm Uri</w:t>
      </w:r>
      <w:r>
        <w:fldChar w:fldCharType="begin"/>
      </w:r>
      <w:r w:rsidR="00F26D09">
        <w:instrText xml:space="preserve"> ADDIN ZOTERO_ITEM CSL_CITATION {"citationID":"538HzDSu","properties":{"formattedCitation":"\\super 97\\nosupersub{}","plainCitation":"97","noteIndex":0},"citationItems":[{"id":1493,"uris":["http://zotero.org/users/4259226/items/3PK84PTY"],"itemData":{"id":1493,"type":"webpage","abstract":"Communication Tips English Français Español </w:instrText>
      </w:r>
      <w:r w:rsidR="00F26D09">
        <w:rPr>
          <w:rFonts w:ascii="MS Gothic" w:eastAsia="MS Gothic" w:hAnsi="MS Gothic" w:cs="MS Gothic" w:hint="eastAsia"/>
        </w:rPr>
        <w:instrText>繁體中文</w:instrText>
      </w:r>
      <w:r w:rsidR="00F26D09">
        <w:instrText xml:space="preserve"> Tagalog Tiếng Việt </w:instrText>
      </w:r>
      <w:r w:rsidR="00F26D09">
        <w:rPr>
          <w:rFonts w:ascii="Malgun Gothic" w:eastAsia="Malgun Gothic" w:hAnsi="Malgun Gothic" w:cs="Malgun Gothic" w:hint="eastAsia"/>
        </w:rPr>
        <w:instrText>한국어</w:instrText>
      </w:r>
      <w:r w:rsidR="00F26D09">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F26D09" w:rsidRPr="00F26D09">
        <w:rPr>
          <w:rFonts w:cs="Times New Roman"/>
          <w:vertAlign w:val="superscript"/>
        </w:rPr>
        <w:t>97</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615859">
        <w:instrText xml:space="preserve"> ADDIN ZOTERO_ITEM CSL_CITATION {"citationID":"FqAozaDs","properties":{"formattedCitation":"\\super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leaving millions of homes and businesses without power</w:t>
      </w:r>
      <w:r>
        <w:fldChar w:fldCharType="begin"/>
      </w:r>
      <w:r w:rsidR="00F26D09">
        <w:instrText xml:space="preserve"> ADDIN ZOTERO_ITEM CSL_CITATION {"citationID":"OJmbSSZ4","properties":{"formattedCitation":"\\super 98\\nosupersub{}","plainCitation":"98","noteIndex":0},"citationItems":[{"id":1499,"uris":["http://zotero.org/users/4259226/items/UN3WDCXM"],"itemData":{"id":1499,"type":"article-magazine","container-title":"Time","language":"en","title":"How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F26D09" w:rsidRPr="00F26D09">
        <w:rPr>
          <w:rFonts w:cs="Times New Roman"/>
          <w:vertAlign w:val="superscript"/>
        </w:rPr>
        <w:t>98</w:t>
      </w:r>
      <w:r>
        <w:fldChar w:fldCharType="end"/>
      </w:r>
      <w:r>
        <w:t>.</w:t>
      </w:r>
    </w:p>
    <w:p w14:paraId="1AA63E70" w14:textId="4ACBD134"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F26D09">
        <w:instrText xml:space="preserve"> ADDIN ZOTERO_ITEM CSL_CITATION {"citationID":"NSjfU38D","properties":{"formattedCitation":"\\super 99\\nosupersub{}","plainCitation":"99","noteIndex":0},"citationItems":[{"id":1495,"uris":["http://zotero.org/users/4259226/items/UN55SK8J"],"itemData":{"id":1495,"type":"webpage","abstract":"Energy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F26D09" w:rsidRPr="00F26D09">
        <w:rPr>
          <w:rFonts w:cs="Times New Roman"/>
          <w:vertAlign w:val="superscript"/>
        </w:rPr>
        <w:t>99</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F26D09">
        <w:instrText xml:space="preserve"> ADDIN ZOTERO_ITEM CSL_CITATION {"citationID":"Ddb8H5g4","properties":{"formattedCitation":"\\super 100\\nosupersub{}","plainCitation":"100","noteIndex":0},"citationItems":[{"id":1589,"uris":["http://zotero.org/users/4259226/items/2A2U2CED"],"itemData":{"id":1589,"type":"report","event-place":"Washington,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F26D09" w:rsidRPr="00F26D09">
        <w:rPr>
          <w:rFonts w:cs="Times New Roman"/>
          <w:vertAlign w:val="superscript"/>
        </w:rPr>
        <w:t>100</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F26D09">
        <w:instrText xml:space="preserve"> ADDIN ZOTERO_ITEM CSL_CITATION {"citationID":"zMWpUEGA","properties":{"formattedCitation":"\\super 101\\nosupersub{}","plainCitation":"101","noteIndex":0},"citationItems":[{"id":1505,"uris":["http://zotero.org/users/4259226/items/EFPB5YBV"],"itemData":{"id":1505,"type":"report","event-place":"Dallas","publisher":"Texas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F26D09" w:rsidRPr="00F26D09">
        <w:rPr>
          <w:rFonts w:cs="Times New Roman"/>
          <w:vertAlign w:val="superscript"/>
        </w:rPr>
        <w:t>101</w:t>
      </w:r>
      <w:r>
        <w:fldChar w:fldCharType="end"/>
      </w:r>
      <w:r>
        <w:t xml:space="preserve">. We used </w:t>
      </w:r>
      <w:proofErr w:type="spellStart"/>
      <w:r>
        <w:t>EnergyPlus</w:t>
      </w:r>
      <w:proofErr w:type="spellEnd"/>
      <w:r>
        <w:t xml:space="preserve"> v. 22.2.0</w:t>
      </w:r>
      <w:r>
        <w:fldChar w:fldCharType="begin"/>
      </w:r>
      <w:r w:rsidR="00F26D09">
        <w:instrText xml:space="preserve"> ADDIN ZOTERO_ITEM CSL_CITATION {"citationID":"hIDDBGOB","properties":{"formattedCitation":"\\super 102\\nosupersub{}","plainCitation":"102","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F26D09" w:rsidRPr="00F26D09">
        <w:rPr>
          <w:rFonts w:cs="Times New Roman"/>
          <w:vertAlign w:val="superscript"/>
        </w:rPr>
        <w:t>102</w:t>
      </w:r>
      <w:r>
        <w:fldChar w:fldCharType="end"/>
      </w:r>
      <w:r>
        <w:t xml:space="preserve"> to model indoor air temperature in a single-family home with a slab-on-grade foundation based on historical trends for building permit data</w:t>
      </w:r>
      <w:r>
        <w:fldChar w:fldCharType="begin"/>
      </w:r>
      <w:r w:rsidR="00F26D09">
        <w:instrText xml:space="preserve"> ADDIN ZOTERO_ITEM CSL_CITATION {"citationID":"V6l20Uhe","properties":{"formattedCitation":"\\super 103\\nosupersub{}","plainCitation":"103","noteIndex":0},"citationItems":[{"id":1506,"uris":["http://zotero.org/users/4259226/items/TJ9HDXYF"],"itemData":{"id":1506,"type":"webpage","abstract":"Building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F26D09" w:rsidRPr="00F26D09">
        <w:rPr>
          <w:rFonts w:cs="Times New Roman"/>
          <w:vertAlign w:val="superscript"/>
        </w:rPr>
        <w:t>103</w:t>
      </w:r>
      <w:r>
        <w:fldChar w:fldCharType="end"/>
      </w:r>
      <w:r>
        <w:t xml:space="preserve"> and typical constructional practices in Texas</w:t>
      </w:r>
      <w:r>
        <w:fldChar w:fldCharType="begin"/>
      </w:r>
      <w:r w:rsidR="00F26D09">
        <w:instrText xml:space="preserve"> ADDIN ZOTERO_ITEM CSL_CITATION {"citationID":"wSEArp2J","properties":{"formattedCitation":"\\super 104\\nosupersub{}","plainCitation":"104","noteIndex":0},"citationItems":[{"id":1509,"uris":["http://zotero.org/users/4259226/items/MEIUJYDA"],"itemData":{"id":1509,"type":"document","note":"Version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F26D09" w:rsidRPr="00F26D09">
        <w:rPr>
          <w:rFonts w:cs="Times New Roman"/>
          <w:vertAlign w:val="superscript"/>
        </w:rPr>
        <w:t>104</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09250973" w:rsidR="00A46F95" w:rsidRDefault="00A46F95" w:rsidP="00A46F95">
      <w:r>
        <w:t>We used the residential prototype building model developed by the Pacific Northwest National Laboratory (PNNL)</w:t>
      </w:r>
      <w:r>
        <w:fldChar w:fldCharType="begin"/>
      </w:r>
      <w:r w:rsidR="00F26D09">
        <w:instrText xml:space="preserve"> ADDIN ZOTERO_ITEM CSL_CITATION {"citationID":"7LW9TOLM","properties":{"formattedCitation":"\\super 105\\uc0\\u8211{}107\\nosupersub{}","plainCitation":"105–107","noteIndex":0},"citationItems":[{"id":1519,"uris":["http://zotero.org/users/4259226/items/AIZ68WJ2"],"itemData":{"id":1519,"type":"report","publisher":"Pacific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T."}],"issued":{"date-parts":[["2014"]]}}},{"id":1746,"uris":["http://zotero.org/users/4259226/items/IIWKTSMF"],"itemData":{"id":1746,"type":"report","event-place":"Richland, WA","language":"en","publisher":"Pacific Northwest National Lab.(PNNL)","publisher-place":"Richland, WA","source":"Zotero","title":"Methodology for Evaluating Cost-Effectiveness of Residential Energy Code Changes","URL":"https://www.energycodes.gov/sites/default/files/2021-07/residential_methodology_2015.pdf","author":[{"family":"Taylor","given":"ZT"},{"family":"Mendon","given":"VV"},{"family":"Fernandez","given":"N"}],"accessed":{"date-parts":[["2023",12,16]]},"issued":{"date-parts":[["2015",8]]}}},{"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F26D09" w:rsidRPr="00F26D09">
        <w:rPr>
          <w:rFonts w:cs="Times New Roman"/>
          <w:vertAlign w:val="superscript"/>
        </w:rPr>
        <w:t>105–107</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615859">
        <w:instrText xml:space="preserve"> ADDIN ZOTERO_ITEM CSL_CITATION {"citationID":"pMrgFQ1e","properties":{"formattedCitation":"\\super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615859" w:rsidRPr="00615859">
        <w:rPr>
          <w:rFonts w:cs="Times New Roman"/>
          <w:vertAlign w:val="superscript"/>
        </w:rPr>
        <w:t>42</w:t>
      </w:r>
      <w:r w:rsidR="00DD3B88">
        <w:fldChar w:fldCharType="end"/>
      </w:r>
      <w:r>
        <w:t xml:space="preserve">. </w:t>
      </w:r>
    </w:p>
    <w:p w14:paraId="432CAC83" w14:textId="6B9F5089"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 xml:space="preserve">simulation.  We obtained the hourly dry-bulb temperature, dew point temperature, relative humidity, seal level pressure, global horizontal radiation, wind direction, wind speed, opaque sky cover, visibility, snow depth, and rain  </w:t>
      </w:r>
      <w:r>
        <w:lastRenderedPageBreak/>
        <w:t>quantity for February 2021 from the Dallas/Fort Worth International Airport weather station through</w:t>
      </w:r>
      <w:r w:rsidR="00B0241F">
        <w:t xml:space="preserve"> Visual Crossing</w:t>
      </w:r>
      <w:r>
        <w:fldChar w:fldCharType="begin"/>
      </w:r>
      <w:r w:rsidR="00F26D09">
        <w:instrText xml:space="preserve"> ADDIN ZOTERO_ITEM CSL_CITATION {"citationID":"r7J7jZvW","properties":{"formattedCitation":"\\super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D0129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65" w:name="_Ref121554562"/>
      <w:r>
        <w:t>(</w:t>
      </w:r>
      <w:fldSimple w:instr=" SEQ ( \* ARABIC ">
        <w:r>
          <w:rPr>
            <w:noProof/>
          </w:rPr>
          <w:t>3</w:t>
        </w:r>
      </w:fldSimple>
      <w:r>
        <w:t>)</w:t>
      </w:r>
      <w:bookmarkEnd w:id="65"/>
    </w:p>
    <w:p w14:paraId="1895815D" w14:textId="4F332592" w:rsidR="00405F96" w:rsidRDefault="00A46F95" w:rsidP="000311DB">
      <w:r>
        <w:t xml:space="preserve">From the 2-Node Model by </w:t>
      </w:r>
      <w:proofErr w:type="spellStart"/>
      <w:r>
        <w:t>Gagge</w:t>
      </w:r>
      <w:proofErr w:type="spellEnd"/>
      <w:r>
        <w:t xml:space="preserve"> et al.</w:t>
      </w:r>
      <w:r>
        <w:fldChar w:fldCharType="begin"/>
      </w:r>
      <w:r w:rsidR="00F26D09">
        <w:instrText xml:space="preserve"> ADDIN ZOTERO_ITEM CSL_CITATION {"citationID":"usIwgn51","properties":{"formattedCitation":"\\super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615859">
        <w:instrText xml:space="preserve"> ADDIN ZOTERO_ITEM CSL_CITATION {"citationID":"DmwDbpOe","properties":{"formattedCitation":"\\super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 We considered February 14-</w:t>
      </w:r>
      <w:r w:rsidR="002A2630">
        <w:t>20</w:t>
      </w:r>
      <w:r>
        <w:t>, 2021, as the dates of the power outage for our cold exposure analysis.</w:t>
      </w:r>
    </w:p>
    <w:p w14:paraId="693D0008" w14:textId="73DE65BF" w:rsidR="00483565" w:rsidRDefault="00483565" w:rsidP="000311DB">
      <w:r>
        <w:t xml:space="preserve">We next modeled the impact of coupling low-energy and passive strategies with reduced heating set points. The original </w:t>
      </w:r>
      <w:r w:rsidR="008B6D79">
        <w:t>reference</w:t>
      </w:r>
      <w:r>
        <w:t xml:space="preserve"> energy model </w:t>
      </w:r>
      <w:r w:rsidR="008B6D79">
        <w:t xml:space="preserve">for Dallas </w:t>
      </w:r>
      <w:r>
        <w:t>has a heating setpoint of 22</w:t>
      </w:r>
      <w:r w:rsidRPr="00483565">
        <w:t>°C</w:t>
      </w:r>
      <w:r>
        <w:t>, which exceeds WHO’s indoor minimal risk temperature guideline of 18</w:t>
      </w:r>
      <w:r w:rsidRPr="00483565">
        <w:t>°C</w:t>
      </w:r>
      <w:r>
        <w:t>. We first modeled the effect of reducing the setpoint to the WHO guideline</w:t>
      </w:r>
      <w:r w:rsidR="008B6D79">
        <w:t xml:space="preserve"> (18</w:t>
      </w:r>
      <w:r w:rsidR="008B6D79" w:rsidRPr="00483565">
        <w:t>°C</w:t>
      </w:r>
      <w:r w:rsidR="008B6D79">
        <w:t>)</w:t>
      </w:r>
      <w:r>
        <w:t xml:space="preserve"> and then subsequently reduced the setpoint so that the heating effect from the heating intervention would bring the equivalent temperature to within the WHO guideline. To </w:t>
      </w:r>
      <w:r w:rsidR="008B6D79">
        <w:t>estimate the different setpoint temperatures for the modelling exercise</w:t>
      </w:r>
      <w:r>
        <w:t xml:space="preserve">, we calculated each intervention's heating effect at 18°C and then subtracted that amount from 18°C. </w:t>
      </w:r>
      <w:r w:rsidR="00DF6708">
        <w:t>T</w:t>
      </w:r>
      <w:r>
        <w:t>he reduced setpoint</w:t>
      </w:r>
      <w:r w:rsidR="00DF6708">
        <w:t xml:space="preserve"> was applied in the simulation </w:t>
      </w:r>
      <w:r>
        <w:t>at 10:00 p.m. on February 13 and ended at 7:00 a.m. on February 14, which corresponds to the first overnight period during the 2021 Texas power crisis. As before, we assume</w:t>
      </w:r>
      <w:r w:rsidR="00DF6708">
        <w:t>d</w:t>
      </w:r>
      <w:r>
        <w:t xml:space="preserve"> occupants would have other heating measures available after 7:00 </w:t>
      </w:r>
      <w:proofErr w:type="spellStart"/>
      <w:r>
        <w:t>a.m</w:t>
      </w:r>
      <w:proofErr w:type="spellEnd"/>
      <w:r w:rsidR="00DF6708">
        <w:t xml:space="preserve"> during wake hours</w:t>
      </w:r>
      <w:r>
        <w:t xml:space="preserve">. </w:t>
      </w:r>
      <w:r w:rsidR="00DF6708">
        <w:t>Analysis of t</w:t>
      </w:r>
      <w:r>
        <w:t xml:space="preserve">he </w:t>
      </w:r>
      <w:r w:rsidR="00DF6708">
        <w:t xml:space="preserve">simulated </w:t>
      </w:r>
      <w:r>
        <w:t xml:space="preserve">peak energy and total energy </w:t>
      </w:r>
      <w:r w:rsidR="00DF6708">
        <w:t>focused on the</w:t>
      </w:r>
      <w:r>
        <w:t xml:space="preserve"> sleep time hours </w:t>
      </w:r>
      <w:r w:rsidR="00DF6708">
        <w:t xml:space="preserve">only </w:t>
      </w:r>
      <w:r>
        <w:t>(10:00 p.m. – 7:00 a.m.)</w:t>
      </w:r>
      <w:r w:rsidR="00DF6708">
        <w:t>.</w:t>
      </w:r>
      <w:r w:rsidR="00A81897">
        <w:t xml:space="preserve"> To estimate the energy consumption from low-energy interventions, we assumed four people would use the device continuously overnight. </w:t>
      </w:r>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331196EC" w14:textId="77777777" w:rsidR="00F26D09" w:rsidRPr="00852A7D" w:rsidRDefault="00306945" w:rsidP="00852A7D">
      <w:pPr>
        <w:pStyle w:val="Bibliography"/>
        <w:spacing w:line="240" w:lineRule="auto"/>
        <w:rPr>
          <w:sz w:val="20"/>
          <w:szCs w:val="20"/>
        </w:rPr>
      </w:pPr>
      <w:r w:rsidRPr="008851D2">
        <w:rPr>
          <w:sz w:val="20"/>
          <w:szCs w:val="20"/>
        </w:rPr>
        <w:fldChar w:fldCharType="begin"/>
      </w:r>
      <w:r w:rsidR="00405F96" w:rsidRPr="008851D2">
        <w:rPr>
          <w:sz w:val="20"/>
          <w:szCs w:val="20"/>
        </w:rPr>
        <w:instrText xml:space="preserve"> ADDIN ZOTERO_BIBL {"uncited":[],"omitted":[],"custom":[]} CSL_BIBLIOGRAPHY </w:instrText>
      </w:r>
      <w:r w:rsidRPr="008851D2">
        <w:rPr>
          <w:sz w:val="20"/>
          <w:szCs w:val="20"/>
        </w:rPr>
        <w:fldChar w:fldCharType="separate"/>
      </w:r>
      <w:r w:rsidR="00F26D09" w:rsidRPr="00852A7D">
        <w:rPr>
          <w:sz w:val="20"/>
          <w:szCs w:val="20"/>
        </w:rPr>
        <w:t>1.</w:t>
      </w:r>
      <w:r w:rsidR="00F26D09" w:rsidRPr="00852A7D">
        <w:rPr>
          <w:sz w:val="20"/>
          <w:szCs w:val="20"/>
        </w:rPr>
        <w:tab/>
        <w:t xml:space="preserve">Cappuccio, F. P., Cooper, D., D’Elia, L., Strazzullo, P. &amp; Miller, M. A. Sleep duration predicts cardiovascular outcomes: a systematic review and meta-analysis of prospective studies. </w:t>
      </w:r>
      <w:r w:rsidR="00F26D09" w:rsidRPr="00852A7D">
        <w:rPr>
          <w:i/>
          <w:iCs/>
          <w:sz w:val="20"/>
          <w:szCs w:val="20"/>
        </w:rPr>
        <w:t>Eur. Heart J.</w:t>
      </w:r>
      <w:r w:rsidR="00F26D09" w:rsidRPr="00852A7D">
        <w:rPr>
          <w:sz w:val="20"/>
          <w:szCs w:val="20"/>
        </w:rPr>
        <w:t xml:space="preserve"> </w:t>
      </w:r>
      <w:r w:rsidR="00F26D09" w:rsidRPr="00852A7D">
        <w:rPr>
          <w:b/>
          <w:bCs/>
          <w:sz w:val="20"/>
          <w:szCs w:val="20"/>
        </w:rPr>
        <w:t>32</w:t>
      </w:r>
      <w:r w:rsidR="00F26D09" w:rsidRPr="00852A7D">
        <w:rPr>
          <w:sz w:val="20"/>
          <w:szCs w:val="20"/>
        </w:rPr>
        <w:t>, 1484–1492 (2011).</w:t>
      </w:r>
    </w:p>
    <w:p w14:paraId="44D7AAB5" w14:textId="77777777" w:rsidR="00F26D09" w:rsidRPr="00852A7D" w:rsidRDefault="00F26D09" w:rsidP="00852A7D">
      <w:pPr>
        <w:pStyle w:val="Bibliography"/>
        <w:spacing w:line="240" w:lineRule="auto"/>
        <w:rPr>
          <w:sz w:val="20"/>
          <w:szCs w:val="20"/>
        </w:rPr>
      </w:pPr>
      <w:r w:rsidRPr="00852A7D">
        <w:rPr>
          <w:sz w:val="20"/>
          <w:szCs w:val="20"/>
        </w:rPr>
        <w:t>2.</w:t>
      </w:r>
      <w:r w:rsidRPr="00852A7D">
        <w:rPr>
          <w:sz w:val="20"/>
          <w:szCs w:val="20"/>
        </w:rPr>
        <w:tab/>
        <w:t xml:space="preserve">Gottlieb, D. J. </w:t>
      </w:r>
      <w:r w:rsidRPr="00852A7D">
        <w:rPr>
          <w:i/>
          <w:iCs/>
          <w:sz w:val="20"/>
          <w:szCs w:val="20"/>
        </w:rPr>
        <w:t>et al.</w:t>
      </w:r>
      <w:r w:rsidRPr="00852A7D">
        <w:rPr>
          <w:sz w:val="20"/>
          <w:szCs w:val="20"/>
        </w:rPr>
        <w:t xml:space="preserve"> Association of Sleep Time With Diabetes Mellitus and Impaired Glucose Tolerance. </w:t>
      </w:r>
      <w:r w:rsidRPr="00852A7D">
        <w:rPr>
          <w:i/>
          <w:iCs/>
          <w:sz w:val="20"/>
          <w:szCs w:val="20"/>
        </w:rPr>
        <w:t>Arch. Intern. Med.</w:t>
      </w:r>
      <w:r w:rsidRPr="00852A7D">
        <w:rPr>
          <w:sz w:val="20"/>
          <w:szCs w:val="20"/>
        </w:rPr>
        <w:t xml:space="preserve"> </w:t>
      </w:r>
      <w:r w:rsidRPr="00852A7D">
        <w:rPr>
          <w:b/>
          <w:bCs/>
          <w:sz w:val="20"/>
          <w:szCs w:val="20"/>
        </w:rPr>
        <w:t>165</w:t>
      </w:r>
      <w:r w:rsidRPr="00852A7D">
        <w:rPr>
          <w:sz w:val="20"/>
          <w:szCs w:val="20"/>
        </w:rPr>
        <w:t>, 863–867 (2005).</w:t>
      </w:r>
    </w:p>
    <w:p w14:paraId="20BCCCD4" w14:textId="77777777" w:rsidR="00F26D09" w:rsidRPr="00852A7D" w:rsidRDefault="00F26D09" w:rsidP="00852A7D">
      <w:pPr>
        <w:pStyle w:val="Bibliography"/>
        <w:spacing w:line="240" w:lineRule="auto"/>
        <w:rPr>
          <w:sz w:val="20"/>
          <w:szCs w:val="20"/>
        </w:rPr>
      </w:pPr>
      <w:r w:rsidRPr="00852A7D">
        <w:rPr>
          <w:sz w:val="20"/>
          <w:szCs w:val="20"/>
        </w:rPr>
        <w:t>3.</w:t>
      </w:r>
      <w:r w:rsidRPr="00852A7D">
        <w:rPr>
          <w:sz w:val="20"/>
          <w:szCs w:val="20"/>
        </w:rPr>
        <w:tab/>
        <w:t xml:space="preserve">Knutson, K. L. &amp; Van Cauter, E. Associations between sleep loss and increased risk of obesity and diabetes. </w:t>
      </w:r>
      <w:r w:rsidRPr="00852A7D">
        <w:rPr>
          <w:i/>
          <w:iCs/>
          <w:sz w:val="20"/>
          <w:szCs w:val="20"/>
        </w:rPr>
        <w:t>Ann. N. Y. Acad. Sci.</w:t>
      </w:r>
      <w:r w:rsidRPr="00852A7D">
        <w:rPr>
          <w:sz w:val="20"/>
          <w:szCs w:val="20"/>
        </w:rPr>
        <w:t xml:space="preserve"> </w:t>
      </w:r>
      <w:r w:rsidRPr="00852A7D">
        <w:rPr>
          <w:b/>
          <w:bCs/>
          <w:sz w:val="20"/>
          <w:szCs w:val="20"/>
        </w:rPr>
        <w:t>1129</w:t>
      </w:r>
      <w:r w:rsidRPr="00852A7D">
        <w:rPr>
          <w:sz w:val="20"/>
          <w:szCs w:val="20"/>
        </w:rPr>
        <w:t>, 287–304 (2008).</w:t>
      </w:r>
    </w:p>
    <w:p w14:paraId="060AAA26" w14:textId="77777777" w:rsidR="00F26D09" w:rsidRPr="00852A7D" w:rsidRDefault="00F26D09" w:rsidP="00852A7D">
      <w:pPr>
        <w:pStyle w:val="Bibliography"/>
        <w:spacing w:line="240" w:lineRule="auto"/>
        <w:rPr>
          <w:sz w:val="20"/>
          <w:szCs w:val="20"/>
        </w:rPr>
      </w:pPr>
      <w:r w:rsidRPr="00852A7D">
        <w:rPr>
          <w:sz w:val="20"/>
          <w:szCs w:val="20"/>
        </w:rPr>
        <w:t>4.</w:t>
      </w:r>
      <w:r w:rsidRPr="00852A7D">
        <w:rPr>
          <w:sz w:val="20"/>
          <w:szCs w:val="20"/>
        </w:rPr>
        <w:tab/>
        <w:t xml:space="preserve">Baglioni, C. </w:t>
      </w:r>
      <w:r w:rsidRPr="00852A7D">
        <w:rPr>
          <w:i/>
          <w:iCs/>
          <w:sz w:val="20"/>
          <w:szCs w:val="20"/>
        </w:rPr>
        <w:t>et al.</w:t>
      </w:r>
      <w:r w:rsidRPr="00852A7D">
        <w:rPr>
          <w:sz w:val="20"/>
          <w:szCs w:val="20"/>
        </w:rPr>
        <w:t xml:space="preserve"> Insomnia as a predictor of depression: a meta-analytic evaluation of longitudinal epidemiological studies. </w:t>
      </w:r>
      <w:r w:rsidRPr="00852A7D">
        <w:rPr>
          <w:i/>
          <w:iCs/>
          <w:sz w:val="20"/>
          <w:szCs w:val="20"/>
        </w:rPr>
        <w:t>J. Affect. Disord.</w:t>
      </w:r>
      <w:r w:rsidRPr="00852A7D">
        <w:rPr>
          <w:sz w:val="20"/>
          <w:szCs w:val="20"/>
        </w:rPr>
        <w:t xml:space="preserve"> </w:t>
      </w:r>
      <w:r w:rsidRPr="00852A7D">
        <w:rPr>
          <w:b/>
          <w:bCs/>
          <w:sz w:val="20"/>
          <w:szCs w:val="20"/>
        </w:rPr>
        <w:t>135</w:t>
      </w:r>
      <w:r w:rsidRPr="00852A7D">
        <w:rPr>
          <w:sz w:val="20"/>
          <w:szCs w:val="20"/>
        </w:rPr>
        <w:t>, 10–19 (2011).</w:t>
      </w:r>
    </w:p>
    <w:p w14:paraId="622E3211" w14:textId="77777777" w:rsidR="00F26D09" w:rsidRPr="00852A7D" w:rsidRDefault="00F26D09" w:rsidP="00852A7D">
      <w:pPr>
        <w:pStyle w:val="Bibliography"/>
        <w:spacing w:line="240" w:lineRule="auto"/>
        <w:rPr>
          <w:sz w:val="20"/>
          <w:szCs w:val="20"/>
        </w:rPr>
      </w:pPr>
      <w:r w:rsidRPr="00852A7D">
        <w:rPr>
          <w:sz w:val="20"/>
          <w:szCs w:val="20"/>
        </w:rPr>
        <w:t>5.</w:t>
      </w:r>
      <w:r w:rsidRPr="00852A7D">
        <w:rPr>
          <w:sz w:val="20"/>
          <w:szCs w:val="20"/>
        </w:rPr>
        <w:tab/>
        <w:t xml:space="preserve">Stickgold, R. A memory boost while you sleep. </w:t>
      </w:r>
      <w:r w:rsidRPr="00852A7D">
        <w:rPr>
          <w:i/>
          <w:iCs/>
          <w:sz w:val="20"/>
          <w:szCs w:val="20"/>
        </w:rPr>
        <w:t>Nature</w:t>
      </w:r>
      <w:r w:rsidRPr="00852A7D">
        <w:rPr>
          <w:sz w:val="20"/>
          <w:szCs w:val="20"/>
        </w:rPr>
        <w:t xml:space="preserve"> </w:t>
      </w:r>
      <w:r w:rsidRPr="00852A7D">
        <w:rPr>
          <w:b/>
          <w:bCs/>
          <w:sz w:val="20"/>
          <w:szCs w:val="20"/>
        </w:rPr>
        <w:t>444</w:t>
      </w:r>
      <w:r w:rsidRPr="00852A7D">
        <w:rPr>
          <w:sz w:val="20"/>
          <w:szCs w:val="20"/>
        </w:rPr>
        <w:t>, 559–560 (2006).</w:t>
      </w:r>
    </w:p>
    <w:p w14:paraId="2143B435" w14:textId="77777777" w:rsidR="00F26D09" w:rsidRPr="00852A7D" w:rsidRDefault="00F26D09" w:rsidP="00852A7D">
      <w:pPr>
        <w:pStyle w:val="Bibliography"/>
        <w:spacing w:line="240" w:lineRule="auto"/>
        <w:rPr>
          <w:sz w:val="20"/>
          <w:szCs w:val="20"/>
        </w:rPr>
      </w:pPr>
      <w:r w:rsidRPr="00852A7D">
        <w:rPr>
          <w:sz w:val="20"/>
          <w:szCs w:val="20"/>
        </w:rPr>
        <w:t>6.</w:t>
      </w:r>
      <w:r w:rsidRPr="00852A7D">
        <w:rPr>
          <w:sz w:val="20"/>
          <w:szCs w:val="20"/>
        </w:rPr>
        <w:tab/>
        <w:t xml:space="preserve">Xie, L. </w:t>
      </w:r>
      <w:r w:rsidRPr="00852A7D">
        <w:rPr>
          <w:i/>
          <w:iCs/>
          <w:sz w:val="20"/>
          <w:szCs w:val="20"/>
        </w:rPr>
        <w:t>et al.</w:t>
      </w:r>
      <w:r w:rsidRPr="00852A7D">
        <w:rPr>
          <w:sz w:val="20"/>
          <w:szCs w:val="20"/>
        </w:rPr>
        <w:t xml:space="preserve"> Sleep Drives Metabolite Clearance from the Adult Brain. </w:t>
      </w:r>
      <w:r w:rsidRPr="00852A7D">
        <w:rPr>
          <w:i/>
          <w:iCs/>
          <w:sz w:val="20"/>
          <w:szCs w:val="20"/>
        </w:rPr>
        <w:t>Science</w:t>
      </w:r>
      <w:r w:rsidRPr="00852A7D">
        <w:rPr>
          <w:sz w:val="20"/>
          <w:szCs w:val="20"/>
        </w:rPr>
        <w:t xml:space="preserve"> </w:t>
      </w:r>
      <w:r w:rsidRPr="00852A7D">
        <w:rPr>
          <w:b/>
          <w:bCs/>
          <w:sz w:val="20"/>
          <w:szCs w:val="20"/>
        </w:rPr>
        <w:t>342</w:t>
      </w:r>
      <w:r w:rsidRPr="00852A7D">
        <w:rPr>
          <w:sz w:val="20"/>
          <w:szCs w:val="20"/>
        </w:rPr>
        <w:t>, 373–377 (2013).</w:t>
      </w:r>
    </w:p>
    <w:p w14:paraId="3D651CA9" w14:textId="77777777" w:rsidR="00F26D09" w:rsidRPr="00852A7D" w:rsidRDefault="00F26D09" w:rsidP="00852A7D">
      <w:pPr>
        <w:pStyle w:val="Bibliography"/>
        <w:spacing w:line="240" w:lineRule="auto"/>
        <w:rPr>
          <w:sz w:val="20"/>
          <w:szCs w:val="20"/>
        </w:rPr>
      </w:pPr>
      <w:r w:rsidRPr="00852A7D">
        <w:rPr>
          <w:sz w:val="20"/>
          <w:szCs w:val="20"/>
        </w:rPr>
        <w:t>7.</w:t>
      </w:r>
      <w:r w:rsidRPr="00852A7D">
        <w:rPr>
          <w:sz w:val="20"/>
          <w:szCs w:val="20"/>
        </w:rPr>
        <w:tab/>
        <w:t xml:space="preserve">Alhola, P. &amp; Polo-Kantola, P. Sleep deprivation: Impact on cognitive performance. </w:t>
      </w:r>
      <w:r w:rsidRPr="00852A7D">
        <w:rPr>
          <w:i/>
          <w:iCs/>
          <w:sz w:val="20"/>
          <w:szCs w:val="20"/>
        </w:rPr>
        <w:t>Neuropsychiatr. Dis. Treat.</w:t>
      </w:r>
      <w:r w:rsidRPr="00852A7D">
        <w:rPr>
          <w:sz w:val="20"/>
          <w:szCs w:val="20"/>
        </w:rPr>
        <w:t xml:space="preserve"> </w:t>
      </w:r>
      <w:r w:rsidRPr="00852A7D">
        <w:rPr>
          <w:b/>
          <w:bCs/>
          <w:sz w:val="20"/>
          <w:szCs w:val="20"/>
        </w:rPr>
        <w:t>3</w:t>
      </w:r>
      <w:r w:rsidRPr="00852A7D">
        <w:rPr>
          <w:sz w:val="20"/>
          <w:szCs w:val="20"/>
        </w:rPr>
        <w:t>, 553–567 (2007).</w:t>
      </w:r>
    </w:p>
    <w:p w14:paraId="6B095D34" w14:textId="77777777" w:rsidR="00F26D09" w:rsidRPr="00852A7D" w:rsidRDefault="00F26D09" w:rsidP="00852A7D">
      <w:pPr>
        <w:pStyle w:val="Bibliography"/>
        <w:spacing w:line="240" w:lineRule="auto"/>
        <w:rPr>
          <w:sz w:val="20"/>
          <w:szCs w:val="20"/>
        </w:rPr>
      </w:pPr>
      <w:r w:rsidRPr="00852A7D">
        <w:rPr>
          <w:sz w:val="20"/>
          <w:szCs w:val="20"/>
        </w:rPr>
        <w:t>8.</w:t>
      </w:r>
      <w:r w:rsidRPr="00852A7D">
        <w:rPr>
          <w:sz w:val="20"/>
          <w:szCs w:val="20"/>
        </w:rPr>
        <w:tab/>
        <w:t xml:space="preserve">Lan, L., Tsuzuki, K., Liu, Y. F. &amp; Lian, Z. W. Thermal environment and sleep quality: A review. </w:t>
      </w:r>
      <w:r w:rsidRPr="00852A7D">
        <w:rPr>
          <w:i/>
          <w:iCs/>
          <w:sz w:val="20"/>
          <w:szCs w:val="20"/>
        </w:rPr>
        <w:t>Energy Build.</w:t>
      </w:r>
      <w:r w:rsidRPr="00852A7D">
        <w:rPr>
          <w:sz w:val="20"/>
          <w:szCs w:val="20"/>
        </w:rPr>
        <w:t xml:space="preserve"> </w:t>
      </w:r>
      <w:r w:rsidRPr="00852A7D">
        <w:rPr>
          <w:b/>
          <w:bCs/>
          <w:sz w:val="20"/>
          <w:szCs w:val="20"/>
        </w:rPr>
        <w:t>149</w:t>
      </w:r>
      <w:r w:rsidRPr="00852A7D">
        <w:rPr>
          <w:sz w:val="20"/>
          <w:szCs w:val="20"/>
        </w:rPr>
        <w:t>, 101–113 (2017).</w:t>
      </w:r>
    </w:p>
    <w:p w14:paraId="61497D9D" w14:textId="77777777" w:rsidR="00F26D09" w:rsidRPr="00852A7D" w:rsidRDefault="00F26D09" w:rsidP="00852A7D">
      <w:pPr>
        <w:pStyle w:val="Bibliography"/>
        <w:spacing w:line="240" w:lineRule="auto"/>
        <w:rPr>
          <w:sz w:val="20"/>
          <w:szCs w:val="20"/>
        </w:rPr>
      </w:pPr>
      <w:r w:rsidRPr="00852A7D">
        <w:rPr>
          <w:sz w:val="20"/>
          <w:szCs w:val="20"/>
        </w:rPr>
        <w:t>9.</w:t>
      </w:r>
      <w:r w:rsidRPr="00852A7D">
        <w:rPr>
          <w:sz w:val="20"/>
          <w:szCs w:val="20"/>
        </w:rPr>
        <w:tab/>
        <w:t xml:space="preserve">Xiong, J., Lan, L., Lian, Z. &amp; De dear, R. Associations of bedroom temperature and ventilation with sleep quality. </w:t>
      </w:r>
      <w:r w:rsidRPr="00852A7D">
        <w:rPr>
          <w:i/>
          <w:iCs/>
          <w:sz w:val="20"/>
          <w:szCs w:val="20"/>
        </w:rPr>
        <w:t>Sci. Technol. Built Environ.</w:t>
      </w:r>
      <w:r w:rsidRPr="00852A7D">
        <w:rPr>
          <w:sz w:val="20"/>
          <w:szCs w:val="20"/>
        </w:rPr>
        <w:t xml:space="preserve"> </w:t>
      </w:r>
      <w:r w:rsidRPr="00852A7D">
        <w:rPr>
          <w:b/>
          <w:bCs/>
          <w:sz w:val="20"/>
          <w:szCs w:val="20"/>
        </w:rPr>
        <w:t>26</w:t>
      </w:r>
      <w:r w:rsidRPr="00852A7D">
        <w:rPr>
          <w:sz w:val="20"/>
          <w:szCs w:val="20"/>
        </w:rPr>
        <w:t>, 1274–1284 (2020).</w:t>
      </w:r>
    </w:p>
    <w:p w14:paraId="5B64D543" w14:textId="77777777" w:rsidR="00F26D09" w:rsidRPr="00852A7D" w:rsidRDefault="00F26D09" w:rsidP="00852A7D">
      <w:pPr>
        <w:pStyle w:val="Bibliography"/>
        <w:spacing w:line="240" w:lineRule="auto"/>
        <w:rPr>
          <w:sz w:val="20"/>
          <w:szCs w:val="20"/>
        </w:rPr>
      </w:pPr>
      <w:r w:rsidRPr="00852A7D">
        <w:rPr>
          <w:sz w:val="20"/>
          <w:szCs w:val="20"/>
        </w:rPr>
        <w:t>10.</w:t>
      </w:r>
      <w:r w:rsidRPr="00852A7D">
        <w:rPr>
          <w:sz w:val="20"/>
          <w:szCs w:val="20"/>
        </w:rPr>
        <w:tab/>
        <w:t xml:space="preserve">Okamoto-Mizuno, K., Mizuno, K., Michie, S., Maeda, A. &amp; Iizuka, S. Effects of thermal environment on sleep and circadian rhythm. </w:t>
      </w:r>
      <w:r w:rsidRPr="00852A7D">
        <w:rPr>
          <w:i/>
          <w:iCs/>
          <w:sz w:val="20"/>
          <w:szCs w:val="20"/>
        </w:rPr>
        <w:t>J. Physiol. Anthropol.</w:t>
      </w:r>
      <w:r w:rsidRPr="00852A7D">
        <w:rPr>
          <w:sz w:val="20"/>
          <w:szCs w:val="20"/>
        </w:rPr>
        <w:t xml:space="preserve"> </w:t>
      </w:r>
      <w:r w:rsidRPr="00852A7D">
        <w:rPr>
          <w:b/>
          <w:bCs/>
          <w:sz w:val="20"/>
          <w:szCs w:val="20"/>
        </w:rPr>
        <w:t>31</w:t>
      </w:r>
      <w:r w:rsidRPr="00852A7D">
        <w:rPr>
          <w:sz w:val="20"/>
          <w:szCs w:val="20"/>
        </w:rPr>
        <w:t>, 14 (2012).</w:t>
      </w:r>
    </w:p>
    <w:p w14:paraId="46565464" w14:textId="77777777" w:rsidR="00F26D09" w:rsidRPr="00852A7D" w:rsidRDefault="00F26D09" w:rsidP="00852A7D">
      <w:pPr>
        <w:pStyle w:val="Bibliography"/>
        <w:spacing w:line="240" w:lineRule="auto"/>
        <w:rPr>
          <w:sz w:val="20"/>
          <w:szCs w:val="20"/>
        </w:rPr>
      </w:pPr>
      <w:r w:rsidRPr="00852A7D">
        <w:rPr>
          <w:sz w:val="20"/>
          <w:szCs w:val="20"/>
        </w:rPr>
        <w:t>11.</w:t>
      </w:r>
      <w:r w:rsidRPr="00852A7D">
        <w:rPr>
          <w:sz w:val="20"/>
          <w:szCs w:val="20"/>
        </w:rPr>
        <w:tab/>
        <w:t xml:space="preserve">Okamoto-Mizuno, K. Effects of Humid Heat Exposure on Human Sleep Stages and Body Temperature. </w:t>
      </w:r>
      <w:r w:rsidRPr="00852A7D">
        <w:rPr>
          <w:i/>
          <w:iCs/>
          <w:sz w:val="20"/>
          <w:szCs w:val="20"/>
        </w:rPr>
        <w:t>Sleep</w:t>
      </w:r>
      <w:r w:rsidRPr="00852A7D">
        <w:rPr>
          <w:sz w:val="20"/>
          <w:szCs w:val="20"/>
        </w:rPr>
        <w:t xml:space="preserve"> </w:t>
      </w:r>
      <w:r w:rsidRPr="00852A7D">
        <w:rPr>
          <w:b/>
          <w:bCs/>
          <w:sz w:val="20"/>
          <w:szCs w:val="20"/>
        </w:rPr>
        <w:t>22</w:t>
      </w:r>
      <w:r w:rsidRPr="00852A7D">
        <w:rPr>
          <w:sz w:val="20"/>
          <w:szCs w:val="20"/>
        </w:rPr>
        <w:t>, 767–773 (1999).</w:t>
      </w:r>
    </w:p>
    <w:p w14:paraId="78F04D20" w14:textId="77777777" w:rsidR="00F26D09" w:rsidRPr="00852A7D" w:rsidRDefault="00F26D09" w:rsidP="00852A7D">
      <w:pPr>
        <w:pStyle w:val="Bibliography"/>
        <w:spacing w:line="240" w:lineRule="auto"/>
        <w:rPr>
          <w:sz w:val="20"/>
          <w:szCs w:val="20"/>
        </w:rPr>
      </w:pPr>
      <w:r w:rsidRPr="00852A7D">
        <w:rPr>
          <w:sz w:val="20"/>
          <w:szCs w:val="20"/>
        </w:rPr>
        <w:t>12.</w:t>
      </w:r>
      <w:r w:rsidRPr="00852A7D">
        <w:rPr>
          <w:sz w:val="20"/>
          <w:szCs w:val="20"/>
        </w:rPr>
        <w:tab/>
        <w:t xml:space="preserve">Okamoto-Mizuno, K., Tsuzuki, K., Mizuno, K. &amp; Ohshiro, Y. Effects of low ambient temperature on heart rate variability during sleep in humans. </w:t>
      </w:r>
      <w:r w:rsidRPr="00852A7D">
        <w:rPr>
          <w:i/>
          <w:iCs/>
          <w:sz w:val="20"/>
          <w:szCs w:val="20"/>
        </w:rPr>
        <w:t>Eur. J. Appl. Physiol.</w:t>
      </w:r>
      <w:r w:rsidRPr="00852A7D">
        <w:rPr>
          <w:sz w:val="20"/>
          <w:szCs w:val="20"/>
        </w:rPr>
        <w:t xml:space="preserve"> </w:t>
      </w:r>
      <w:r w:rsidRPr="00852A7D">
        <w:rPr>
          <w:b/>
          <w:bCs/>
          <w:sz w:val="20"/>
          <w:szCs w:val="20"/>
        </w:rPr>
        <w:t>105</w:t>
      </w:r>
      <w:r w:rsidRPr="00852A7D">
        <w:rPr>
          <w:sz w:val="20"/>
          <w:szCs w:val="20"/>
        </w:rPr>
        <w:t>, 191 (2008).</w:t>
      </w:r>
    </w:p>
    <w:p w14:paraId="35CBCBCC" w14:textId="77777777" w:rsidR="00F26D09" w:rsidRPr="00852A7D" w:rsidRDefault="00F26D09" w:rsidP="00852A7D">
      <w:pPr>
        <w:pStyle w:val="Bibliography"/>
        <w:spacing w:line="240" w:lineRule="auto"/>
        <w:rPr>
          <w:sz w:val="20"/>
          <w:szCs w:val="20"/>
        </w:rPr>
      </w:pPr>
      <w:r w:rsidRPr="00852A7D">
        <w:rPr>
          <w:sz w:val="20"/>
          <w:szCs w:val="20"/>
        </w:rPr>
        <w:t>13.</w:t>
      </w:r>
      <w:r w:rsidRPr="00852A7D">
        <w:rPr>
          <w:sz w:val="20"/>
          <w:szCs w:val="20"/>
        </w:rPr>
        <w:tab/>
        <w:t xml:space="preserve">Willich, S. N. </w:t>
      </w:r>
      <w:r w:rsidRPr="00852A7D">
        <w:rPr>
          <w:i/>
          <w:iCs/>
          <w:sz w:val="20"/>
          <w:szCs w:val="20"/>
        </w:rPr>
        <w:t>et al.</w:t>
      </w:r>
      <w:r w:rsidRPr="00852A7D">
        <w:rPr>
          <w:sz w:val="20"/>
          <w:szCs w:val="20"/>
        </w:rPr>
        <w:t xml:space="preserve"> Increased morning incidence of myocardial infarction in the ISAM Study: absence with prior beta-adrenergic blockade. ISAM Study Group. </w:t>
      </w:r>
      <w:r w:rsidRPr="00852A7D">
        <w:rPr>
          <w:i/>
          <w:iCs/>
          <w:sz w:val="20"/>
          <w:szCs w:val="20"/>
        </w:rPr>
        <w:t>Circulation</w:t>
      </w:r>
      <w:r w:rsidRPr="00852A7D">
        <w:rPr>
          <w:sz w:val="20"/>
          <w:szCs w:val="20"/>
        </w:rPr>
        <w:t xml:space="preserve"> </w:t>
      </w:r>
      <w:r w:rsidRPr="00852A7D">
        <w:rPr>
          <w:b/>
          <w:bCs/>
          <w:sz w:val="20"/>
          <w:szCs w:val="20"/>
        </w:rPr>
        <w:t>80</w:t>
      </w:r>
      <w:r w:rsidRPr="00852A7D">
        <w:rPr>
          <w:sz w:val="20"/>
          <w:szCs w:val="20"/>
        </w:rPr>
        <w:t>, 853–858 (1989).</w:t>
      </w:r>
    </w:p>
    <w:p w14:paraId="66561EA8" w14:textId="77777777" w:rsidR="00F26D09" w:rsidRPr="00852A7D" w:rsidRDefault="00F26D09" w:rsidP="00852A7D">
      <w:pPr>
        <w:pStyle w:val="Bibliography"/>
        <w:spacing w:line="240" w:lineRule="auto"/>
        <w:rPr>
          <w:sz w:val="20"/>
          <w:szCs w:val="20"/>
        </w:rPr>
      </w:pPr>
      <w:r w:rsidRPr="00852A7D">
        <w:rPr>
          <w:sz w:val="20"/>
          <w:szCs w:val="20"/>
        </w:rPr>
        <w:t>14.</w:t>
      </w:r>
      <w:r w:rsidRPr="00852A7D">
        <w:rPr>
          <w:sz w:val="20"/>
          <w:szCs w:val="20"/>
        </w:rPr>
        <w:tab/>
        <w:t xml:space="preserve">Sheth, T., Nair, C., Muller, J. &amp; Yusuf, S. Increased winter mortality from acute myocardial infarction and stroke: the effect of age. </w:t>
      </w:r>
      <w:r w:rsidRPr="00852A7D">
        <w:rPr>
          <w:i/>
          <w:iCs/>
          <w:sz w:val="20"/>
          <w:szCs w:val="20"/>
        </w:rPr>
        <w:t>J. Am. Coll. Cardiol.</w:t>
      </w:r>
      <w:r w:rsidRPr="00852A7D">
        <w:rPr>
          <w:sz w:val="20"/>
          <w:szCs w:val="20"/>
        </w:rPr>
        <w:t xml:space="preserve"> </w:t>
      </w:r>
      <w:r w:rsidRPr="00852A7D">
        <w:rPr>
          <w:b/>
          <w:bCs/>
          <w:sz w:val="20"/>
          <w:szCs w:val="20"/>
        </w:rPr>
        <w:t>33</w:t>
      </w:r>
      <w:r w:rsidRPr="00852A7D">
        <w:rPr>
          <w:sz w:val="20"/>
          <w:szCs w:val="20"/>
        </w:rPr>
        <w:t>, 1916–1919 (1999).</w:t>
      </w:r>
    </w:p>
    <w:p w14:paraId="10E31329" w14:textId="77777777" w:rsidR="00F26D09" w:rsidRPr="00852A7D" w:rsidRDefault="00F26D09" w:rsidP="00852A7D">
      <w:pPr>
        <w:pStyle w:val="Bibliography"/>
        <w:spacing w:line="240" w:lineRule="auto"/>
        <w:rPr>
          <w:sz w:val="20"/>
          <w:szCs w:val="20"/>
        </w:rPr>
      </w:pPr>
      <w:r w:rsidRPr="00852A7D">
        <w:rPr>
          <w:sz w:val="20"/>
          <w:szCs w:val="20"/>
        </w:rPr>
        <w:t>15.</w:t>
      </w:r>
      <w:r w:rsidRPr="00852A7D">
        <w:rPr>
          <w:sz w:val="20"/>
          <w:szCs w:val="20"/>
        </w:rPr>
        <w:tab/>
        <w:t xml:space="preserve">Nicol, F. </w:t>
      </w:r>
      <w:r w:rsidRPr="00852A7D">
        <w:rPr>
          <w:i/>
          <w:iCs/>
          <w:sz w:val="20"/>
          <w:szCs w:val="20"/>
        </w:rPr>
        <w:t>The Limits of Thermal Comfort: Avoiding Overheating in European Buildings: CIBSE TM52, 2013</w:t>
      </w:r>
      <w:r w:rsidRPr="00852A7D">
        <w:rPr>
          <w:sz w:val="20"/>
          <w:szCs w:val="20"/>
        </w:rPr>
        <w:t>. (CIBSE, 2013).</w:t>
      </w:r>
    </w:p>
    <w:p w14:paraId="7262D698" w14:textId="77777777" w:rsidR="00F26D09" w:rsidRPr="00852A7D" w:rsidRDefault="00F26D09" w:rsidP="00852A7D">
      <w:pPr>
        <w:pStyle w:val="Bibliography"/>
        <w:spacing w:line="240" w:lineRule="auto"/>
        <w:rPr>
          <w:sz w:val="20"/>
          <w:szCs w:val="20"/>
        </w:rPr>
      </w:pPr>
      <w:r w:rsidRPr="00852A7D">
        <w:rPr>
          <w:sz w:val="20"/>
          <w:szCs w:val="20"/>
        </w:rPr>
        <w:t>16.</w:t>
      </w:r>
      <w:r w:rsidRPr="00852A7D">
        <w:rPr>
          <w:sz w:val="20"/>
          <w:szCs w:val="20"/>
        </w:rPr>
        <w:tab/>
        <w:t xml:space="preserve">Nicol, F. Temperature and sleep. </w:t>
      </w:r>
      <w:r w:rsidRPr="00852A7D">
        <w:rPr>
          <w:i/>
          <w:iCs/>
          <w:sz w:val="20"/>
          <w:szCs w:val="20"/>
        </w:rPr>
        <w:t>Energy Build.</w:t>
      </w:r>
      <w:r w:rsidRPr="00852A7D">
        <w:rPr>
          <w:sz w:val="20"/>
          <w:szCs w:val="20"/>
        </w:rPr>
        <w:t xml:space="preserve"> </w:t>
      </w:r>
      <w:r w:rsidRPr="00852A7D">
        <w:rPr>
          <w:b/>
          <w:bCs/>
          <w:sz w:val="20"/>
          <w:szCs w:val="20"/>
        </w:rPr>
        <w:t>204</w:t>
      </w:r>
      <w:r w:rsidRPr="00852A7D">
        <w:rPr>
          <w:sz w:val="20"/>
          <w:szCs w:val="20"/>
        </w:rPr>
        <w:t>, 109516 (2019).</w:t>
      </w:r>
    </w:p>
    <w:p w14:paraId="54CF8917" w14:textId="77777777" w:rsidR="00F26D09" w:rsidRPr="00852A7D" w:rsidRDefault="00F26D09" w:rsidP="00852A7D">
      <w:pPr>
        <w:pStyle w:val="Bibliography"/>
        <w:spacing w:line="240" w:lineRule="auto"/>
        <w:rPr>
          <w:sz w:val="20"/>
          <w:szCs w:val="20"/>
        </w:rPr>
      </w:pPr>
      <w:r w:rsidRPr="00852A7D">
        <w:rPr>
          <w:sz w:val="20"/>
          <w:szCs w:val="20"/>
        </w:rPr>
        <w:t>17.</w:t>
      </w:r>
      <w:r w:rsidRPr="00852A7D">
        <w:rPr>
          <w:sz w:val="20"/>
          <w:szCs w:val="20"/>
        </w:rPr>
        <w:tab/>
        <w:t xml:space="preserve">Lomas, K. J. </w:t>
      </w:r>
      <w:r w:rsidRPr="00852A7D">
        <w:rPr>
          <w:i/>
          <w:iCs/>
          <w:sz w:val="20"/>
          <w:szCs w:val="20"/>
        </w:rPr>
        <w:t>et al.</w:t>
      </w:r>
      <w:r w:rsidRPr="00852A7D">
        <w:rPr>
          <w:sz w:val="20"/>
          <w:szCs w:val="20"/>
        </w:rPr>
        <w:t xml:space="preserve"> Dwelling and household characteristics’ influence on reported and measured summertime overheating: A glimpse of a mild climate in the 2050’s. </w:t>
      </w:r>
      <w:r w:rsidRPr="00852A7D">
        <w:rPr>
          <w:i/>
          <w:iCs/>
          <w:sz w:val="20"/>
          <w:szCs w:val="20"/>
        </w:rPr>
        <w:t>Build. Environ.</w:t>
      </w:r>
      <w:r w:rsidRPr="00852A7D">
        <w:rPr>
          <w:sz w:val="20"/>
          <w:szCs w:val="20"/>
        </w:rPr>
        <w:t xml:space="preserve"> </w:t>
      </w:r>
      <w:r w:rsidRPr="00852A7D">
        <w:rPr>
          <w:b/>
          <w:bCs/>
          <w:sz w:val="20"/>
          <w:szCs w:val="20"/>
        </w:rPr>
        <w:t>201</w:t>
      </w:r>
      <w:r w:rsidRPr="00852A7D">
        <w:rPr>
          <w:sz w:val="20"/>
          <w:szCs w:val="20"/>
        </w:rPr>
        <w:t>, 107986 (2021).</w:t>
      </w:r>
    </w:p>
    <w:p w14:paraId="38CB2B92" w14:textId="77777777" w:rsidR="00F26D09" w:rsidRPr="00852A7D" w:rsidRDefault="00F26D09" w:rsidP="00852A7D">
      <w:pPr>
        <w:pStyle w:val="Bibliography"/>
        <w:spacing w:line="240" w:lineRule="auto"/>
        <w:rPr>
          <w:sz w:val="20"/>
          <w:szCs w:val="20"/>
        </w:rPr>
      </w:pPr>
      <w:r w:rsidRPr="00852A7D">
        <w:rPr>
          <w:sz w:val="20"/>
          <w:szCs w:val="20"/>
        </w:rPr>
        <w:t>18.</w:t>
      </w:r>
      <w:r w:rsidRPr="00852A7D">
        <w:rPr>
          <w:sz w:val="20"/>
          <w:szCs w:val="20"/>
        </w:rPr>
        <w:tab/>
        <w:t xml:space="preserve">Lomas, K. J. &amp; Li, M. An overheating criterion for bedrooms in temperate climates: Derivation and application. </w:t>
      </w:r>
      <w:r w:rsidRPr="00852A7D">
        <w:rPr>
          <w:i/>
          <w:iCs/>
          <w:sz w:val="20"/>
          <w:szCs w:val="20"/>
        </w:rPr>
        <w:t>Build. Serv. Eng. Res. Technol.</w:t>
      </w:r>
      <w:r w:rsidRPr="00852A7D">
        <w:rPr>
          <w:sz w:val="20"/>
          <w:szCs w:val="20"/>
        </w:rPr>
        <w:t xml:space="preserve"> </w:t>
      </w:r>
      <w:r w:rsidRPr="00852A7D">
        <w:rPr>
          <w:b/>
          <w:bCs/>
          <w:sz w:val="20"/>
          <w:szCs w:val="20"/>
        </w:rPr>
        <w:t>44</w:t>
      </w:r>
      <w:r w:rsidRPr="00852A7D">
        <w:rPr>
          <w:sz w:val="20"/>
          <w:szCs w:val="20"/>
        </w:rPr>
        <w:t>, 485–517 (2023).</w:t>
      </w:r>
    </w:p>
    <w:p w14:paraId="65534F50" w14:textId="77777777" w:rsidR="00F26D09" w:rsidRPr="00852A7D" w:rsidRDefault="00F26D09" w:rsidP="00852A7D">
      <w:pPr>
        <w:pStyle w:val="Bibliography"/>
        <w:spacing w:line="240" w:lineRule="auto"/>
        <w:rPr>
          <w:sz w:val="20"/>
          <w:szCs w:val="20"/>
        </w:rPr>
      </w:pPr>
      <w:r w:rsidRPr="00852A7D">
        <w:rPr>
          <w:sz w:val="20"/>
          <w:szCs w:val="20"/>
        </w:rPr>
        <w:t>19.</w:t>
      </w:r>
      <w:r w:rsidRPr="00852A7D">
        <w:rPr>
          <w:sz w:val="20"/>
          <w:szCs w:val="20"/>
        </w:rPr>
        <w:tab/>
        <w:t xml:space="preserve">WHO Regional office for Europe. </w:t>
      </w:r>
      <w:r w:rsidRPr="00852A7D">
        <w:rPr>
          <w:i/>
          <w:iCs/>
          <w:sz w:val="20"/>
          <w:szCs w:val="20"/>
        </w:rPr>
        <w:t>Public Health Advice on preventing health effects of heat: New and updated information for different audiences</w:t>
      </w:r>
      <w:r w:rsidRPr="00852A7D">
        <w:rPr>
          <w:sz w:val="20"/>
          <w:szCs w:val="20"/>
        </w:rPr>
        <w:t>. https://www.who.int/publications-detail-redirect/WHO-EURO-2011-2510-42266-58691 (2011).</w:t>
      </w:r>
    </w:p>
    <w:p w14:paraId="481690A5" w14:textId="77777777" w:rsidR="00F26D09" w:rsidRPr="00852A7D" w:rsidRDefault="00F26D09" w:rsidP="00852A7D">
      <w:pPr>
        <w:pStyle w:val="Bibliography"/>
        <w:spacing w:line="240" w:lineRule="auto"/>
        <w:rPr>
          <w:sz w:val="20"/>
          <w:szCs w:val="20"/>
        </w:rPr>
      </w:pPr>
      <w:r w:rsidRPr="00852A7D">
        <w:rPr>
          <w:sz w:val="20"/>
          <w:szCs w:val="20"/>
        </w:rPr>
        <w:t>20.</w:t>
      </w:r>
      <w:r w:rsidRPr="00852A7D">
        <w:rPr>
          <w:sz w:val="20"/>
          <w:szCs w:val="20"/>
        </w:rPr>
        <w:tab/>
        <w:t xml:space="preserve">CDC. Keep Your Cool in Hot Weather! </w:t>
      </w:r>
      <w:r w:rsidRPr="00852A7D">
        <w:rPr>
          <w:i/>
          <w:iCs/>
          <w:sz w:val="20"/>
          <w:szCs w:val="20"/>
        </w:rPr>
        <w:t>Centers for Disease Control and Prevention</w:t>
      </w:r>
      <w:r w:rsidRPr="00852A7D">
        <w:rPr>
          <w:sz w:val="20"/>
          <w:szCs w:val="20"/>
        </w:rPr>
        <w:t xml:space="preserve"> https://www.cdc.gov/nceh/features/extremeheat/index.html (2022).</w:t>
      </w:r>
    </w:p>
    <w:p w14:paraId="24B7E8F4" w14:textId="77777777" w:rsidR="00F26D09" w:rsidRPr="00852A7D" w:rsidRDefault="00F26D09" w:rsidP="00852A7D">
      <w:pPr>
        <w:pStyle w:val="Bibliography"/>
        <w:spacing w:line="240" w:lineRule="auto"/>
        <w:rPr>
          <w:sz w:val="20"/>
          <w:szCs w:val="20"/>
        </w:rPr>
      </w:pPr>
      <w:r w:rsidRPr="00852A7D">
        <w:rPr>
          <w:sz w:val="20"/>
          <w:szCs w:val="20"/>
        </w:rPr>
        <w:t>21.</w:t>
      </w:r>
      <w:r w:rsidRPr="00852A7D">
        <w:rPr>
          <w:sz w:val="20"/>
          <w:szCs w:val="20"/>
        </w:rPr>
        <w:tab/>
        <w:t xml:space="preserve">NHS. Heatwave: how to cope in hot weather. </w:t>
      </w:r>
      <w:r w:rsidRPr="00852A7D">
        <w:rPr>
          <w:i/>
          <w:iCs/>
          <w:sz w:val="20"/>
          <w:szCs w:val="20"/>
        </w:rPr>
        <w:t>nhs.uk</w:t>
      </w:r>
      <w:r w:rsidRPr="00852A7D">
        <w:rPr>
          <w:sz w:val="20"/>
          <w:szCs w:val="20"/>
        </w:rPr>
        <w:t xml:space="preserve"> https://www.nhs.uk/live-well/seasonal-health/heatwave-how-to-cope-in-hot-weather/ (2022).</w:t>
      </w:r>
    </w:p>
    <w:p w14:paraId="3E709868" w14:textId="77777777" w:rsidR="00F26D09" w:rsidRPr="00852A7D" w:rsidRDefault="00F26D09" w:rsidP="00852A7D">
      <w:pPr>
        <w:pStyle w:val="Bibliography"/>
        <w:spacing w:line="240" w:lineRule="auto"/>
        <w:rPr>
          <w:sz w:val="20"/>
          <w:szCs w:val="20"/>
        </w:rPr>
      </w:pPr>
      <w:r w:rsidRPr="00852A7D">
        <w:rPr>
          <w:sz w:val="20"/>
          <w:szCs w:val="20"/>
        </w:rPr>
        <w:t>22.</w:t>
      </w:r>
      <w:r w:rsidRPr="00852A7D">
        <w:rPr>
          <w:sz w:val="20"/>
          <w:szCs w:val="20"/>
        </w:rPr>
        <w:tab/>
        <w:t>Government of Canada, H. Extreme heat events: How to protect yourself from the health effects of extreme heat. https://www.canada.ca/en/health-canada/services/climate-change-health/extreme-heat/how-protect-yourself.html (2022).</w:t>
      </w:r>
    </w:p>
    <w:p w14:paraId="0093975D" w14:textId="77777777" w:rsidR="00F26D09" w:rsidRPr="00852A7D" w:rsidRDefault="00F26D09" w:rsidP="00852A7D">
      <w:pPr>
        <w:pStyle w:val="Bibliography"/>
        <w:spacing w:line="240" w:lineRule="auto"/>
        <w:rPr>
          <w:sz w:val="20"/>
          <w:szCs w:val="20"/>
        </w:rPr>
      </w:pPr>
      <w:r w:rsidRPr="00852A7D">
        <w:rPr>
          <w:sz w:val="20"/>
          <w:szCs w:val="20"/>
        </w:rPr>
        <w:t>23.</w:t>
      </w:r>
      <w:r w:rsidRPr="00852A7D">
        <w:rPr>
          <w:sz w:val="20"/>
          <w:szCs w:val="20"/>
        </w:rPr>
        <w:tab/>
        <w:t xml:space="preserve">U.S. CDC. When the Power Goes Out. </w:t>
      </w:r>
      <w:r w:rsidRPr="00852A7D">
        <w:rPr>
          <w:i/>
          <w:iCs/>
          <w:sz w:val="20"/>
          <w:szCs w:val="20"/>
        </w:rPr>
        <w:t>Centers for Disease Control and Prevention (CDC) | Natural Disasters and Severe Weather</w:t>
      </w:r>
      <w:r w:rsidRPr="00852A7D">
        <w:rPr>
          <w:sz w:val="20"/>
          <w:szCs w:val="20"/>
        </w:rPr>
        <w:t xml:space="preserve"> https://www.cdc.gov/disasters/poweroutage/needtoknow.html (2021).</w:t>
      </w:r>
    </w:p>
    <w:p w14:paraId="39228C7F" w14:textId="77777777" w:rsidR="00F26D09" w:rsidRPr="00852A7D" w:rsidRDefault="00F26D09" w:rsidP="00852A7D">
      <w:pPr>
        <w:pStyle w:val="Bibliography"/>
        <w:spacing w:line="240" w:lineRule="auto"/>
        <w:rPr>
          <w:sz w:val="20"/>
          <w:szCs w:val="20"/>
        </w:rPr>
      </w:pPr>
      <w:r w:rsidRPr="00852A7D">
        <w:rPr>
          <w:sz w:val="20"/>
          <w:szCs w:val="20"/>
        </w:rPr>
        <w:t>24.</w:t>
      </w:r>
      <w:r w:rsidRPr="00852A7D">
        <w:rPr>
          <w:sz w:val="20"/>
          <w:szCs w:val="20"/>
        </w:rPr>
        <w:tab/>
        <w:t xml:space="preserve">MI State Police. Winter Power Outage Tips. </w:t>
      </w:r>
      <w:r w:rsidRPr="00852A7D">
        <w:rPr>
          <w:i/>
          <w:iCs/>
          <w:sz w:val="20"/>
          <w:szCs w:val="20"/>
        </w:rPr>
        <w:t>MIReady</w:t>
      </w:r>
      <w:r w:rsidRPr="00852A7D">
        <w:rPr>
          <w:sz w:val="20"/>
          <w:szCs w:val="20"/>
        </w:rPr>
        <w:t xml:space="preserve"> https://www.michigan.gov/miready/be-informed/winter-prep/winter-power-outage-tips.</w:t>
      </w:r>
    </w:p>
    <w:p w14:paraId="7D74C970" w14:textId="77777777" w:rsidR="00F26D09" w:rsidRPr="00852A7D" w:rsidRDefault="00F26D09" w:rsidP="00852A7D">
      <w:pPr>
        <w:pStyle w:val="Bibliography"/>
        <w:spacing w:line="240" w:lineRule="auto"/>
        <w:rPr>
          <w:sz w:val="20"/>
          <w:szCs w:val="20"/>
        </w:rPr>
      </w:pPr>
      <w:r w:rsidRPr="00852A7D">
        <w:rPr>
          <w:sz w:val="20"/>
          <w:szCs w:val="20"/>
        </w:rPr>
        <w:t>25.</w:t>
      </w:r>
      <w:r w:rsidRPr="00852A7D">
        <w:rPr>
          <w:sz w:val="20"/>
          <w:szCs w:val="20"/>
        </w:rPr>
        <w:tab/>
        <w:t xml:space="preserve">Barreca, A., Clay, K., Deschenes, O., Greenstone, M. &amp; Shapiro, J. S. Adapting to Climate Change: The Remarkable Decline in the US Temperature-Mortality Relationship over the Twentieth Century. </w:t>
      </w:r>
      <w:r w:rsidRPr="00852A7D">
        <w:rPr>
          <w:i/>
          <w:iCs/>
          <w:sz w:val="20"/>
          <w:szCs w:val="20"/>
        </w:rPr>
        <w:t>J. Polit. Econ.</w:t>
      </w:r>
      <w:r w:rsidRPr="00852A7D">
        <w:rPr>
          <w:sz w:val="20"/>
          <w:szCs w:val="20"/>
        </w:rPr>
        <w:t xml:space="preserve"> </w:t>
      </w:r>
      <w:r w:rsidRPr="00852A7D">
        <w:rPr>
          <w:b/>
          <w:bCs/>
          <w:sz w:val="20"/>
          <w:szCs w:val="20"/>
        </w:rPr>
        <w:t>124</w:t>
      </w:r>
      <w:r w:rsidRPr="00852A7D">
        <w:rPr>
          <w:sz w:val="20"/>
          <w:szCs w:val="20"/>
        </w:rPr>
        <w:t>, 105–159 (2016).</w:t>
      </w:r>
    </w:p>
    <w:p w14:paraId="0460C92C" w14:textId="77777777" w:rsidR="00F26D09" w:rsidRPr="00852A7D" w:rsidRDefault="00F26D09" w:rsidP="00852A7D">
      <w:pPr>
        <w:pStyle w:val="Bibliography"/>
        <w:spacing w:line="240" w:lineRule="auto"/>
        <w:rPr>
          <w:sz w:val="20"/>
          <w:szCs w:val="20"/>
        </w:rPr>
      </w:pPr>
      <w:r w:rsidRPr="00852A7D">
        <w:rPr>
          <w:sz w:val="20"/>
          <w:szCs w:val="20"/>
        </w:rPr>
        <w:t>26.</w:t>
      </w:r>
      <w:r w:rsidRPr="00852A7D">
        <w:rPr>
          <w:sz w:val="20"/>
          <w:szCs w:val="20"/>
        </w:rPr>
        <w:tab/>
        <w:t>EIA. 2020 RECS Survey Data. https://www.eia.gov/consumption/residential/data/2020/ (2022).</w:t>
      </w:r>
    </w:p>
    <w:p w14:paraId="10125DA7" w14:textId="77777777" w:rsidR="00F26D09" w:rsidRPr="00852A7D" w:rsidRDefault="00F26D09" w:rsidP="00852A7D">
      <w:pPr>
        <w:pStyle w:val="Bibliography"/>
        <w:spacing w:line="240" w:lineRule="auto"/>
        <w:rPr>
          <w:sz w:val="20"/>
          <w:szCs w:val="20"/>
        </w:rPr>
      </w:pPr>
      <w:r w:rsidRPr="00852A7D">
        <w:rPr>
          <w:sz w:val="20"/>
          <w:szCs w:val="20"/>
        </w:rPr>
        <w:t>27.</w:t>
      </w:r>
      <w:r w:rsidRPr="00852A7D">
        <w:rPr>
          <w:sz w:val="20"/>
          <w:szCs w:val="20"/>
        </w:rPr>
        <w:tab/>
        <w:t xml:space="preserve">EIA. </w:t>
      </w:r>
      <w:r w:rsidRPr="00852A7D">
        <w:rPr>
          <w:i/>
          <w:iCs/>
          <w:sz w:val="20"/>
          <w:szCs w:val="20"/>
        </w:rPr>
        <w:t>Residential Energy Consumption Survey (RECS): 2015 Household Characteristics Technical Documentation Summary</w:t>
      </w:r>
      <w:r w:rsidRPr="00852A7D">
        <w:rPr>
          <w:sz w:val="20"/>
          <w:szCs w:val="20"/>
        </w:rPr>
        <w:t>. 22 (2018).</w:t>
      </w:r>
    </w:p>
    <w:p w14:paraId="2B9F79C7" w14:textId="77777777" w:rsidR="00F26D09" w:rsidRPr="00852A7D" w:rsidRDefault="00F26D09" w:rsidP="00852A7D">
      <w:pPr>
        <w:pStyle w:val="Bibliography"/>
        <w:spacing w:line="240" w:lineRule="auto"/>
        <w:rPr>
          <w:sz w:val="20"/>
          <w:szCs w:val="20"/>
        </w:rPr>
      </w:pPr>
      <w:r w:rsidRPr="00852A7D">
        <w:rPr>
          <w:sz w:val="20"/>
          <w:szCs w:val="20"/>
        </w:rPr>
        <w:lastRenderedPageBreak/>
        <w:t>28.</w:t>
      </w:r>
      <w:r w:rsidRPr="00852A7D">
        <w:rPr>
          <w:sz w:val="20"/>
          <w:szCs w:val="20"/>
        </w:rPr>
        <w:tab/>
        <w:t xml:space="preserve">A/C Masters. HVAC Units: a Guide to Types and Sizes. </w:t>
      </w:r>
      <w:r w:rsidRPr="00852A7D">
        <w:rPr>
          <w:i/>
          <w:iCs/>
          <w:sz w:val="20"/>
          <w:szCs w:val="20"/>
        </w:rPr>
        <w:t>A/C Masters Heating &amp; Air Conditioning Inc.</w:t>
      </w:r>
      <w:r w:rsidRPr="00852A7D">
        <w:rPr>
          <w:sz w:val="20"/>
          <w:szCs w:val="20"/>
        </w:rPr>
        <w:t xml:space="preserve"> https://acmasters.com/a-guide-to-hvac-unit-types-sizes/ (2019).</w:t>
      </w:r>
    </w:p>
    <w:p w14:paraId="200FA448" w14:textId="77777777" w:rsidR="00F26D09" w:rsidRPr="00852A7D" w:rsidRDefault="00F26D09" w:rsidP="00852A7D">
      <w:pPr>
        <w:pStyle w:val="Bibliography"/>
        <w:spacing w:line="240" w:lineRule="auto"/>
        <w:rPr>
          <w:sz w:val="20"/>
          <w:szCs w:val="20"/>
        </w:rPr>
      </w:pPr>
      <w:r w:rsidRPr="00852A7D">
        <w:rPr>
          <w:sz w:val="20"/>
          <w:szCs w:val="20"/>
        </w:rPr>
        <w:t>29.</w:t>
      </w:r>
      <w:r w:rsidRPr="00852A7D">
        <w:rPr>
          <w:sz w:val="20"/>
          <w:szCs w:val="20"/>
        </w:rPr>
        <w:tab/>
        <w:t xml:space="preserve">Modernize Home Services. 2023 Furnace Size Calculator | What Size Furnace Do I Need? </w:t>
      </w:r>
      <w:r w:rsidRPr="00852A7D">
        <w:rPr>
          <w:i/>
          <w:iCs/>
          <w:sz w:val="20"/>
          <w:szCs w:val="20"/>
        </w:rPr>
        <w:t>Modernize</w:t>
      </w:r>
      <w:r w:rsidRPr="00852A7D">
        <w:rPr>
          <w:sz w:val="20"/>
          <w:szCs w:val="20"/>
        </w:rPr>
        <w:t xml:space="preserve"> https://modernize.com/hvac/heating-repair-installation/furnace/furnace-size-calculator (n.d.).</w:t>
      </w:r>
    </w:p>
    <w:p w14:paraId="131E2198" w14:textId="77777777" w:rsidR="00F26D09" w:rsidRPr="00852A7D" w:rsidRDefault="00F26D09" w:rsidP="00852A7D">
      <w:pPr>
        <w:pStyle w:val="Bibliography"/>
        <w:spacing w:line="240" w:lineRule="auto"/>
        <w:rPr>
          <w:sz w:val="20"/>
          <w:szCs w:val="20"/>
        </w:rPr>
      </w:pPr>
      <w:r w:rsidRPr="00852A7D">
        <w:rPr>
          <w:sz w:val="20"/>
          <w:szCs w:val="20"/>
        </w:rPr>
        <w:t>30.</w:t>
      </w:r>
      <w:r w:rsidRPr="00852A7D">
        <w:rPr>
          <w:sz w:val="20"/>
          <w:szCs w:val="20"/>
        </w:rPr>
        <w:tab/>
        <w:t xml:space="preserve">Home Depot. Koldfront 25,000 BTU 230V Window Air Conditioner Cools 1500 Sq. Ft. with Heater and Remote in White WAC25001W. </w:t>
      </w:r>
      <w:r w:rsidRPr="00852A7D">
        <w:rPr>
          <w:i/>
          <w:iCs/>
          <w:sz w:val="20"/>
          <w:szCs w:val="20"/>
        </w:rPr>
        <w:t>The Home Depot</w:t>
      </w:r>
      <w:r w:rsidRPr="00852A7D">
        <w:rPr>
          <w:sz w:val="20"/>
          <w:szCs w:val="20"/>
        </w:rPr>
        <w:t xml:space="preserve"> https://www.homedepot.com/p/Koldfront-25-000-BTU-230V-Window-Air-Conditioner-Cools-1500-Sq-Ft-with-Heater-and-Remote-in-White-WAC25001W/309204561 (2023).</w:t>
      </w:r>
    </w:p>
    <w:p w14:paraId="05FB89FB" w14:textId="77777777" w:rsidR="00F26D09" w:rsidRPr="00852A7D" w:rsidRDefault="00F26D09" w:rsidP="00852A7D">
      <w:pPr>
        <w:pStyle w:val="Bibliography"/>
        <w:spacing w:line="240" w:lineRule="auto"/>
        <w:rPr>
          <w:sz w:val="20"/>
          <w:szCs w:val="20"/>
        </w:rPr>
      </w:pPr>
      <w:r w:rsidRPr="00852A7D">
        <w:rPr>
          <w:sz w:val="20"/>
          <w:szCs w:val="20"/>
        </w:rPr>
        <w:t>31.</w:t>
      </w:r>
      <w:r w:rsidRPr="00852A7D">
        <w:rPr>
          <w:sz w:val="20"/>
          <w:szCs w:val="20"/>
        </w:rPr>
        <w:tab/>
        <w:t>Cohn, S. A. C. Development of a Personal Heater Efficiency Index. (University of California, Berkeley, 2017).</w:t>
      </w:r>
    </w:p>
    <w:p w14:paraId="1DE919C8" w14:textId="77777777" w:rsidR="00F26D09" w:rsidRPr="00852A7D" w:rsidRDefault="00F26D09" w:rsidP="00852A7D">
      <w:pPr>
        <w:pStyle w:val="Bibliography"/>
        <w:spacing w:line="240" w:lineRule="auto"/>
        <w:rPr>
          <w:sz w:val="20"/>
          <w:szCs w:val="20"/>
        </w:rPr>
      </w:pPr>
      <w:r w:rsidRPr="00852A7D">
        <w:rPr>
          <w:sz w:val="20"/>
          <w:szCs w:val="20"/>
        </w:rPr>
        <w:t>32.</w:t>
      </w:r>
      <w:r w:rsidRPr="00852A7D">
        <w:rPr>
          <w:sz w:val="20"/>
          <w:szCs w:val="20"/>
        </w:rPr>
        <w:tab/>
        <w:t xml:space="preserve">Lee, W. V. &amp; Shaman, J. Heat-coping strategies and bedroom thermal satisfaction in New York City. </w:t>
      </w:r>
      <w:r w:rsidRPr="00852A7D">
        <w:rPr>
          <w:i/>
          <w:iCs/>
          <w:sz w:val="20"/>
          <w:szCs w:val="20"/>
        </w:rPr>
        <w:t>Sci. Total Environ.</w:t>
      </w:r>
      <w:r w:rsidRPr="00852A7D">
        <w:rPr>
          <w:sz w:val="20"/>
          <w:szCs w:val="20"/>
        </w:rPr>
        <w:t xml:space="preserve"> </w:t>
      </w:r>
      <w:r w:rsidRPr="00852A7D">
        <w:rPr>
          <w:b/>
          <w:bCs/>
          <w:sz w:val="20"/>
          <w:szCs w:val="20"/>
        </w:rPr>
        <w:t>574</w:t>
      </w:r>
      <w:r w:rsidRPr="00852A7D">
        <w:rPr>
          <w:sz w:val="20"/>
          <w:szCs w:val="20"/>
        </w:rPr>
        <w:t>, 1217–1231 (2017).</w:t>
      </w:r>
    </w:p>
    <w:p w14:paraId="128EDEF5" w14:textId="77777777" w:rsidR="00F26D09" w:rsidRPr="00852A7D" w:rsidRDefault="00F26D09" w:rsidP="00852A7D">
      <w:pPr>
        <w:pStyle w:val="Bibliography"/>
        <w:spacing w:line="240" w:lineRule="auto"/>
        <w:rPr>
          <w:sz w:val="20"/>
          <w:szCs w:val="20"/>
        </w:rPr>
      </w:pPr>
      <w:r w:rsidRPr="00852A7D">
        <w:rPr>
          <w:sz w:val="20"/>
          <w:szCs w:val="20"/>
        </w:rPr>
        <w:t>33.</w:t>
      </w:r>
      <w:r w:rsidRPr="00852A7D">
        <w:rPr>
          <w:sz w:val="20"/>
          <w:szCs w:val="20"/>
        </w:rPr>
        <w:tab/>
        <w:t xml:space="preserve">Lin, Z. &amp; Deng, S. A questionnaire survey on sleeping thermal environment and bedroom air conditioning in high-rise residences in Hong Kong. </w:t>
      </w:r>
      <w:r w:rsidRPr="00852A7D">
        <w:rPr>
          <w:i/>
          <w:iCs/>
          <w:sz w:val="20"/>
          <w:szCs w:val="20"/>
        </w:rPr>
        <w:t>Energy Build.</w:t>
      </w:r>
      <w:r w:rsidRPr="00852A7D">
        <w:rPr>
          <w:sz w:val="20"/>
          <w:szCs w:val="20"/>
        </w:rPr>
        <w:t xml:space="preserve"> </w:t>
      </w:r>
      <w:r w:rsidRPr="00852A7D">
        <w:rPr>
          <w:b/>
          <w:bCs/>
          <w:sz w:val="20"/>
          <w:szCs w:val="20"/>
        </w:rPr>
        <w:t>38</w:t>
      </w:r>
      <w:r w:rsidRPr="00852A7D">
        <w:rPr>
          <w:sz w:val="20"/>
          <w:szCs w:val="20"/>
        </w:rPr>
        <w:t>, 1302–1307 (2006).</w:t>
      </w:r>
    </w:p>
    <w:p w14:paraId="0E0C138E" w14:textId="77777777" w:rsidR="00F26D09" w:rsidRPr="00852A7D" w:rsidRDefault="00F26D09" w:rsidP="00852A7D">
      <w:pPr>
        <w:pStyle w:val="Bibliography"/>
        <w:spacing w:line="240" w:lineRule="auto"/>
        <w:rPr>
          <w:sz w:val="20"/>
          <w:szCs w:val="20"/>
        </w:rPr>
      </w:pPr>
      <w:r w:rsidRPr="00852A7D">
        <w:rPr>
          <w:sz w:val="20"/>
          <w:szCs w:val="20"/>
        </w:rPr>
        <w:t>34.</w:t>
      </w:r>
      <w:r w:rsidRPr="00852A7D">
        <w:rPr>
          <w:sz w:val="20"/>
          <w:szCs w:val="20"/>
        </w:rPr>
        <w:tab/>
        <w:t xml:space="preserve">An, J., Yan, D. &amp; Hong, T. Clustering and statistical analyses of air-conditioning intensity and use patterns in residential buildings. </w:t>
      </w:r>
      <w:r w:rsidRPr="00852A7D">
        <w:rPr>
          <w:i/>
          <w:iCs/>
          <w:sz w:val="20"/>
          <w:szCs w:val="20"/>
        </w:rPr>
        <w:t>Energy Build.</w:t>
      </w:r>
      <w:r w:rsidRPr="00852A7D">
        <w:rPr>
          <w:sz w:val="20"/>
          <w:szCs w:val="20"/>
        </w:rPr>
        <w:t xml:space="preserve"> </w:t>
      </w:r>
      <w:r w:rsidRPr="00852A7D">
        <w:rPr>
          <w:b/>
          <w:bCs/>
          <w:sz w:val="20"/>
          <w:szCs w:val="20"/>
        </w:rPr>
        <w:t>174</w:t>
      </w:r>
      <w:r w:rsidRPr="00852A7D">
        <w:rPr>
          <w:sz w:val="20"/>
          <w:szCs w:val="20"/>
        </w:rPr>
        <w:t>, 214–227 (2018).</w:t>
      </w:r>
    </w:p>
    <w:p w14:paraId="0056EB0F" w14:textId="77777777" w:rsidR="00F26D09" w:rsidRPr="00852A7D" w:rsidRDefault="00F26D09" w:rsidP="00852A7D">
      <w:pPr>
        <w:pStyle w:val="Bibliography"/>
        <w:spacing w:line="240" w:lineRule="auto"/>
        <w:rPr>
          <w:sz w:val="20"/>
          <w:szCs w:val="20"/>
        </w:rPr>
      </w:pPr>
      <w:r w:rsidRPr="00852A7D">
        <w:rPr>
          <w:sz w:val="20"/>
          <w:szCs w:val="20"/>
        </w:rPr>
        <w:t>35.</w:t>
      </w:r>
      <w:r w:rsidRPr="00852A7D">
        <w:rPr>
          <w:sz w:val="20"/>
          <w:szCs w:val="20"/>
        </w:rPr>
        <w:tab/>
        <w:t xml:space="preserve">Sekhar, S. C. &amp; Goh, S. E. Thermal comfort and IAQ characteristics of naturally/mechanically ventilated and air-conditioned bedrooms in a hot and humid climate. </w:t>
      </w:r>
      <w:r w:rsidRPr="00852A7D">
        <w:rPr>
          <w:i/>
          <w:iCs/>
          <w:sz w:val="20"/>
          <w:szCs w:val="20"/>
        </w:rPr>
        <w:t>Build. Environ.</w:t>
      </w:r>
      <w:r w:rsidRPr="00852A7D">
        <w:rPr>
          <w:sz w:val="20"/>
          <w:szCs w:val="20"/>
        </w:rPr>
        <w:t xml:space="preserve"> </w:t>
      </w:r>
      <w:r w:rsidRPr="00852A7D">
        <w:rPr>
          <w:b/>
          <w:bCs/>
          <w:sz w:val="20"/>
          <w:szCs w:val="20"/>
        </w:rPr>
        <w:t>46</w:t>
      </w:r>
      <w:r w:rsidRPr="00852A7D">
        <w:rPr>
          <w:sz w:val="20"/>
          <w:szCs w:val="20"/>
        </w:rPr>
        <w:t>, 1905–1916 (2011).</w:t>
      </w:r>
    </w:p>
    <w:p w14:paraId="218441F8" w14:textId="77777777" w:rsidR="00F26D09" w:rsidRPr="00852A7D" w:rsidRDefault="00F26D09" w:rsidP="00852A7D">
      <w:pPr>
        <w:pStyle w:val="Bibliography"/>
        <w:spacing w:line="240" w:lineRule="auto"/>
        <w:rPr>
          <w:sz w:val="20"/>
          <w:szCs w:val="20"/>
        </w:rPr>
      </w:pPr>
      <w:r w:rsidRPr="00852A7D">
        <w:rPr>
          <w:sz w:val="20"/>
          <w:szCs w:val="20"/>
        </w:rPr>
        <w:t>36.</w:t>
      </w:r>
      <w:r w:rsidRPr="00852A7D">
        <w:rPr>
          <w:sz w:val="20"/>
          <w:szCs w:val="20"/>
        </w:rPr>
        <w:tab/>
        <w:t>Birol, D. F. The Future of Cooling. 92 (2018).</w:t>
      </w:r>
    </w:p>
    <w:p w14:paraId="69E37E51" w14:textId="77777777" w:rsidR="00F26D09" w:rsidRPr="00852A7D" w:rsidRDefault="00F26D09" w:rsidP="00852A7D">
      <w:pPr>
        <w:pStyle w:val="Bibliography"/>
        <w:spacing w:line="240" w:lineRule="auto"/>
        <w:rPr>
          <w:sz w:val="20"/>
          <w:szCs w:val="20"/>
        </w:rPr>
      </w:pPr>
      <w:r w:rsidRPr="00852A7D">
        <w:rPr>
          <w:sz w:val="20"/>
          <w:szCs w:val="20"/>
        </w:rPr>
        <w:t>37.</w:t>
      </w:r>
      <w:r w:rsidRPr="00852A7D">
        <w:rPr>
          <w:sz w:val="20"/>
          <w:szCs w:val="20"/>
        </w:rPr>
        <w:tab/>
        <w:t xml:space="preserve">Cox, D. T. C., Maclean, I. M. D., Gardner, A. S. &amp; Gaston, K. J. Global variation in diurnal asymmetry in temperature, cloud cover, specific humidity and precipitation and its association with leaf area index. </w:t>
      </w:r>
      <w:r w:rsidRPr="00852A7D">
        <w:rPr>
          <w:i/>
          <w:iCs/>
          <w:sz w:val="20"/>
          <w:szCs w:val="20"/>
        </w:rPr>
        <w:t>Glob. Change Biol.</w:t>
      </w:r>
      <w:r w:rsidRPr="00852A7D">
        <w:rPr>
          <w:sz w:val="20"/>
          <w:szCs w:val="20"/>
        </w:rPr>
        <w:t xml:space="preserve"> </w:t>
      </w:r>
      <w:r w:rsidRPr="00852A7D">
        <w:rPr>
          <w:b/>
          <w:bCs/>
          <w:sz w:val="20"/>
          <w:szCs w:val="20"/>
        </w:rPr>
        <w:t>26</w:t>
      </w:r>
      <w:r w:rsidRPr="00852A7D">
        <w:rPr>
          <w:sz w:val="20"/>
          <w:szCs w:val="20"/>
        </w:rPr>
        <w:t>, 7099–7111 (2020).</w:t>
      </w:r>
    </w:p>
    <w:p w14:paraId="5771CCA1" w14:textId="77777777" w:rsidR="00F26D09" w:rsidRPr="00852A7D" w:rsidRDefault="00F26D09" w:rsidP="00852A7D">
      <w:pPr>
        <w:pStyle w:val="Bibliography"/>
        <w:spacing w:line="240" w:lineRule="auto"/>
        <w:rPr>
          <w:sz w:val="20"/>
          <w:szCs w:val="20"/>
        </w:rPr>
      </w:pPr>
      <w:r w:rsidRPr="00852A7D">
        <w:rPr>
          <w:sz w:val="20"/>
          <w:szCs w:val="20"/>
        </w:rPr>
        <w:t>38.</w:t>
      </w:r>
      <w:r w:rsidRPr="00852A7D">
        <w:rPr>
          <w:sz w:val="20"/>
          <w:szCs w:val="20"/>
        </w:rPr>
        <w:tab/>
        <w:t xml:space="preserve">Murage, P., Hajat, S. &amp; Kovats, R. S. Effect of night-time temperatures on cause and age-specific mortality in London. </w:t>
      </w:r>
      <w:r w:rsidRPr="00852A7D">
        <w:rPr>
          <w:i/>
          <w:iCs/>
          <w:sz w:val="20"/>
          <w:szCs w:val="20"/>
        </w:rPr>
        <w:t>Environ. Epidemiol.</w:t>
      </w:r>
      <w:r w:rsidRPr="00852A7D">
        <w:rPr>
          <w:sz w:val="20"/>
          <w:szCs w:val="20"/>
        </w:rPr>
        <w:t xml:space="preserve"> </w:t>
      </w:r>
      <w:r w:rsidRPr="00852A7D">
        <w:rPr>
          <w:b/>
          <w:bCs/>
          <w:sz w:val="20"/>
          <w:szCs w:val="20"/>
        </w:rPr>
        <w:t>1</w:t>
      </w:r>
      <w:r w:rsidRPr="00852A7D">
        <w:rPr>
          <w:sz w:val="20"/>
          <w:szCs w:val="20"/>
        </w:rPr>
        <w:t>, e005 (2017).</w:t>
      </w:r>
    </w:p>
    <w:p w14:paraId="43C42936" w14:textId="77777777" w:rsidR="00F26D09" w:rsidRPr="00852A7D" w:rsidRDefault="00F26D09" w:rsidP="00852A7D">
      <w:pPr>
        <w:pStyle w:val="Bibliography"/>
        <w:spacing w:line="240" w:lineRule="auto"/>
        <w:rPr>
          <w:sz w:val="20"/>
          <w:szCs w:val="20"/>
        </w:rPr>
      </w:pPr>
      <w:r w:rsidRPr="00852A7D">
        <w:rPr>
          <w:sz w:val="20"/>
          <w:szCs w:val="20"/>
        </w:rPr>
        <w:t>39.</w:t>
      </w:r>
      <w:r w:rsidRPr="00852A7D">
        <w:rPr>
          <w:sz w:val="20"/>
          <w:szCs w:val="20"/>
        </w:rPr>
        <w:tab/>
        <w:t xml:space="preserve">Obradovich, N., Migliorini, R., Mednick, S. C. &amp; Fowler, J. H. Nighttime temperature and human sleep loss in a changing climate. </w:t>
      </w:r>
      <w:r w:rsidRPr="00852A7D">
        <w:rPr>
          <w:i/>
          <w:iCs/>
          <w:sz w:val="20"/>
          <w:szCs w:val="20"/>
        </w:rPr>
        <w:t>Sci. Adv.</w:t>
      </w:r>
      <w:r w:rsidRPr="00852A7D">
        <w:rPr>
          <w:sz w:val="20"/>
          <w:szCs w:val="20"/>
        </w:rPr>
        <w:t xml:space="preserve"> </w:t>
      </w:r>
      <w:r w:rsidRPr="00852A7D">
        <w:rPr>
          <w:b/>
          <w:bCs/>
          <w:sz w:val="20"/>
          <w:szCs w:val="20"/>
        </w:rPr>
        <w:t>3</w:t>
      </w:r>
      <w:r w:rsidRPr="00852A7D">
        <w:rPr>
          <w:sz w:val="20"/>
          <w:szCs w:val="20"/>
        </w:rPr>
        <w:t>, e1601555 (2017).</w:t>
      </w:r>
    </w:p>
    <w:p w14:paraId="576DC599" w14:textId="77777777" w:rsidR="00F26D09" w:rsidRPr="00852A7D" w:rsidRDefault="00F26D09" w:rsidP="00852A7D">
      <w:pPr>
        <w:pStyle w:val="Bibliography"/>
        <w:spacing w:line="240" w:lineRule="auto"/>
        <w:rPr>
          <w:sz w:val="20"/>
          <w:szCs w:val="20"/>
        </w:rPr>
      </w:pPr>
      <w:r w:rsidRPr="00852A7D">
        <w:rPr>
          <w:sz w:val="20"/>
          <w:szCs w:val="20"/>
        </w:rPr>
        <w:t>40.</w:t>
      </w:r>
      <w:r w:rsidRPr="00852A7D">
        <w:rPr>
          <w:sz w:val="20"/>
          <w:szCs w:val="20"/>
        </w:rPr>
        <w:tab/>
        <w:t xml:space="preserve">de Munck, C. </w:t>
      </w:r>
      <w:r w:rsidRPr="00852A7D">
        <w:rPr>
          <w:i/>
          <w:iCs/>
          <w:sz w:val="20"/>
          <w:szCs w:val="20"/>
        </w:rPr>
        <w:t>et al.</w:t>
      </w:r>
      <w:r w:rsidRPr="00852A7D">
        <w:rPr>
          <w:sz w:val="20"/>
          <w:szCs w:val="20"/>
        </w:rPr>
        <w:t xml:space="preserve"> How much can air conditioning increase air temperatures for a city like Paris, France? </w:t>
      </w:r>
      <w:r w:rsidRPr="00852A7D">
        <w:rPr>
          <w:i/>
          <w:iCs/>
          <w:sz w:val="20"/>
          <w:szCs w:val="20"/>
        </w:rPr>
        <w:t>Int. J. Climatol.</w:t>
      </w:r>
      <w:r w:rsidRPr="00852A7D">
        <w:rPr>
          <w:sz w:val="20"/>
          <w:szCs w:val="20"/>
        </w:rPr>
        <w:t xml:space="preserve"> </w:t>
      </w:r>
      <w:r w:rsidRPr="00852A7D">
        <w:rPr>
          <w:b/>
          <w:bCs/>
          <w:sz w:val="20"/>
          <w:szCs w:val="20"/>
        </w:rPr>
        <w:t>33</w:t>
      </w:r>
      <w:r w:rsidRPr="00852A7D">
        <w:rPr>
          <w:sz w:val="20"/>
          <w:szCs w:val="20"/>
        </w:rPr>
        <w:t>, 210–227 (2013).</w:t>
      </w:r>
    </w:p>
    <w:p w14:paraId="29425547" w14:textId="77777777" w:rsidR="00F26D09" w:rsidRPr="00852A7D" w:rsidRDefault="00F26D09" w:rsidP="00852A7D">
      <w:pPr>
        <w:pStyle w:val="Bibliography"/>
        <w:spacing w:line="240" w:lineRule="auto"/>
        <w:rPr>
          <w:sz w:val="20"/>
          <w:szCs w:val="20"/>
        </w:rPr>
      </w:pPr>
      <w:r w:rsidRPr="00852A7D">
        <w:rPr>
          <w:sz w:val="20"/>
          <w:szCs w:val="20"/>
        </w:rPr>
        <w:t>41.</w:t>
      </w:r>
      <w:r w:rsidRPr="00852A7D">
        <w:rPr>
          <w:sz w:val="20"/>
          <w:szCs w:val="20"/>
        </w:rPr>
        <w:tab/>
        <w:t xml:space="preserve">Stone, B. </w:t>
      </w:r>
      <w:r w:rsidRPr="00852A7D">
        <w:rPr>
          <w:i/>
          <w:iCs/>
          <w:sz w:val="20"/>
          <w:szCs w:val="20"/>
        </w:rPr>
        <w:t>et al.</w:t>
      </w:r>
      <w:r w:rsidRPr="00852A7D">
        <w:rPr>
          <w:sz w:val="20"/>
          <w:szCs w:val="20"/>
        </w:rPr>
        <w:t xml:space="preserve"> Compound Climate and Infrastructure Events: How Electrical Grid Failure Alters Heat Wave Risk. </w:t>
      </w:r>
      <w:r w:rsidRPr="00852A7D">
        <w:rPr>
          <w:i/>
          <w:iCs/>
          <w:sz w:val="20"/>
          <w:szCs w:val="20"/>
        </w:rPr>
        <w:t>Environ. Sci. Technol.</w:t>
      </w:r>
      <w:r w:rsidRPr="00852A7D">
        <w:rPr>
          <w:sz w:val="20"/>
          <w:szCs w:val="20"/>
        </w:rPr>
        <w:t xml:space="preserve"> </w:t>
      </w:r>
      <w:r w:rsidRPr="00852A7D">
        <w:rPr>
          <w:b/>
          <w:bCs/>
          <w:sz w:val="20"/>
          <w:szCs w:val="20"/>
        </w:rPr>
        <w:t>55</w:t>
      </w:r>
      <w:r w:rsidRPr="00852A7D">
        <w:rPr>
          <w:sz w:val="20"/>
          <w:szCs w:val="20"/>
        </w:rPr>
        <w:t>, 6957–6964 (2021).</w:t>
      </w:r>
    </w:p>
    <w:p w14:paraId="70CE3E56" w14:textId="77777777" w:rsidR="00F26D09" w:rsidRPr="00852A7D" w:rsidRDefault="00F26D09" w:rsidP="00852A7D">
      <w:pPr>
        <w:pStyle w:val="Bibliography"/>
        <w:spacing w:line="240" w:lineRule="auto"/>
        <w:rPr>
          <w:sz w:val="20"/>
          <w:szCs w:val="20"/>
        </w:rPr>
      </w:pPr>
      <w:r w:rsidRPr="00852A7D">
        <w:rPr>
          <w:sz w:val="20"/>
          <w:szCs w:val="20"/>
        </w:rPr>
        <w:t>42.</w:t>
      </w:r>
      <w:r w:rsidRPr="00852A7D">
        <w:rPr>
          <w:sz w:val="20"/>
          <w:szCs w:val="20"/>
        </w:rPr>
        <w:tab/>
        <w:t xml:space="preserve">King, C., Rhodes, J. &amp; Zarnikau, J. </w:t>
      </w:r>
      <w:r w:rsidRPr="00852A7D">
        <w:rPr>
          <w:i/>
          <w:iCs/>
          <w:sz w:val="20"/>
          <w:szCs w:val="20"/>
        </w:rPr>
        <w:t>The Timeline and Events of the February 2021 Texas Electric Grid Blackouts</w:t>
      </w:r>
      <w:r w:rsidRPr="00852A7D">
        <w:rPr>
          <w:sz w:val="20"/>
          <w:szCs w:val="20"/>
        </w:rPr>
        <w:t>. https://energy.utexas.edu/sites/default/files/UTAustin%20%282021%29%20EventsFebruary2021TexasBlackout%2020210714.pdf (2021).</w:t>
      </w:r>
    </w:p>
    <w:p w14:paraId="333A5644" w14:textId="77777777" w:rsidR="00F26D09" w:rsidRPr="00852A7D" w:rsidRDefault="00F26D09" w:rsidP="00852A7D">
      <w:pPr>
        <w:pStyle w:val="Bibliography"/>
        <w:spacing w:line="240" w:lineRule="auto"/>
        <w:rPr>
          <w:sz w:val="20"/>
          <w:szCs w:val="20"/>
        </w:rPr>
      </w:pPr>
      <w:r w:rsidRPr="00852A7D">
        <w:rPr>
          <w:sz w:val="20"/>
          <w:szCs w:val="20"/>
        </w:rPr>
        <w:t>43.</w:t>
      </w:r>
      <w:r w:rsidRPr="00852A7D">
        <w:rPr>
          <w:sz w:val="20"/>
          <w:szCs w:val="20"/>
        </w:rPr>
        <w:tab/>
        <w:t xml:space="preserve">Zhang, H., Arens, E. &amp; Zhai, Y. A review of the corrective power of personal comfort systems in non-neutral ambient environments. </w:t>
      </w:r>
      <w:r w:rsidRPr="00852A7D">
        <w:rPr>
          <w:i/>
          <w:iCs/>
          <w:sz w:val="20"/>
          <w:szCs w:val="20"/>
        </w:rPr>
        <w:t>Build. Environ.</w:t>
      </w:r>
      <w:r w:rsidRPr="00852A7D">
        <w:rPr>
          <w:sz w:val="20"/>
          <w:szCs w:val="20"/>
        </w:rPr>
        <w:t xml:space="preserve"> </w:t>
      </w:r>
      <w:r w:rsidRPr="00852A7D">
        <w:rPr>
          <w:b/>
          <w:bCs/>
          <w:sz w:val="20"/>
          <w:szCs w:val="20"/>
        </w:rPr>
        <w:t>91</w:t>
      </w:r>
      <w:r w:rsidRPr="00852A7D">
        <w:rPr>
          <w:sz w:val="20"/>
          <w:szCs w:val="20"/>
        </w:rPr>
        <w:t>, 15–41 (2015).</w:t>
      </w:r>
    </w:p>
    <w:p w14:paraId="600C2D44" w14:textId="77777777" w:rsidR="00F26D09" w:rsidRPr="00852A7D" w:rsidRDefault="00F26D09" w:rsidP="00852A7D">
      <w:pPr>
        <w:pStyle w:val="Bibliography"/>
        <w:spacing w:line="240" w:lineRule="auto"/>
        <w:rPr>
          <w:sz w:val="20"/>
          <w:szCs w:val="20"/>
        </w:rPr>
      </w:pPr>
      <w:r w:rsidRPr="00852A7D">
        <w:rPr>
          <w:sz w:val="20"/>
          <w:szCs w:val="20"/>
        </w:rPr>
        <w:t>44.</w:t>
      </w:r>
      <w:r w:rsidRPr="00852A7D">
        <w:rPr>
          <w:sz w:val="20"/>
          <w:szCs w:val="20"/>
        </w:rPr>
        <w:tab/>
        <w:t xml:space="preserve">Rawal, R. </w:t>
      </w:r>
      <w:r w:rsidRPr="00852A7D">
        <w:rPr>
          <w:i/>
          <w:iCs/>
          <w:sz w:val="20"/>
          <w:szCs w:val="20"/>
        </w:rPr>
        <w:t>et al.</w:t>
      </w:r>
      <w:r w:rsidRPr="00852A7D">
        <w:rPr>
          <w:sz w:val="20"/>
          <w:szCs w:val="20"/>
        </w:rPr>
        <w:t xml:space="preserve"> Personal comfort systems: A review on comfort, energy, and economics. </w:t>
      </w:r>
      <w:r w:rsidRPr="00852A7D">
        <w:rPr>
          <w:i/>
          <w:iCs/>
          <w:sz w:val="20"/>
          <w:szCs w:val="20"/>
        </w:rPr>
        <w:t>Energy Build.</w:t>
      </w:r>
      <w:r w:rsidRPr="00852A7D">
        <w:rPr>
          <w:sz w:val="20"/>
          <w:szCs w:val="20"/>
        </w:rPr>
        <w:t xml:space="preserve"> </w:t>
      </w:r>
      <w:r w:rsidRPr="00852A7D">
        <w:rPr>
          <w:b/>
          <w:bCs/>
          <w:sz w:val="20"/>
          <w:szCs w:val="20"/>
        </w:rPr>
        <w:t>214</w:t>
      </w:r>
      <w:r w:rsidRPr="00852A7D">
        <w:rPr>
          <w:sz w:val="20"/>
          <w:szCs w:val="20"/>
        </w:rPr>
        <w:t>, 109858 (2020).</w:t>
      </w:r>
    </w:p>
    <w:p w14:paraId="4E317D3E" w14:textId="77777777" w:rsidR="00F26D09" w:rsidRPr="00852A7D" w:rsidRDefault="00F26D09" w:rsidP="00852A7D">
      <w:pPr>
        <w:pStyle w:val="Bibliography"/>
        <w:spacing w:line="240" w:lineRule="auto"/>
        <w:rPr>
          <w:sz w:val="20"/>
          <w:szCs w:val="20"/>
        </w:rPr>
      </w:pPr>
      <w:r w:rsidRPr="00852A7D">
        <w:rPr>
          <w:sz w:val="20"/>
          <w:szCs w:val="20"/>
        </w:rPr>
        <w:t>45.</w:t>
      </w:r>
      <w:r w:rsidRPr="00852A7D">
        <w:rPr>
          <w:sz w:val="20"/>
          <w:szCs w:val="20"/>
        </w:rPr>
        <w:tab/>
        <w:t xml:space="preserve">Sekhar, S. C. Higher space temperatures and better thermal comfort — a tropical analysis. </w:t>
      </w:r>
      <w:r w:rsidRPr="00852A7D">
        <w:rPr>
          <w:i/>
          <w:iCs/>
          <w:sz w:val="20"/>
          <w:szCs w:val="20"/>
        </w:rPr>
        <w:t>Energy Build.</w:t>
      </w:r>
      <w:r w:rsidRPr="00852A7D">
        <w:rPr>
          <w:sz w:val="20"/>
          <w:szCs w:val="20"/>
        </w:rPr>
        <w:t xml:space="preserve"> </w:t>
      </w:r>
      <w:r w:rsidRPr="00852A7D">
        <w:rPr>
          <w:b/>
          <w:bCs/>
          <w:sz w:val="20"/>
          <w:szCs w:val="20"/>
        </w:rPr>
        <w:t>23</w:t>
      </w:r>
      <w:r w:rsidRPr="00852A7D">
        <w:rPr>
          <w:sz w:val="20"/>
          <w:szCs w:val="20"/>
        </w:rPr>
        <w:t>, 63–70 (1995).</w:t>
      </w:r>
    </w:p>
    <w:p w14:paraId="5B9E90CF" w14:textId="77777777" w:rsidR="00F26D09" w:rsidRPr="00852A7D" w:rsidRDefault="00F26D09" w:rsidP="00852A7D">
      <w:pPr>
        <w:pStyle w:val="Bibliography"/>
        <w:spacing w:line="240" w:lineRule="auto"/>
        <w:rPr>
          <w:sz w:val="20"/>
          <w:szCs w:val="20"/>
        </w:rPr>
      </w:pPr>
      <w:r w:rsidRPr="00852A7D">
        <w:rPr>
          <w:sz w:val="20"/>
          <w:szCs w:val="20"/>
        </w:rPr>
        <w:t>46.</w:t>
      </w:r>
      <w:r w:rsidRPr="00852A7D">
        <w:rPr>
          <w:sz w:val="20"/>
          <w:szCs w:val="20"/>
        </w:rPr>
        <w:tab/>
        <w:t xml:space="preserve">Schiavon, S. &amp; Melikov, A. K. Energy saving and improved comfort by increased air movement. </w:t>
      </w:r>
      <w:r w:rsidRPr="00852A7D">
        <w:rPr>
          <w:i/>
          <w:iCs/>
          <w:sz w:val="20"/>
          <w:szCs w:val="20"/>
        </w:rPr>
        <w:t>Energy Build.</w:t>
      </w:r>
      <w:r w:rsidRPr="00852A7D">
        <w:rPr>
          <w:sz w:val="20"/>
          <w:szCs w:val="20"/>
        </w:rPr>
        <w:t xml:space="preserve"> </w:t>
      </w:r>
      <w:r w:rsidRPr="00852A7D">
        <w:rPr>
          <w:b/>
          <w:bCs/>
          <w:sz w:val="20"/>
          <w:szCs w:val="20"/>
        </w:rPr>
        <w:t>40</w:t>
      </w:r>
      <w:r w:rsidRPr="00852A7D">
        <w:rPr>
          <w:sz w:val="20"/>
          <w:szCs w:val="20"/>
        </w:rPr>
        <w:t>, 1954–1960 (2008).</w:t>
      </w:r>
    </w:p>
    <w:p w14:paraId="6D263481" w14:textId="77777777" w:rsidR="00F26D09" w:rsidRPr="00852A7D" w:rsidRDefault="00F26D09" w:rsidP="00852A7D">
      <w:pPr>
        <w:pStyle w:val="Bibliography"/>
        <w:spacing w:line="240" w:lineRule="auto"/>
        <w:rPr>
          <w:sz w:val="20"/>
          <w:szCs w:val="20"/>
        </w:rPr>
      </w:pPr>
      <w:r w:rsidRPr="00852A7D">
        <w:rPr>
          <w:sz w:val="20"/>
          <w:szCs w:val="20"/>
        </w:rPr>
        <w:t>47.</w:t>
      </w:r>
      <w:r w:rsidRPr="00852A7D">
        <w:rPr>
          <w:sz w:val="20"/>
          <w:szCs w:val="20"/>
        </w:rPr>
        <w:tab/>
        <w:t xml:space="preserve">Hoyt, T., Arens, E. &amp; Zhang, H. Extending air temperature setpoints: Simulated energy savings and design considerations for new and retrofit buildings. </w:t>
      </w:r>
      <w:r w:rsidRPr="00852A7D">
        <w:rPr>
          <w:i/>
          <w:iCs/>
          <w:sz w:val="20"/>
          <w:szCs w:val="20"/>
        </w:rPr>
        <w:t>Build. Environ.</w:t>
      </w:r>
      <w:r w:rsidRPr="00852A7D">
        <w:rPr>
          <w:sz w:val="20"/>
          <w:szCs w:val="20"/>
        </w:rPr>
        <w:t xml:space="preserve"> </w:t>
      </w:r>
      <w:r w:rsidRPr="00852A7D">
        <w:rPr>
          <w:b/>
          <w:bCs/>
          <w:sz w:val="20"/>
          <w:szCs w:val="20"/>
        </w:rPr>
        <w:t>88</w:t>
      </w:r>
      <w:r w:rsidRPr="00852A7D">
        <w:rPr>
          <w:sz w:val="20"/>
          <w:szCs w:val="20"/>
        </w:rPr>
        <w:t>, 89–96 (2014).</w:t>
      </w:r>
    </w:p>
    <w:p w14:paraId="6DB93ADD" w14:textId="77777777" w:rsidR="00F26D09" w:rsidRPr="00852A7D" w:rsidRDefault="00F26D09" w:rsidP="00852A7D">
      <w:pPr>
        <w:pStyle w:val="Bibliography"/>
        <w:spacing w:line="240" w:lineRule="auto"/>
        <w:rPr>
          <w:sz w:val="20"/>
          <w:szCs w:val="20"/>
        </w:rPr>
      </w:pPr>
      <w:r w:rsidRPr="00852A7D">
        <w:rPr>
          <w:sz w:val="20"/>
          <w:szCs w:val="20"/>
        </w:rPr>
        <w:t>48.</w:t>
      </w:r>
      <w:r w:rsidRPr="00852A7D">
        <w:rPr>
          <w:sz w:val="20"/>
          <w:szCs w:val="20"/>
        </w:rPr>
        <w:tab/>
        <w:t xml:space="preserve">Lan, L., Qian, X. L., Lian, Z. W. &amp; Lin, Y. B. Local body cooling to improve sleep quality and thermal comfort in a hot environment. </w:t>
      </w:r>
      <w:r w:rsidRPr="00852A7D">
        <w:rPr>
          <w:i/>
          <w:iCs/>
          <w:sz w:val="20"/>
          <w:szCs w:val="20"/>
        </w:rPr>
        <w:t>Indoor Air</w:t>
      </w:r>
      <w:r w:rsidRPr="00852A7D">
        <w:rPr>
          <w:sz w:val="20"/>
          <w:szCs w:val="20"/>
        </w:rPr>
        <w:t xml:space="preserve"> </w:t>
      </w:r>
      <w:r w:rsidRPr="00852A7D">
        <w:rPr>
          <w:b/>
          <w:bCs/>
          <w:sz w:val="20"/>
          <w:szCs w:val="20"/>
        </w:rPr>
        <w:t>28</w:t>
      </w:r>
      <w:r w:rsidRPr="00852A7D">
        <w:rPr>
          <w:sz w:val="20"/>
          <w:szCs w:val="20"/>
        </w:rPr>
        <w:t>, 135–145 (2018).</w:t>
      </w:r>
    </w:p>
    <w:p w14:paraId="76140FD1" w14:textId="77777777" w:rsidR="00F26D09" w:rsidRPr="00852A7D" w:rsidRDefault="00F26D09" w:rsidP="00852A7D">
      <w:pPr>
        <w:pStyle w:val="Bibliography"/>
        <w:spacing w:line="240" w:lineRule="auto"/>
        <w:rPr>
          <w:sz w:val="20"/>
          <w:szCs w:val="20"/>
        </w:rPr>
      </w:pPr>
      <w:r w:rsidRPr="00852A7D">
        <w:rPr>
          <w:sz w:val="20"/>
          <w:szCs w:val="20"/>
        </w:rPr>
        <w:t>49.</w:t>
      </w:r>
      <w:r w:rsidRPr="00852A7D">
        <w:rPr>
          <w:sz w:val="20"/>
          <w:szCs w:val="20"/>
        </w:rPr>
        <w:tab/>
        <w:t xml:space="preserve">Kawabata, A. &amp; Tokura, H. Effects of Two kinds of Pillow on Thermoregulatory Responses during Night Sleep. </w:t>
      </w:r>
      <w:r w:rsidRPr="00852A7D">
        <w:rPr>
          <w:i/>
          <w:iCs/>
          <w:sz w:val="20"/>
          <w:szCs w:val="20"/>
        </w:rPr>
        <w:t>Appl. Human Sci.</w:t>
      </w:r>
      <w:r w:rsidRPr="00852A7D">
        <w:rPr>
          <w:sz w:val="20"/>
          <w:szCs w:val="20"/>
        </w:rPr>
        <w:t xml:space="preserve"> </w:t>
      </w:r>
      <w:r w:rsidRPr="00852A7D">
        <w:rPr>
          <w:b/>
          <w:bCs/>
          <w:sz w:val="20"/>
          <w:szCs w:val="20"/>
        </w:rPr>
        <w:t>15</w:t>
      </w:r>
      <w:r w:rsidRPr="00852A7D">
        <w:rPr>
          <w:sz w:val="20"/>
          <w:szCs w:val="20"/>
        </w:rPr>
        <w:t>, 155–159 (1996).</w:t>
      </w:r>
    </w:p>
    <w:p w14:paraId="7AAFB58A" w14:textId="77777777" w:rsidR="00F26D09" w:rsidRPr="00852A7D" w:rsidRDefault="00F26D09" w:rsidP="00852A7D">
      <w:pPr>
        <w:pStyle w:val="Bibliography"/>
        <w:spacing w:line="240" w:lineRule="auto"/>
        <w:rPr>
          <w:sz w:val="20"/>
          <w:szCs w:val="20"/>
        </w:rPr>
      </w:pPr>
      <w:r w:rsidRPr="00852A7D">
        <w:rPr>
          <w:sz w:val="20"/>
          <w:szCs w:val="20"/>
        </w:rPr>
        <w:t>50.</w:t>
      </w:r>
      <w:r w:rsidRPr="00852A7D">
        <w:rPr>
          <w:sz w:val="20"/>
          <w:szCs w:val="20"/>
        </w:rPr>
        <w:tab/>
        <w:t xml:space="preserve">Okamoto-Mizuno, K., Tsuzuki, K. &amp; Mizuno, K. Effects of head cooling on human sleep stages and body temperature. </w:t>
      </w:r>
      <w:r w:rsidRPr="00852A7D">
        <w:rPr>
          <w:i/>
          <w:iCs/>
          <w:sz w:val="20"/>
          <w:szCs w:val="20"/>
        </w:rPr>
        <w:t>Int. J. Biometeorol.</w:t>
      </w:r>
      <w:r w:rsidRPr="00852A7D">
        <w:rPr>
          <w:sz w:val="20"/>
          <w:szCs w:val="20"/>
        </w:rPr>
        <w:t xml:space="preserve"> </w:t>
      </w:r>
      <w:r w:rsidRPr="00852A7D">
        <w:rPr>
          <w:b/>
          <w:bCs/>
          <w:sz w:val="20"/>
          <w:szCs w:val="20"/>
        </w:rPr>
        <w:t>48</w:t>
      </w:r>
      <w:r w:rsidRPr="00852A7D">
        <w:rPr>
          <w:sz w:val="20"/>
          <w:szCs w:val="20"/>
        </w:rPr>
        <w:t>, 98–102 (2003).</w:t>
      </w:r>
    </w:p>
    <w:p w14:paraId="41D46FA3" w14:textId="77777777" w:rsidR="00F26D09" w:rsidRPr="00852A7D" w:rsidRDefault="00F26D09" w:rsidP="00852A7D">
      <w:pPr>
        <w:pStyle w:val="Bibliography"/>
        <w:spacing w:line="240" w:lineRule="auto"/>
        <w:rPr>
          <w:sz w:val="20"/>
          <w:szCs w:val="20"/>
        </w:rPr>
      </w:pPr>
      <w:r w:rsidRPr="00852A7D">
        <w:rPr>
          <w:sz w:val="20"/>
          <w:szCs w:val="20"/>
        </w:rPr>
        <w:t>51.</w:t>
      </w:r>
      <w:r w:rsidRPr="00852A7D">
        <w:rPr>
          <w:sz w:val="20"/>
          <w:szCs w:val="20"/>
        </w:rPr>
        <w:tab/>
        <w:t xml:space="preserve">Lan, L. </w:t>
      </w:r>
      <w:r w:rsidRPr="00852A7D">
        <w:rPr>
          <w:i/>
          <w:iCs/>
          <w:sz w:val="20"/>
          <w:szCs w:val="20"/>
        </w:rPr>
        <w:t>et al.</w:t>
      </w:r>
      <w:r w:rsidRPr="00852A7D">
        <w:rPr>
          <w:sz w:val="20"/>
          <w:szCs w:val="20"/>
        </w:rPr>
        <w:t xml:space="preserve"> Elevated airflow can maintain sleep quality and thermal comfort of the elderly in a hot environment. </w:t>
      </w:r>
      <w:r w:rsidRPr="00852A7D">
        <w:rPr>
          <w:i/>
          <w:iCs/>
          <w:sz w:val="20"/>
          <w:szCs w:val="20"/>
        </w:rPr>
        <w:t>Indoor Air</w:t>
      </w:r>
      <w:r w:rsidRPr="00852A7D">
        <w:rPr>
          <w:sz w:val="20"/>
          <w:szCs w:val="20"/>
        </w:rPr>
        <w:t xml:space="preserve"> </w:t>
      </w:r>
      <w:r w:rsidRPr="00852A7D">
        <w:rPr>
          <w:b/>
          <w:bCs/>
          <w:sz w:val="20"/>
          <w:szCs w:val="20"/>
        </w:rPr>
        <w:t>29</w:t>
      </w:r>
      <w:r w:rsidRPr="00852A7D">
        <w:rPr>
          <w:sz w:val="20"/>
          <w:szCs w:val="20"/>
        </w:rPr>
        <w:t>, 1040–1049 (2019).</w:t>
      </w:r>
    </w:p>
    <w:p w14:paraId="0DCB877A" w14:textId="77777777" w:rsidR="00F26D09" w:rsidRPr="00852A7D" w:rsidRDefault="00F26D09" w:rsidP="00852A7D">
      <w:pPr>
        <w:pStyle w:val="Bibliography"/>
        <w:spacing w:line="240" w:lineRule="auto"/>
        <w:rPr>
          <w:sz w:val="20"/>
          <w:szCs w:val="20"/>
        </w:rPr>
      </w:pPr>
      <w:r w:rsidRPr="00852A7D">
        <w:rPr>
          <w:sz w:val="20"/>
          <w:szCs w:val="20"/>
        </w:rPr>
        <w:t>52.</w:t>
      </w:r>
      <w:r w:rsidRPr="00852A7D">
        <w:rPr>
          <w:sz w:val="20"/>
          <w:szCs w:val="20"/>
        </w:rPr>
        <w:tab/>
        <w:t xml:space="preserve">Song, W., Lu, Y., Liu, Y., Yang, Y. &amp; Jiang, X. Effect of partial-body heating on thermal comfort and sleep quality of young female adults in a cold indoor environment. </w:t>
      </w:r>
      <w:r w:rsidRPr="00852A7D">
        <w:rPr>
          <w:i/>
          <w:iCs/>
          <w:sz w:val="20"/>
          <w:szCs w:val="20"/>
        </w:rPr>
        <w:t>Build. Environ.</w:t>
      </w:r>
      <w:r w:rsidRPr="00852A7D">
        <w:rPr>
          <w:sz w:val="20"/>
          <w:szCs w:val="20"/>
        </w:rPr>
        <w:t xml:space="preserve"> </w:t>
      </w:r>
      <w:r w:rsidRPr="00852A7D">
        <w:rPr>
          <w:b/>
          <w:bCs/>
          <w:sz w:val="20"/>
          <w:szCs w:val="20"/>
        </w:rPr>
        <w:t>169</w:t>
      </w:r>
      <w:r w:rsidRPr="00852A7D">
        <w:rPr>
          <w:sz w:val="20"/>
          <w:szCs w:val="20"/>
        </w:rPr>
        <w:t>, 106585 (2020).</w:t>
      </w:r>
    </w:p>
    <w:p w14:paraId="5418FCD4" w14:textId="77777777" w:rsidR="00F26D09" w:rsidRPr="00852A7D" w:rsidRDefault="00F26D09" w:rsidP="00852A7D">
      <w:pPr>
        <w:pStyle w:val="Bibliography"/>
        <w:spacing w:line="240" w:lineRule="auto"/>
        <w:rPr>
          <w:sz w:val="20"/>
          <w:szCs w:val="20"/>
        </w:rPr>
      </w:pPr>
      <w:r w:rsidRPr="00852A7D">
        <w:rPr>
          <w:sz w:val="20"/>
          <w:szCs w:val="20"/>
        </w:rPr>
        <w:t>53.</w:t>
      </w:r>
      <w:r w:rsidRPr="00852A7D">
        <w:rPr>
          <w:sz w:val="20"/>
          <w:szCs w:val="20"/>
        </w:rPr>
        <w:tab/>
        <w:t xml:space="preserve">Okamoto-Mizuno, K., Tsuzuki, K., Ohshiro, Y. &amp; Mizuno, K. Effects of an electric blanket on sleep stages and body temperature in young men. </w:t>
      </w:r>
      <w:r w:rsidRPr="00852A7D">
        <w:rPr>
          <w:i/>
          <w:iCs/>
          <w:sz w:val="20"/>
          <w:szCs w:val="20"/>
        </w:rPr>
        <w:t>Ergonomics</w:t>
      </w:r>
      <w:r w:rsidRPr="00852A7D">
        <w:rPr>
          <w:sz w:val="20"/>
          <w:szCs w:val="20"/>
        </w:rPr>
        <w:t xml:space="preserve"> </w:t>
      </w:r>
      <w:r w:rsidRPr="00852A7D">
        <w:rPr>
          <w:b/>
          <w:bCs/>
          <w:sz w:val="20"/>
          <w:szCs w:val="20"/>
        </w:rPr>
        <w:t>48</w:t>
      </w:r>
      <w:r w:rsidRPr="00852A7D">
        <w:rPr>
          <w:sz w:val="20"/>
          <w:szCs w:val="20"/>
        </w:rPr>
        <w:t>, 749–757 (2005).</w:t>
      </w:r>
    </w:p>
    <w:p w14:paraId="5DA842FB" w14:textId="77777777" w:rsidR="00F26D09" w:rsidRPr="00852A7D" w:rsidRDefault="00F26D09" w:rsidP="00852A7D">
      <w:pPr>
        <w:pStyle w:val="Bibliography"/>
        <w:spacing w:line="240" w:lineRule="auto"/>
        <w:rPr>
          <w:sz w:val="20"/>
          <w:szCs w:val="20"/>
        </w:rPr>
      </w:pPr>
      <w:r w:rsidRPr="00852A7D">
        <w:rPr>
          <w:sz w:val="20"/>
          <w:szCs w:val="20"/>
        </w:rPr>
        <w:lastRenderedPageBreak/>
        <w:t>54.</w:t>
      </w:r>
      <w:r w:rsidRPr="00852A7D">
        <w:rPr>
          <w:sz w:val="20"/>
          <w:szCs w:val="20"/>
        </w:rPr>
        <w:tab/>
        <w:t xml:space="preserve">Raftery, P. </w:t>
      </w:r>
      <w:r w:rsidRPr="00852A7D">
        <w:rPr>
          <w:i/>
          <w:iCs/>
          <w:sz w:val="20"/>
          <w:szCs w:val="20"/>
        </w:rPr>
        <w:t>et al.</w:t>
      </w:r>
      <w:r w:rsidRPr="00852A7D">
        <w:rPr>
          <w:sz w:val="20"/>
          <w:szCs w:val="20"/>
        </w:rPr>
        <w:t xml:space="preserve"> Ceiling fans: Predicting indoor air speeds based on full scale laboratory measurements. </w:t>
      </w:r>
      <w:r w:rsidRPr="00852A7D">
        <w:rPr>
          <w:i/>
          <w:iCs/>
          <w:sz w:val="20"/>
          <w:szCs w:val="20"/>
        </w:rPr>
        <w:t>Build. Environ.</w:t>
      </w:r>
      <w:r w:rsidRPr="00852A7D">
        <w:rPr>
          <w:sz w:val="20"/>
          <w:szCs w:val="20"/>
        </w:rPr>
        <w:t xml:space="preserve"> </w:t>
      </w:r>
      <w:r w:rsidRPr="00852A7D">
        <w:rPr>
          <w:b/>
          <w:bCs/>
          <w:sz w:val="20"/>
          <w:szCs w:val="20"/>
        </w:rPr>
        <w:t>155</w:t>
      </w:r>
      <w:r w:rsidRPr="00852A7D">
        <w:rPr>
          <w:sz w:val="20"/>
          <w:szCs w:val="20"/>
        </w:rPr>
        <w:t>, 210–223 (2019).</w:t>
      </w:r>
    </w:p>
    <w:p w14:paraId="1B1E7B97" w14:textId="77777777" w:rsidR="00F26D09" w:rsidRPr="00852A7D" w:rsidRDefault="00F26D09" w:rsidP="00852A7D">
      <w:pPr>
        <w:pStyle w:val="Bibliography"/>
        <w:spacing w:line="240" w:lineRule="auto"/>
        <w:rPr>
          <w:sz w:val="20"/>
          <w:szCs w:val="20"/>
        </w:rPr>
      </w:pPr>
      <w:r w:rsidRPr="00852A7D">
        <w:rPr>
          <w:sz w:val="20"/>
          <w:szCs w:val="20"/>
        </w:rPr>
        <w:t>55.</w:t>
      </w:r>
      <w:r w:rsidRPr="00852A7D">
        <w:rPr>
          <w:sz w:val="20"/>
          <w:szCs w:val="20"/>
        </w:rPr>
        <w:tab/>
        <w:t xml:space="preserve">Pantelic, J. </w:t>
      </w:r>
      <w:r w:rsidRPr="00852A7D">
        <w:rPr>
          <w:i/>
          <w:iCs/>
          <w:sz w:val="20"/>
          <w:szCs w:val="20"/>
        </w:rPr>
        <w:t>et al.</w:t>
      </w:r>
      <w:r w:rsidRPr="00852A7D">
        <w:rPr>
          <w:sz w:val="20"/>
          <w:szCs w:val="20"/>
        </w:rPr>
        <w:t xml:space="preserve"> Personal CO2 cloud: laboratory measurements of metabolic CO2 inhalation zone concentration and dispersion in a typical office desk setting. </w:t>
      </w:r>
      <w:r w:rsidRPr="00852A7D">
        <w:rPr>
          <w:i/>
          <w:iCs/>
          <w:sz w:val="20"/>
          <w:szCs w:val="20"/>
        </w:rPr>
        <w:t>J. Expo. Sci. Environ. Epidemiol.</w:t>
      </w:r>
      <w:r w:rsidRPr="00852A7D">
        <w:rPr>
          <w:sz w:val="20"/>
          <w:szCs w:val="20"/>
        </w:rPr>
        <w:t xml:space="preserve"> </w:t>
      </w:r>
      <w:r w:rsidRPr="00852A7D">
        <w:rPr>
          <w:b/>
          <w:bCs/>
          <w:sz w:val="20"/>
          <w:szCs w:val="20"/>
        </w:rPr>
        <w:t>30</w:t>
      </w:r>
      <w:r w:rsidRPr="00852A7D">
        <w:rPr>
          <w:sz w:val="20"/>
          <w:szCs w:val="20"/>
        </w:rPr>
        <w:t>, 328–337 (2020).</w:t>
      </w:r>
    </w:p>
    <w:p w14:paraId="7B78129D" w14:textId="77777777" w:rsidR="00F26D09" w:rsidRPr="00852A7D" w:rsidRDefault="00F26D09" w:rsidP="00852A7D">
      <w:pPr>
        <w:pStyle w:val="Bibliography"/>
        <w:spacing w:line="240" w:lineRule="auto"/>
        <w:rPr>
          <w:sz w:val="20"/>
          <w:szCs w:val="20"/>
        </w:rPr>
      </w:pPr>
      <w:r w:rsidRPr="00852A7D">
        <w:rPr>
          <w:sz w:val="20"/>
          <w:szCs w:val="20"/>
        </w:rPr>
        <w:t>56.</w:t>
      </w:r>
      <w:r w:rsidRPr="00852A7D">
        <w:rPr>
          <w:sz w:val="20"/>
          <w:szCs w:val="20"/>
        </w:rPr>
        <w:tab/>
        <w:t xml:space="preserve">Miller, D. </w:t>
      </w:r>
      <w:r w:rsidRPr="00852A7D">
        <w:rPr>
          <w:i/>
          <w:iCs/>
          <w:sz w:val="20"/>
          <w:szCs w:val="20"/>
        </w:rPr>
        <w:t>et al.</w:t>
      </w:r>
      <w:r w:rsidRPr="00852A7D">
        <w:rPr>
          <w:sz w:val="20"/>
          <w:szCs w:val="20"/>
        </w:rPr>
        <w:t xml:space="preserve"> Cooling energy savings and occupant feedback in a two year retrofit evaluation of 99 automated ceiling fans staged with air conditioning. </w:t>
      </w:r>
      <w:r w:rsidRPr="00852A7D">
        <w:rPr>
          <w:i/>
          <w:iCs/>
          <w:sz w:val="20"/>
          <w:szCs w:val="20"/>
        </w:rPr>
        <w:t>Energy Build.</w:t>
      </w:r>
      <w:r w:rsidRPr="00852A7D">
        <w:rPr>
          <w:sz w:val="20"/>
          <w:szCs w:val="20"/>
        </w:rPr>
        <w:t xml:space="preserve"> </w:t>
      </w:r>
      <w:r w:rsidRPr="00852A7D">
        <w:rPr>
          <w:b/>
          <w:bCs/>
          <w:sz w:val="20"/>
          <w:szCs w:val="20"/>
        </w:rPr>
        <w:t>251</w:t>
      </w:r>
      <w:r w:rsidRPr="00852A7D">
        <w:rPr>
          <w:sz w:val="20"/>
          <w:szCs w:val="20"/>
        </w:rPr>
        <w:t>, 111319 (2021).</w:t>
      </w:r>
    </w:p>
    <w:p w14:paraId="486F0B2B" w14:textId="77777777" w:rsidR="00F26D09" w:rsidRPr="00852A7D" w:rsidRDefault="00F26D09" w:rsidP="00852A7D">
      <w:pPr>
        <w:pStyle w:val="Bibliography"/>
        <w:spacing w:line="240" w:lineRule="auto"/>
        <w:rPr>
          <w:sz w:val="20"/>
          <w:szCs w:val="20"/>
        </w:rPr>
      </w:pPr>
      <w:r w:rsidRPr="00852A7D">
        <w:rPr>
          <w:sz w:val="20"/>
          <w:szCs w:val="20"/>
        </w:rPr>
        <w:t>57.</w:t>
      </w:r>
      <w:r w:rsidRPr="00852A7D">
        <w:rPr>
          <w:sz w:val="20"/>
          <w:szCs w:val="20"/>
        </w:rPr>
        <w:tab/>
        <w:t xml:space="preserve">Tanabe, S., Arens, E. A., Bauman, F., Zhang, H. &amp; Madsen, T. Evaluating thermal environments by using a thermal manikin with controlled skin surface temperature. </w:t>
      </w:r>
      <w:r w:rsidRPr="00852A7D">
        <w:rPr>
          <w:i/>
          <w:iCs/>
          <w:sz w:val="20"/>
          <w:szCs w:val="20"/>
        </w:rPr>
        <w:t>ASHRAE Trans.</w:t>
      </w:r>
      <w:r w:rsidRPr="00852A7D">
        <w:rPr>
          <w:sz w:val="20"/>
          <w:szCs w:val="20"/>
        </w:rPr>
        <w:t xml:space="preserve"> </w:t>
      </w:r>
      <w:r w:rsidRPr="00852A7D">
        <w:rPr>
          <w:b/>
          <w:bCs/>
          <w:sz w:val="20"/>
          <w:szCs w:val="20"/>
        </w:rPr>
        <w:t>100</w:t>
      </w:r>
      <w:r w:rsidRPr="00852A7D">
        <w:rPr>
          <w:sz w:val="20"/>
          <w:szCs w:val="20"/>
        </w:rPr>
        <w:t>, 39–48 (1994).</w:t>
      </w:r>
    </w:p>
    <w:p w14:paraId="670C4D4E" w14:textId="77777777" w:rsidR="00F26D09" w:rsidRPr="00852A7D" w:rsidRDefault="00F26D09" w:rsidP="00852A7D">
      <w:pPr>
        <w:pStyle w:val="Bibliography"/>
        <w:spacing w:line="240" w:lineRule="auto"/>
        <w:rPr>
          <w:sz w:val="20"/>
          <w:szCs w:val="20"/>
        </w:rPr>
      </w:pPr>
      <w:r w:rsidRPr="00852A7D">
        <w:rPr>
          <w:sz w:val="20"/>
          <w:szCs w:val="20"/>
        </w:rPr>
        <w:t>58.</w:t>
      </w:r>
      <w:r w:rsidRPr="00852A7D">
        <w:rPr>
          <w:sz w:val="20"/>
          <w:szCs w:val="20"/>
        </w:rPr>
        <w:tab/>
      </w:r>
      <w:r w:rsidRPr="00852A7D">
        <w:rPr>
          <w:i/>
          <w:iCs/>
          <w:sz w:val="20"/>
          <w:szCs w:val="20"/>
        </w:rPr>
        <w:t>WHO Housing and Health Guidelines</w:t>
      </w:r>
      <w:r w:rsidRPr="00852A7D">
        <w:rPr>
          <w:sz w:val="20"/>
          <w:szCs w:val="20"/>
        </w:rPr>
        <w:t>. (World Health Organization, 2018).</w:t>
      </w:r>
    </w:p>
    <w:p w14:paraId="5DFE9DA0" w14:textId="77777777" w:rsidR="00F26D09" w:rsidRPr="00852A7D" w:rsidRDefault="00F26D09" w:rsidP="00852A7D">
      <w:pPr>
        <w:pStyle w:val="Bibliography"/>
        <w:spacing w:line="240" w:lineRule="auto"/>
        <w:rPr>
          <w:sz w:val="20"/>
          <w:szCs w:val="20"/>
        </w:rPr>
      </w:pPr>
      <w:r w:rsidRPr="00852A7D">
        <w:rPr>
          <w:sz w:val="20"/>
          <w:szCs w:val="20"/>
        </w:rPr>
        <w:t>59.</w:t>
      </w:r>
      <w:r w:rsidRPr="00852A7D">
        <w:rPr>
          <w:sz w:val="20"/>
          <w:szCs w:val="20"/>
        </w:rPr>
        <w:tab/>
        <w:t xml:space="preserve">EIA. Table 5.6.A. Average Price of Electricity to Ultimate Customers by End-Use Sector. </w:t>
      </w:r>
      <w:r w:rsidRPr="00852A7D">
        <w:rPr>
          <w:i/>
          <w:iCs/>
          <w:sz w:val="20"/>
          <w:szCs w:val="20"/>
        </w:rPr>
        <w:t>U.S. Energy Information Administration</w:t>
      </w:r>
      <w:r w:rsidRPr="00852A7D">
        <w:rPr>
          <w:sz w:val="20"/>
          <w:szCs w:val="20"/>
        </w:rPr>
        <w:t xml:space="preserve"> https://www.eia.gov/electricity/monthly/epm_table_grapher.php (2023).</w:t>
      </w:r>
    </w:p>
    <w:p w14:paraId="0BF1D95F" w14:textId="77777777" w:rsidR="00F26D09" w:rsidRPr="00852A7D" w:rsidRDefault="00F26D09" w:rsidP="00852A7D">
      <w:pPr>
        <w:pStyle w:val="Bibliography"/>
        <w:spacing w:line="240" w:lineRule="auto"/>
        <w:rPr>
          <w:sz w:val="20"/>
          <w:szCs w:val="20"/>
        </w:rPr>
      </w:pPr>
      <w:r w:rsidRPr="00852A7D">
        <w:rPr>
          <w:sz w:val="20"/>
          <w:szCs w:val="20"/>
        </w:rPr>
        <w:t>60.</w:t>
      </w:r>
      <w:r w:rsidRPr="00852A7D">
        <w:rPr>
          <w:sz w:val="20"/>
          <w:szCs w:val="20"/>
        </w:rPr>
        <w:tab/>
        <w:t xml:space="preserve">GlobalPetrolPrices.com. Electricity prices around the world. </w:t>
      </w:r>
      <w:r w:rsidRPr="00852A7D">
        <w:rPr>
          <w:i/>
          <w:iCs/>
          <w:sz w:val="20"/>
          <w:szCs w:val="20"/>
        </w:rPr>
        <w:t>GlobalPetrolPrices.com</w:t>
      </w:r>
      <w:r w:rsidRPr="00852A7D">
        <w:rPr>
          <w:sz w:val="20"/>
          <w:szCs w:val="20"/>
        </w:rPr>
        <w:t xml:space="preserve"> https://www.globalpetrolprices.com/electricity_prices/.</w:t>
      </w:r>
    </w:p>
    <w:p w14:paraId="582CC79C" w14:textId="77777777" w:rsidR="00F26D09" w:rsidRPr="00852A7D" w:rsidRDefault="00F26D09" w:rsidP="00852A7D">
      <w:pPr>
        <w:pStyle w:val="Bibliography"/>
        <w:spacing w:line="240" w:lineRule="auto"/>
        <w:rPr>
          <w:sz w:val="20"/>
          <w:szCs w:val="20"/>
        </w:rPr>
      </w:pPr>
      <w:r w:rsidRPr="00852A7D">
        <w:rPr>
          <w:sz w:val="20"/>
          <w:szCs w:val="20"/>
        </w:rPr>
        <w:t>61.</w:t>
      </w:r>
      <w:r w:rsidRPr="00852A7D">
        <w:rPr>
          <w:sz w:val="20"/>
          <w:szCs w:val="20"/>
        </w:rPr>
        <w:tab/>
        <w:t xml:space="preserve">EIA. Natural Gas Prices. </w:t>
      </w:r>
      <w:r w:rsidRPr="00852A7D">
        <w:rPr>
          <w:i/>
          <w:iCs/>
          <w:sz w:val="20"/>
          <w:szCs w:val="20"/>
        </w:rPr>
        <w:t>U.S. Energy Information Administration</w:t>
      </w:r>
      <w:r w:rsidRPr="00852A7D">
        <w:rPr>
          <w:sz w:val="20"/>
          <w:szCs w:val="20"/>
        </w:rPr>
        <w:t xml:space="preserve"> https://www.eia.gov/dnav/ng/ng_pri_sum_a_EPG0_PRS_DMcf_m.htm (2023).</w:t>
      </w:r>
    </w:p>
    <w:p w14:paraId="48F28B0E" w14:textId="77777777" w:rsidR="00F26D09" w:rsidRPr="00852A7D" w:rsidRDefault="00F26D09" w:rsidP="00852A7D">
      <w:pPr>
        <w:pStyle w:val="Bibliography"/>
        <w:spacing w:line="240" w:lineRule="auto"/>
        <w:rPr>
          <w:sz w:val="20"/>
          <w:szCs w:val="20"/>
        </w:rPr>
      </w:pPr>
      <w:r w:rsidRPr="00852A7D">
        <w:rPr>
          <w:sz w:val="20"/>
          <w:szCs w:val="20"/>
        </w:rPr>
        <w:t>62.</w:t>
      </w:r>
      <w:r w:rsidRPr="00852A7D">
        <w:rPr>
          <w:sz w:val="20"/>
          <w:szCs w:val="20"/>
        </w:rPr>
        <w:tab/>
        <w:t>EIA. Frequently Asked Questions (FAQs) - U.S. Energy Information Administration (EIA). https://www.eia.gov/tools/faqs/faq.php (2023).</w:t>
      </w:r>
    </w:p>
    <w:p w14:paraId="1BCD7AB2" w14:textId="77777777" w:rsidR="00F26D09" w:rsidRPr="00852A7D" w:rsidRDefault="00F26D09" w:rsidP="00852A7D">
      <w:pPr>
        <w:pStyle w:val="Bibliography"/>
        <w:spacing w:line="240" w:lineRule="auto"/>
        <w:rPr>
          <w:sz w:val="20"/>
          <w:szCs w:val="20"/>
        </w:rPr>
      </w:pPr>
      <w:r w:rsidRPr="00852A7D">
        <w:rPr>
          <w:sz w:val="20"/>
          <w:szCs w:val="20"/>
        </w:rPr>
        <w:t>63.</w:t>
      </w:r>
      <w:r w:rsidRPr="00852A7D">
        <w:rPr>
          <w:sz w:val="20"/>
          <w:szCs w:val="20"/>
        </w:rPr>
        <w:tab/>
        <w:t xml:space="preserve">U.S. Census Bureau. B25041: Bedrooms - Census Bureau Table. </w:t>
      </w:r>
      <w:r w:rsidRPr="00852A7D">
        <w:rPr>
          <w:i/>
          <w:iCs/>
          <w:sz w:val="20"/>
          <w:szCs w:val="20"/>
        </w:rPr>
        <w:t>American Community Survey  1-Year Estimates Detailed Tables</w:t>
      </w:r>
      <w:r w:rsidRPr="00852A7D">
        <w:rPr>
          <w:sz w:val="20"/>
          <w:szCs w:val="20"/>
        </w:rPr>
        <w:t xml:space="preserve"> https://data.census.gov/table/ACSDT1Y2022.B25041?q=bedrooms&amp;t=Types%20of%20Rooms (2023).</w:t>
      </w:r>
    </w:p>
    <w:p w14:paraId="34E8B3A4" w14:textId="77777777" w:rsidR="00F26D09" w:rsidRPr="00852A7D" w:rsidRDefault="00F26D09" w:rsidP="00852A7D">
      <w:pPr>
        <w:pStyle w:val="Bibliography"/>
        <w:spacing w:line="240" w:lineRule="auto"/>
        <w:rPr>
          <w:sz w:val="20"/>
          <w:szCs w:val="20"/>
        </w:rPr>
      </w:pPr>
      <w:r w:rsidRPr="00852A7D">
        <w:rPr>
          <w:sz w:val="20"/>
          <w:szCs w:val="20"/>
        </w:rPr>
        <w:t>64.</w:t>
      </w:r>
      <w:r w:rsidRPr="00852A7D">
        <w:rPr>
          <w:sz w:val="20"/>
          <w:szCs w:val="20"/>
        </w:rPr>
        <w:tab/>
        <w:t xml:space="preserve">Eron, K. </w:t>
      </w:r>
      <w:r w:rsidRPr="00852A7D">
        <w:rPr>
          <w:i/>
          <w:iCs/>
          <w:sz w:val="20"/>
          <w:szCs w:val="20"/>
        </w:rPr>
        <w:t>et al.</w:t>
      </w:r>
      <w:r w:rsidRPr="00852A7D">
        <w:rPr>
          <w:sz w:val="20"/>
          <w:szCs w:val="20"/>
        </w:rPr>
        <w:t xml:space="preserve"> Weighted Blanket Use: A Systematic Review. </w:t>
      </w:r>
      <w:r w:rsidRPr="00852A7D">
        <w:rPr>
          <w:i/>
          <w:iCs/>
          <w:sz w:val="20"/>
          <w:szCs w:val="20"/>
        </w:rPr>
        <w:t>Am. J. Occup. Ther.</w:t>
      </w:r>
      <w:r w:rsidRPr="00852A7D">
        <w:rPr>
          <w:sz w:val="20"/>
          <w:szCs w:val="20"/>
        </w:rPr>
        <w:t xml:space="preserve"> </w:t>
      </w:r>
      <w:r w:rsidRPr="00852A7D">
        <w:rPr>
          <w:b/>
          <w:bCs/>
          <w:sz w:val="20"/>
          <w:szCs w:val="20"/>
        </w:rPr>
        <w:t>74</w:t>
      </w:r>
      <w:r w:rsidRPr="00852A7D">
        <w:rPr>
          <w:sz w:val="20"/>
          <w:szCs w:val="20"/>
        </w:rPr>
        <w:t>, 7402205010p1-7402205010p14 (2020).</w:t>
      </w:r>
    </w:p>
    <w:p w14:paraId="5E405E29" w14:textId="77777777" w:rsidR="00F26D09" w:rsidRPr="00852A7D" w:rsidRDefault="00F26D09" w:rsidP="00852A7D">
      <w:pPr>
        <w:pStyle w:val="Bibliography"/>
        <w:spacing w:line="240" w:lineRule="auto"/>
        <w:rPr>
          <w:sz w:val="20"/>
          <w:szCs w:val="20"/>
        </w:rPr>
      </w:pPr>
      <w:r w:rsidRPr="00852A7D">
        <w:rPr>
          <w:sz w:val="20"/>
          <w:szCs w:val="20"/>
        </w:rPr>
        <w:t>65.</w:t>
      </w:r>
      <w:r w:rsidRPr="00852A7D">
        <w:rPr>
          <w:sz w:val="20"/>
          <w:szCs w:val="20"/>
        </w:rPr>
        <w:tab/>
        <w:t xml:space="preserve">360 Research Reports. </w:t>
      </w:r>
      <w:r w:rsidRPr="00852A7D">
        <w:rPr>
          <w:i/>
          <w:iCs/>
          <w:sz w:val="20"/>
          <w:szCs w:val="20"/>
        </w:rPr>
        <w:t>Global Memory Foam Mattress Market Research Report</w:t>
      </w:r>
      <w:r w:rsidRPr="00852A7D">
        <w:rPr>
          <w:sz w:val="20"/>
          <w:szCs w:val="20"/>
        </w:rPr>
        <w:t>. 90 (2020).</w:t>
      </w:r>
    </w:p>
    <w:p w14:paraId="666944F3" w14:textId="77777777" w:rsidR="00F26D09" w:rsidRPr="00852A7D" w:rsidRDefault="00F26D09" w:rsidP="00852A7D">
      <w:pPr>
        <w:pStyle w:val="Bibliography"/>
        <w:spacing w:line="240" w:lineRule="auto"/>
        <w:rPr>
          <w:sz w:val="20"/>
          <w:szCs w:val="20"/>
        </w:rPr>
      </w:pPr>
      <w:r w:rsidRPr="00852A7D">
        <w:rPr>
          <w:sz w:val="20"/>
          <w:szCs w:val="20"/>
        </w:rPr>
        <w:t>66.</w:t>
      </w:r>
      <w:r w:rsidRPr="00852A7D">
        <w:rPr>
          <w:sz w:val="20"/>
          <w:szCs w:val="20"/>
        </w:rPr>
        <w:tab/>
        <w:t xml:space="preserve">Walpole, S. C. </w:t>
      </w:r>
      <w:r w:rsidRPr="00852A7D">
        <w:rPr>
          <w:i/>
          <w:iCs/>
          <w:sz w:val="20"/>
          <w:szCs w:val="20"/>
        </w:rPr>
        <w:t>et al.</w:t>
      </w:r>
      <w:r w:rsidRPr="00852A7D">
        <w:rPr>
          <w:sz w:val="20"/>
          <w:szCs w:val="20"/>
        </w:rPr>
        <w:t xml:space="preserve"> The weight of nations: an estimation of adult human biomass. </w:t>
      </w:r>
      <w:r w:rsidRPr="00852A7D">
        <w:rPr>
          <w:i/>
          <w:iCs/>
          <w:sz w:val="20"/>
          <w:szCs w:val="20"/>
        </w:rPr>
        <w:t>BMC Public Health</w:t>
      </w:r>
      <w:r w:rsidRPr="00852A7D">
        <w:rPr>
          <w:sz w:val="20"/>
          <w:szCs w:val="20"/>
        </w:rPr>
        <w:t xml:space="preserve"> </w:t>
      </w:r>
      <w:r w:rsidRPr="00852A7D">
        <w:rPr>
          <w:b/>
          <w:bCs/>
          <w:sz w:val="20"/>
          <w:szCs w:val="20"/>
        </w:rPr>
        <w:t>12</w:t>
      </w:r>
      <w:r w:rsidRPr="00852A7D">
        <w:rPr>
          <w:sz w:val="20"/>
          <w:szCs w:val="20"/>
        </w:rPr>
        <w:t>, 439 (2012).</w:t>
      </w:r>
    </w:p>
    <w:p w14:paraId="6F871A5B" w14:textId="77777777" w:rsidR="00F26D09" w:rsidRPr="00852A7D" w:rsidRDefault="00F26D09" w:rsidP="00852A7D">
      <w:pPr>
        <w:pStyle w:val="Bibliography"/>
        <w:spacing w:line="240" w:lineRule="auto"/>
        <w:rPr>
          <w:sz w:val="20"/>
          <w:szCs w:val="20"/>
        </w:rPr>
      </w:pPr>
      <w:r w:rsidRPr="00852A7D">
        <w:rPr>
          <w:sz w:val="20"/>
          <w:szCs w:val="20"/>
        </w:rPr>
        <w:t>67.</w:t>
      </w:r>
      <w:r w:rsidRPr="00852A7D">
        <w:rPr>
          <w:sz w:val="20"/>
          <w:szCs w:val="20"/>
        </w:rPr>
        <w:tab/>
        <w:t xml:space="preserve">Hume, K., Brink, M. &amp; Basner, M. Effects of environmental noise on sleep. </w:t>
      </w:r>
      <w:r w:rsidRPr="00852A7D">
        <w:rPr>
          <w:i/>
          <w:iCs/>
          <w:sz w:val="20"/>
          <w:szCs w:val="20"/>
        </w:rPr>
        <w:t>Noise Health</w:t>
      </w:r>
      <w:r w:rsidRPr="00852A7D">
        <w:rPr>
          <w:sz w:val="20"/>
          <w:szCs w:val="20"/>
        </w:rPr>
        <w:t xml:space="preserve"> </w:t>
      </w:r>
      <w:r w:rsidRPr="00852A7D">
        <w:rPr>
          <w:b/>
          <w:bCs/>
          <w:sz w:val="20"/>
          <w:szCs w:val="20"/>
        </w:rPr>
        <w:t>14</w:t>
      </w:r>
      <w:r w:rsidRPr="00852A7D">
        <w:rPr>
          <w:sz w:val="20"/>
          <w:szCs w:val="20"/>
        </w:rPr>
        <w:t>, 297 (2012).</w:t>
      </w:r>
    </w:p>
    <w:p w14:paraId="2D0B0D78" w14:textId="77777777" w:rsidR="00F26D09" w:rsidRPr="00852A7D" w:rsidRDefault="00F26D09" w:rsidP="00852A7D">
      <w:pPr>
        <w:pStyle w:val="Bibliography"/>
        <w:spacing w:line="240" w:lineRule="auto"/>
        <w:rPr>
          <w:sz w:val="20"/>
          <w:szCs w:val="20"/>
        </w:rPr>
      </w:pPr>
      <w:r w:rsidRPr="00852A7D">
        <w:rPr>
          <w:sz w:val="20"/>
          <w:szCs w:val="20"/>
        </w:rPr>
        <w:t>68.</w:t>
      </w:r>
      <w:r w:rsidRPr="00852A7D">
        <w:rPr>
          <w:sz w:val="20"/>
          <w:szCs w:val="20"/>
        </w:rPr>
        <w:tab/>
        <w:t xml:space="preserve">Riedy, S. M., Smith, M. G., Rocha, S. &amp; Basner, M. Noise as a sleep aid: A systematic review. </w:t>
      </w:r>
      <w:r w:rsidRPr="00852A7D">
        <w:rPr>
          <w:i/>
          <w:iCs/>
          <w:sz w:val="20"/>
          <w:szCs w:val="20"/>
        </w:rPr>
        <w:t>Sleep Med. Rev.</w:t>
      </w:r>
      <w:r w:rsidRPr="00852A7D">
        <w:rPr>
          <w:sz w:val="20"/>
          <w:szCs w:val="20"/>
        </w:rPr>
        <w:t xml:space="preserve"> </w:t>
      </w:r>
      <w:r w:rsidRPr="00852A7D">
        <w:rPr>
          <w:b/>
          <w:bCs/>
          <w:sz w:val="20"/>
          <w:szCs w:val="20"/>
        </w:rPr>
        <w:t>55</w:t>
      </w:r>
      <w:r w:rsidRPr="00852A7D">
        <w:rPr>
          <w:sz w:val="20"/>
          <w:szCs w:val="20"/>
        </w:rPr>
        <w:t>, 101385 (2021).</w:t>
      </w:r>
    </w:p>
    <w:p w14:paraId="1C108A8A" w14:textId="77777777" w:rsidR="00F26D09" w:rsidRPr="00852A7D" w:rsidRDefault="00F26D09" w:rsidP="00852A7D">
      <w:pPr>
        <w:pStyle w:val="Bibliography"/>
        <w:spacing w:line="240" w:lineRule="auto"/>
        <w:rPr>
          <w:sz w:val="20"/>
          <w:szCs w:val="20"/>
        </w:rPr>
      </w:pPr>
      <w:r w:rsidRPr="00852A7D">
        <w:rPr>
          <w:sz w:val="20"/>
          <w:szCs w:val="20"/>
        </w:rPr>
        <w:t>69.</w:t>
      </w:r>
      <w:r w:rsidRPr="00852A7D">
        <w:rPr>
          <w:sz w:val="20"/>
          <w:szCs w:val="20"/>
        </w:rPr>
        <w:tab/>
        <w:t xml:space="preserve">Inoue, Y., Shibasaki, M., Ueda, H. &amp; Ishizashi, H. Mechanisms underlying the age-related decrement in the human sweating response. </w:t>
      </w:r>
      <w:r w:rsidRPr="00852A7D">
        <w:rPr>
          <w:i/>
          <w:iCs/>
          <w:sz w:val="20"/>
          <w:szCs w:val="20"/>
        </w:rPr>
        <w:t>Eur. J. Appl. Physiol.</w:t>
      </w:r>
      <w:r w:rsidRPr="00852A7D">
        <w:rPr>
          <w:sz w:val="20"/>
          <w:szCs w:val="20"/>
        </w:rPr>
        <w:t xml:space="preserve"> </w:t>
      </w:r>
      <w:r w:rsidRPr="00852A7D">
        <w:rPr>
          <w:b/>
          <w:bCs/>
          <w:sz w:val="20"/>
          <w:szCs w:val="20"/>
        </w:rPr>
        <w:t>79</w:t>
      </w:r>
      <w:r w:rsidRPr="00852A7D">
        <w:rPr>
          <w:sz w:val="20"/>
          <w:szCs w:val="20"/>
        </w:rPr>
        <w:t>, 121–126 (1999).</w:t>
      </w:r>
    </w:p>
    <w:p w14:paraId="419F90B9" w14:textId="77777777" w:rsidR="00F26D09" w:rsidRPr="00852A7D" w:rsidRDefault="00F26D09" w:rsidP="00852A7D">
      <w:pPr>
        <w:pStyle w:val="Bibliography"/>
        <w:spacing w:line="240" w:lineRule="auto"/>
        <w:rPr>
          <w:sz w:val="20"/>
          <w:szCs w:val="20"/>
        </w:rPr>
      </w:pPr>
      <w:r w:rsidRPr="00852A7D">
        <w:rPr>
          <w:sz w:val="20"/>
          <w:szCs w:val="20"/>
        </w:rPr>
        <w:t>70.</w:t>
      </w:r>
      <w:r w:rsidRPr="00852A7D">
        <w:rPr>
          <w:sz w:val="20"/>
          <w:szCs w:val="20"/>
        </w:rPr>
        <w:tab/>
        <w:t xml:space="preserve">Arens, E., Zhang, H. &amp; Huizenga, C. Partial- and whole-body thermal sensation and comfort—Part II: Non-uniform environmental conditions. </w:t>
      </w:r>
      <w:r w:rsidRPr="00852A7D">
        <w:rPr>
          <w:i/>
          <w:iCs/>
          <w:sz w:val="20"/>
          <w:szCs w:val="20"/>
        </w:rPr>
        <w:t>J. Therm. Biol.</w:t>
      </w:r>
      <w:r w:rsidRPr="00852A7D">
        <w:rPr>
          <w:sz w:val="20"/>
          <w:szCs w:val="20"/>
        </w:rPr>
        <w:t xml:space="preserve"> </w:t>
      </w:r>
      <w:r w:rsidRPr="00852A7D">
        <w:rPr>
          <w:b/>
          <w:bCs/>
          <w:sz w:val="20"/>
          <w:szCs w:val="20"/>
        </w:rPr>
        <w:t>31</w:t>
      </w:r>
      <w:r w:rsidRPr="00852A7D">
        <w:rPr>
          <w:sz w:val="20"/>
          <w:szCs w:val="20"/>
        </w:rPr>
        <w:t>, 60–66 (2006).</w:t>
      </w:r>
    </w:p>
    <w:p w14:paraId="217FD2B7" w14:textId="77777777" w:rsidR="00F26D09" w:rsidRPr="00852A7D" w:rsidRDefault="00F26D09" w:rsidP="00852A7D">
      <w:pPr>
        <w:pStyle w:val="Bibliography"/>
        <w:spacing w:line="240" w:lineRule="auto"/>
        <w:rPr>
          <w:sz w:val="20"/>
          <w:szCs w:val="20"/>
        </w:rPr>
      </w:pPr>
      <w:r w:rsidRPr="00852A7D">
        <w:rPr>
          <w:sz w:val="20"/>
          <w:szCs w:val="20"/>
        </w:rPr>
        <w:t>71.</w:t>
      </w:r>
      <w:r w:rsidRPr="00852A7D">
        <w:rPr>
          <w:sz w:val="20"/>
          <w:szCs w:val="20"/>
        </w:rPr>
        <w:tab/>
        <w:t>Bauman, F. &amp; Arens, E. The development of a controlled environment chamber for the physical and subjective assessment of human comfort in office environments. (1988).</w:t>
      </w:r>
    </w:p>
    <w:p w14:paraId="3FC37139" w14:textId="77777777" w:rsidR="00F26D09" w:rsidRPr="00852A7D" w:rsidRDefault="00F26D09" w:rsidP="00852A7D">
      <w:pPr>
        <w:pStyle w:val="Bibliography"/>
        <w:spacing w:line="240" w:lineRule="auto"/>
        <w:rPr>
          <w:sz w:val="20"/>
          <w:szCs w:val="20"/>
        </w:rPr>
      </w:pPr>
      <w:r w:rsidRPr="00852A7D">
        <w:rPr>
          <w:sz w:val="20"/>
          <w:szCs w:val="20"/>
        </w:rPr>
        <w:t>72.</w:t>
      </w:r>
      <w:r w:rsidRPr="00852A7D">
        <w:rPr>
          <w:sz w:val="20"/>
          <w:szCs w:val="20"/>
        </w:rPr>
        <w:tab/>
        <w:t xml:space="preserve">Arens, E. a., Bauman, F. s., Johnston, L. p. &amp; Zhang, H. Testing of Localized Ventilation Systems in a New Controlled Environment Chamber. </w:t>
      </w:r>
      <w:r w:rsidRPr="00852A7D">
        <w:rPr>
          <w:i/>
          <w:iCs/>
          <w:sz w:val="20"/>
          <w:szCs w:val="20"/>
        </w:rPr>
        <w:t>Indoor Air</w:t>
      </w:r>
      <w:r w:rsidRPr="00852A7D">
        <w:rPr>
          <w:sz w:val="20"/>
          <w:szCs w:val="20"/>
        </w:rPr>
        <w:t xml:space="preserve"> </w:t>
      </w:r>
      <w:r w:rsidRPr="00852A7D">
        <w:rPr>
          <w:b/>
          <w:bCs/>
          <w:sz w:val="20"/>
          <w:szCs w:val="20"/>
        </w:rPr>
        <w:t>1</w:t>
      </w:r>
      <w:r w:rsidRPr="00852A7D">
        <w:rPr>
          <w:sz w:val="20"/>
          <w:szCs w:val="20"/>
        </w:rPr>
        <w:t>, 263–281 (1991).</w:t>
      </w:r>
    </w:p>
    <w:p w14:paraId="47DB8122" w14:textId="77777777" w:rsidR="00F26D09" w:rsidRPr="00852A7D" w:rsidRDefault="00F26D09" w:rsidP="00852A7D">
      <w:pPr>
        <w:pStyle w:val="Bibliography"/>
        <w:spacing w:line="240" w:lineRule="auto"/>
        <w:rPr>
          <w:sz w:val="20"/>
          <w:szCs w:val="20"/>
        </w:rPr>
      </w:pPr>
      <w:r w:rsidRPr="00852A7D">
        <w:rPr>
          <w:sz w:val="20"/>
          <w:szCs w:val="20"/>
        </w:rPr>
        <w:t>73.</w:t>
      </w:r>
      <w:r w:rsidRPr="00852A7D">
        <w:rPr>
          <w:sz w:val="20"/>
          <w:szCs w:val="20"/>
        </w:rPr>
        <w:tab/>
        <w:t>PT-Teknik. Thermal manikins.</w:t>
      </w:r>
    </w:p>
    <w:p w14:paraId="4AF5BEA2" w14:textId="77777777" w:rsidR="00F26D09" w:rsidRPr="00852A7D" w:rsidRDefault="00F26D09" w:rsidP="00852A7D">
      <w:pPr>
        <w:pStyle w:val="Bibliography"/>
        <w:spacing w:line="240" w:lineRule="auto"/>
        <w:rPr>
          <w:sz w:val="20"/>
          <w:szCs w:val="20"/>
        </w:rPr>
      </w:pPr>
      <w:r w:rsidRPr="00852A7D">
        <w:rPr>
          <w:sz w:val="20"/>
          <w:szCs w:val="20"/>
        </w:rPr>
        <w:t>74.</w:t>
      </w:r>
      <w:r w:rsidRPr="00852A7D">
        <w:rPr>
          <w:sz w:val="20"/>
          <w:szCs w:val="20"/>
        </w:rPr>
        <w:tab/>
        <w:t xml:space="preserve">Huizenga, C., Hui, Z. &amp; Arens, E. A model of human physiology and comfort for assessing complex thermal environments. </w:t>
      </w:r>
      <w:r w:rsidRPr="00852A7D">
        <w:rPr>
          <w:i/>
          <w:iCs/>
          <w:sz w:val="20"/>
          <w:szCs w:val="20"/>
        </w:rPr>
        <w:t>Build. Environ.</w:t>
      </w:r>
      <w:r w:rsidRPr="00852A7D">
        <w:rPr>
          <w:sz w:val="20"/>
          <w:szCs w:val="20"/>
        </w:rPr>
        <w:t xml:space="preserve"> </w:t>
      </w:r>
      <w:r w:rsidRPr="00852A7D">
        <w:rPr>
          <w:b/>
          <w:bCs/>
          <w:sz w:val="20"/>
          <w:szCs w:val="20"/>
        </w:rPr>
        <w:t>36</w:t>
      </w:r>
      <w:r w:rsidRPr="00852A7D">
        <w:rPr>
          <w:sz w:val="20"/>
          <w:szCs w:val="20"/>
        </w:rPr>
        <w:t>, 691–699 (2001).</w:t>
      </w:r>
    </w:p>
    <w:p w14:paraId="509F190E" w14:textId="77777777" w:rsidR="00F26D09" w:rsidRPr="00852A7D" w:rsidRDefault="00F26D09" w:rsidP="00852A7D">
      <w:pPr>
        <w:pStyle w:val="Bibliography"/>
        <w:spacing w:line="240" w:lineRule="auto"/>
        <w:rPr>
          <w:sz w:val="20"/>
          <w:szCs w:val="20"/>
        </w:rPr>
      </w:pPr>
      <w:r w:rsidRPr="00852A7D">
        <w:rPr>
          <w:sz w:val="20"/>
          <w:szCs w:val="20"/>
        </w:rPr>
        <w:t>75.</w:t>
      </w:r>
      <w:r w:rsidRPr="00852A7D">
        <w:rPr>
          <w:sz w:val="20"/>
          <w:szCs w:val="20"/>
        </w:rPr>
        <w:tab/>
        <w:t xml:space="preserve">BYTELINE. </w:t>
      </w:r>
      <w:r w:rsidRPr="00852A7D">
        <w:rPr>
          <w:i/>
          <w:iCs/>
          <w:sz w:val="20"/>
          <w:szCs w:val="20"/>
        </w:rPr>
        <w:t>Manikin Manual</w:t>
      </w:r>
      <w:r w:rsidRPr="00852A7D">
        <w:rPr>
          <w:sz w:val="20"/>
          <w:szCs w:val="20"/>
        </w:rPr>
        <w:t>. https://manikin.dk/ (2008).</w:t>
      </w:r>
    </w:p>
    <w:p w14:paraId="0290FD84" w14:textId="77777777" w:rsidR="00F26D09" w:rsidRPr="00852A7D" w:rsidRDefault="00F26D09" w:rsidP="00852A7D">
      <w:pPr>
        <w:pStyle w:val="Bibliography"/>
        <w:spacing w:line="240" w:lineRule="auto"/>
        <w:rPr>
          <w:sz w:val="20"/>
          <w:szCs w:val="20"/>
        </w:rPr>
      </w:pPr>
      <w:r w:rsidRPr="00852A7D">
        <w:rPr>
          <w:sz w:val="20"/>
          <w:szCs w:val="20"/>
        </w:rPr>
        <w:t>76.</w:t>
      </w:r>
      <w:r w:rsidRPr="00852A7D">
        <w:rPr>
          <w:sz w:val="20"/>
          <w:szCs w:val="20"/>
        </w:rPr>
        <w:tab/>
        <w:t xml:space="preserve">Melikov, A. Breathing thermal manikins for indoor environment assessment: important characteristics and requirements. </w:t>
      </w:r>
      <w:r w:rsidRPr="00852A7D">
        <w:rPr>
          <w:i/>
          <w:iCs/>
          <w:sz w:val="20"/>
          <w:szCs w:val="20"/>
        </w:rPr>
        <w:t>Eur. J. Appl. Physiol.</w:t>
      </w:r>
      <w:r w:rsidRPr="00852A7D">
        <w:rPr>
          <w:sz w:val="20"/>
          <w:szCs w:val="20"/>
        </w:rPr>
        <w:t xml:space="preserve"> </w:t>
      </w:r>
      <w:r w:rsidRPr="00852A7D">
        <w:rPr>
          <w:b/>
          <w:bCs/>
          <w:sz w:val="20"/>
          <w:szCs w:val="20"/>
        </w:rPr>
        <w:t>92</w:t>
      </w:r>
      <w:r w:rsidRPr="00852A7D">
        <w:rPr>
          <w:sz w:val="20"/>
          <w:szCs w:val="20"/>
        </w:rPr>
        <w:t>, 710–713 (2004).</w:t>
      </w:r>
    </w:p>
    <w:p w14:paraId="0F5A52C0" w14:textId="77777777" w:rsidR="00F26D09" w:rsidRPr="00852A7D" w:rsidRDefault="00F26D09" w:rsidP="00852A7D">
      <w:pPr>
        <w:pStyle w:val="Bibliography"/>
        <w:spacing w:line="240" w:lineRule="auto"/>
        <w:rPr>
          <w:sz w:val="20"/>
          <w:szCs w:val="20"/>
        </w:rPr>
      </w:pPr>
      <w:r w:rsidRPr="00852A7D">
        <w:rPr>
          <w:sz w:val="20"/>
          <w:szCs w:val="20"/>
        </w:rPr>
        <w:t>77.</w:t>
      </w:r>
      <w:r w:rsidRPr="00852A7D">
        <w:rPr>
          <w:sz w:val="20"/>
          <w:szCs w:val="20"/>
        </w:rPr>
        <w:tab/>
        <w:t>PT Teknik. Thermal manikin calibration. (2020).</w:t>
      </w:r>
    </w:p>
    <w:p w14:paraId="17254029" w14:textId="77777777" w:rsidR="00F26D09" w:rsidRPr="00852A7D" w:rsidRDefault="00F26D09" w:rsidP="00852A7D">
      <w:pPr>
        <w:pStyle w:val="Bibliography"/>
        <w:spacing w:line="240" w:lineRule="auto"/>
        <w:rPr>
          <w:sz w:val="20"/>
          <w:szCs w:val="20"/>
        </w:rPr>
      </w:pPr>
      <w:r w:rsidRPr="00852A7D">
        <w:rPr>
          <w:sz w:val="20"/>
          <w:szCs w:val="20"/>
        </w:rPr>
        <w:t>78.</w:t>
      </w:r>
      <w:r w:rsidRPr="00852A7D">
        <w:rPr>
          <w:sz w:val="20"/>
          <w:szCs w:val="20"/>
        </w:rPr>
        <w:tab/>
        <w:t xml:space="preserve">Zhai, Y. </w:t>
      </w:r>
      <w:r w:rsidRPr="00852A7D">
        <w:rPr>
          <w:i/>
          <w:iCs/>
          <w:sz w:val="20"/>
          <w:szCs w:val="20"/>
        </w:rPr>
        <w:t>et al.</w:t>
      </w:r>
      <w:r w:rsidRPr="00852A7D">
        <w:rPr>
          <w:sz w:val="20"/>
          <w:szCs w:val="20"/>
        </w:rPr>
        <w:t xml:space="preserve"> Using air movement for comfort during moderate exercise. (2015).</w:t>
      </w:r>
    </w:p>
    <w:p w14:paraId="0B1B160D" w14:textId="77777777" w:rsidR="00F26D09" w:rsidRPr="00852A7D" w:rsidRDefault="00F26D09" w:rsidP="00852A7D">
      <w:pPr>
        <w:pStyle w:val="Bibliography"/>
        <w:spacing w:line="240" w:lineRule="auto"/>
        <w:rPr>
          <w:sz w:val="20"/>
          <w:szCs w:val="20"/>
        </w:rPr>
      </w:pPr>
      <w:r w:rsidRPr="00852A7D">
        <w:rPr>
          <w:sz w:val="20"/>
          <w:szCs w:val="20"/>
        </w:rPr>
        <w:t>79.</w:t>
      </w:r>
      <w:r w:rsidRPr="00852A7D">
        <w:rPr>
          <w:sz w:val="20"/>
          <w:szCs w:val="20"/>
        </w:rPr>
        <w:tab/>
        <w:t xml:space="preserve">Schiavon, S. &amp; Melikov, A. K. Introduction of a Cooling-Fan Efficiency Index. </w:t>
      </w:r>
      <w:r w:rsidRPr="00852A7D">
        <w:rPr>
          <w:i/>
          <w:iCs/>
          <w:sz w:val="20"/>
          <w:szCs w:val="20"/>
        </w:rPr>
        <w:t>HVACR Res.</w:t>
      </w:r>
      <w:r w:rsidRPr="00852A7D">
        <w:rPr>
          <w:sz w:val="20"/>
          <w:szCs w:val="20"/>
        </w:rPr>
        <w:t xml:space="preserve"> </w:t>
      </w:r>
      <w:r w:rsidRPr="00852A7D">
        <w:rPr>
          <w:b/>
          <w:bCs/>
          <w:sz w:val="20"/>
          <w:szCs w:val="20"/>
        </w:rPr>
        <w:t>15</w:t>
      </w:r>
      <w:r w:rsidRPr="00852A7D">
        <w:rPr>
          <w:sz w:val="20"/>
          <w:szCs w:val="20"/>
        </w:rPr>
        <w:t>, 1121–1144 (2009).</w:t>
      </w:r>
    </w:p>
    <w:p w14:paraId="2929AA32" w14:textId="77777777" w:rsidR="00F26D09" w:rsidRPr="00852A7D" w:rsidRDefault="00F26D09" w:rsidP="00852A7D">
      <w:pPr>
        <w:pStyle w:val="Bibliography"/>
        <w:spacing w:line="240" w:lineRule="auto"/>
        <w:rPr>
          <w:sz w:val="20"/>
          <w:szCs w:val="20"/>
        </w:rPr>
      </w:pPr>
      <w:r w:rsidRPr="00852A7D">
        <w:rPr>
          <w:sz w:val="20"/>
          <w:szCs w:val="20"/>
        </w:rPr>
        <w:t>80.</w:t>
      </w:r>
      <w:r w:rsidRPr="00852A7D">
        <w:rPr>
          <w:sz w:val="20"/>
          <w:szCs w:val="20"/>
        </w:rPr>
        <w:tab/>
        <w:t xml:space="preserve">Yang, B. </w:t>
      </w:r>
      <w:r w:rsidRPr="00852A7D">
        <w:rPr>
          <w:i/>
          <w:iCs/>
          <w:sz w:val="20"/>
          <w:szCs w:val="20"/>
        </w:rPr>
        <w:t>et al.</w:t>
      </w:r>
      <w:r w:rsidRPr="00852A7D">
        <w:rPr>
          <w:sz w:val="20"/>
          <w:szCs w:val="20"/>
        </w:rPr>
        <w:t xml:space="preserve"> Cooling efficiency of a brushless direct current stand fan. </w:t>
      </w:r>
      <w:r w:rsidRPr="00852A7D">
        <w:rPr>
          <w:i/>
          <w:iCs/>
          <w:sz w:val="20"/>
          <w:szCs w:val="20"/>
        </w:rPr>
        <w:t>Build. Environ.</w:t>
      </w:r>
      <w:r w:rsidRPr="00852A7D">
        <w:rPr>
          <w:sz w:val="20"/>
          <w:szCs w:val="20"/>
        </w:rPr>
        <w:t xml:space="preserve"> </w:t>
      </w:r>
      <w:r w:rsidRPr="00852A7D">
        <w:rPr>
          <w:b/>
          <w:bCs/>
          <w:sz w:val="20"/>
          <w:szCs w:val="20"/>
        </w:rPr>
        <w:t>85</w:t>
      </w:r>
      <w:r w:rsidRPr="00852A7D">
        <w:rPr>
          <w:sz w:val="20"/>
          <w:szCs w:val="20"/>
        </w:rPr>
        <w:t>, 196–204 (2015).</w:t>
      </w:r>
    </w:p>
    <w:p w14:paraId="3E72FFDB" w14:textId="77777777" w:rsidR="00F26D09" w:rsidRPr="00852A7D" w:rsidRDefault="00F26D09" w:rsidP="00852A7D">
      <w:pPr>
        <w:pStyle w:val="Bibliography"/>
        <w:spacing w:line="240" w:lineRule="auto"/>
        <w:rPr>
          <w:sz w:val="20"/>
          <w:szCs w:val="20"/>
        </w:rPr>
      </w:pPr>
      <w:r w:rsidRPr="00852A7D">
        <w:rPr>
          <w:sz w:val="20"/>
          <w:szCs w:val="20"/>
        </w:rPr>
        <w:t>81.</w:t>
      </w:r>
      <w:r w:rsidRPr="00852A7D">
        <w:rPr>
          <w:sz w:val="20"/>
          <w:szCs w:val="20"/>
        </w:rPr>
        <w:tab/>
        <w:t>Emergency Blanket. https://www.surviveoutdoorslonger.com/survive-outdoors-longer-emergency-blanket.html.</w:t>
      </w:r>
    </w:p>
    <w:p w14:paraId="5CCE372B" w14:textId="77777777" w:rsidR="00F26D09" w:rsidRPr="00852A7D" w:rsidRDefault="00F26D09" w:rsidP="00852A7D">
      <w:pPr>
        <w:pStyle w:val="Bibliography"/>
        <w:spacing w:line="240" w:lineRule="auto"/>
        <w:rPr>
          <w:sz w:val="20"/>
          <w:szCs w:val="20"/>
        </w:rPr>
      </w:pPr>
      <w:r w:rsidRPr="00852A7D">
        <w:rPr>
          <w:sz w:val="20"/>
          <w:szCs w:val="20"/>
        </w:rPr>
        <w:t>82.</w:t>
      </w:r>
      <w:r w:rsidRPr="00852A7D">
        <w:rPr>
          <w:sz w:val="20"/>
          <w:szCs w:val="20"/>
        </w:rPr>
        <w:tab/>
        <w:t xml:space="preserve">Anttonen, H. </w:t>
      </w:r>
      <w:r w:rsidRPr="00852A7D">
        <w:rPr>
          <w:i/>
          <w:iCs/>
          <w:sz w:val="20"/>
          <w:szCs w:val="20"/>
        </w:rPr>
        <w:t>et al.</w:t>
      </w:r>
      <w:r w:rsidRPr="00852A7D">
        <w:rPr>
          <w:sz w:val="20"/>
          <w:szCs w:val="20"/>
        </w:rPr>
        <w:t xml:space="preserve"> Thermal Manikin Measurements—Exact or Not? </w:t>
      </w:r>
      <w:r w:rsidRPr="00852A7D">
        <w:rPr>
          <w:i/>
          <w:iCs/>
          <w:sz w:val="20"/>
          <w:szCs w:val="20"/>
        </w:rPr>
        <w:t>Int. J. Occup. Saf. Ergon.</w:t>
      </w:r>
      <w:r w:rsidRPr="00852A7D">
        <w:rPr>
          <w:sz w:val="20"/>
          <w:szCs w:val="20"/>
        </w:rPr>
        <w:t xml:space="preserve"> </w:t>
      </w:r>
      <w:r w:rsidRPr="00852A7D">
        <w:rPr>
          <w:b/>
          <w:bCs/>
          <w:sz w:val="20"/>
          <w:szCs w:val="20"/>
        </w:rPr>
        <w:t>10</w:t>
      </w:r>
      <w:r w:rsidRPr="00852A7D">
        <w:rPr>
          <w:sz w:val="20"/>
          <w:szCs w:val="20"/>
        </w:rPr>
        <w:t>, 291–300 (2004).</w:t>
      </w:r>
    </w:p>
    <w:p w14:paraId="6E2758D1" w14:textId="77777777" w:rsidR="00F26D09" w:rsidRPr="00852A7D" w:rsidRDefault="00F26D09" w:rsidP="00852A7D">
      <w:pPr>
        <w:pStyle w:val="Bibliography"/>
        <w:spacing w:line="240" w:lineRule="auto"/>
        <w:rPr>
          <w:sz w:val="20"/>
          <w:szCs w:val="20"/>
        </w:rPr>
      </w:pPr>
      <w:r w:rsidRPr="00852A7D">
        <w:rPr>
          <w:sz w:val="20"/>
          <w:szCs w:val="20"/>
        </w:rPr>
        <w:t>83.</w:t>
      </w:r>
      <w:r w:rsidRPr="00852A7D">
        <w:rPr>
          <w:sz w:val="20"/>
          <w:szCs w:val="20"/>
        </w:rPr>
        <w:tab/>
        <w:t xml:space="preserve">JCGM/WG1. </w:t>
      </w:r>
      <w:r w:rsidRPr="00852A7D">
        <w:rPr>
          <w:i/>
          <w:iCs/>
          <w:sz w:val="20"/>
          <w:szCs w:val="20"/>
        </w:rPr>
        <w:t>Evaluation of measurement data—Guide to the expression of uncertainty in measurement</w:t>
      </w:r>
      <w:r w:rsidRPr="00852A7D">
        <w:rPr>
          <w:sz w:val="20"/>
          <w:szCs w:val="20"/>
        </w:rPr>
        <w:t>. vol. 50 (International Standards Organization (ISO)), 2008).</w:t>
      </w:r>
    </w:p>
    <w:p w14:paraId="76872EDA" w14:textId="77777777" w:rsidR="00F26D09" w:rsidRPr="00852A7D" w:rsidRDefault="00F26D09" w:rsidP="00852A7D">
      <w:pPr>
        <w:pStyle w:val="Bibliography"/>
        <w:spacing w:line="240" w:lineRule="auto"/>
        <w:rPr>
          <w:sz w:val="20"/>
          <w:szCs w:val="20"/>
        </w:rPr>
      </w:pPr>
      <w:r w:rsidRPr="00852A7D">
        <w:rPr>
          <w:sz w:val="20"/>
          <w:szCs w:val="20"/>
        </w:rPr>
        <w:t>84.</w:t>
      </w:r>
      <w:r w:rsidRPr="00852A7D">
        <w:rPr>
          <w:sz w:val="20"/>
          <w:szCs w:val="20"/>
        </w:rPr>
        <w:tab/>
        <w:t>Bell, S. A. A beginner’s guide to uncertainty of measurement. (2001).</w:t>
      </w:r>
    </w:p>
    <w:p w14:paraId="3B1D54CF" w14:textId="77777777" w:rsidR="00F26D09" w:rsidRPr="00852A7D" w:rsidRDefault="00F26D09" w:rsidP="00852A7D">
      <w:pPr>
        <w:pStyle w:val="Bibliography"/>
        <w:spacing w:line="240" w:lineRule="auto"/>
        <w:rPr>
          <w:sz w:val="20"/>
          <w:szCs w:val="20"/>
        </w:rPr>
      </w:pPr>
      <w:r w:rsidRPr="00852A7D">
        <w:rPr>
          <w:sz w:val="20"/>
          <w:szCs w:val="20"/>
        </w:rPr>
        <w:lastRenderedPageBreak/>
        <w:t>85.</w:t>
      </w:r>
      <w:r w:rsidRPr="00852A7D">
        <w:rPr>
          <w:sz w:val="20"/>
          <w:szCs w:val="20"/>
        </w:rPr>
        <w:tab/>
        <w:t xml:space="preserve">Wehner, M., Stone, D., Krishnan, H., AchutaRao, K. &amp; Castillo, F. The Deadly Combination of Heat and Humidity in India and Pakistan in Summer 2015. </w:t>
      </w:r>
      <w:r w:rsidRPr="00852A7D">
        <w:rPr>
          <w:i/>
          <w:iCs/>
          <w:sz w:val="20"/>
          <w:szCs w:val="20"/>
        </w:rPr>
        <w:t>Bull. Am. Meteorol. Soc.</w:t>
      </w:r>
      <w:r w:rsidRPr="00852A7D">
        <w:rPr>
          <w:sz w:val="20"/>
          <w:szCs w:val="20"/>
        </w:rPr>
        <w:t xml:space="preserve"> </w:t>
      </w:r>
      <w:r w:rsidRPr="00852A7D">
        <w:rPr>
          <w:b/>
          <w:bCs/>
          <w:sz w:val="20"/>
          <w:szCs w:val="20"/>
        </w:rPr>
        <w:t>97</w:t>
      </w:r>
      <w:r w:rsidRPr="00852A7D">
        <w:rPr>
          <w:sz w:val="20"/>
          <w:szCs w:val="20"/>
        </w:rPr>
        <w:t>, S81–S86 (2016).</w:t>
      </w:r>
    </w:p>
    <w:p w14:paraId="6F4B6D87" w14:textId="77777777" w:rsidR="00F26D09" w:rsidRPr="00852A7D" w:rsidRDefault="00F26D09" w:rsidP="00852A7D">
      <w:pPr>
        <w:pStyle w:val="Bibliography"/>
        <w:spacing w:line="240" w:lineRule="auto"/>
        <w:rPr>
          <w:sz w:val="20"/>
          <w:szCs w:val="20"/>
        </w:rPr>
      </w:pPr>
      <w:r w:rsidRPr="00852A7D">
        <w:rPr>
          <w:sz w:val="20"/>
          <w:szCs w:val="20"/>
        </w:rPr>
        <w:t>86.</w:t>
      </w:r>
      <w:r w:rsidRPr="00852A7D">
        <w:rPr>
          <w:sz w:val="20"/>
          <w:szCs w:val="20"/>
        </w:rPr>
        <w:tab/>
        <w:t xml:space="preserve">Cohen, J., Agel, L., Barlow, M., Garfinkel, C. I. &amp; White, I. Linking Arctic variability and change with extreme winter weather in the United States. </w:t>
      </w:r>
      <w:r w:rsidRPr="00852A7D">
        <w:rPr>
          <w:i/>
          <w:iCs/>
          <w:sz w:val="20"/>
          <w:szCs w:val="20"/>
        </w:rPr>
        <w:t>Science</w:t>
      </w:r>
      <w:r w:rsidRPr="00852A7D">
        <w:rPr>
          <w:sz w:val="20"/>
          <w:szCs w:val="20"/>
        </w:rPr>
        <w:t xml:space="preserve"> </w:t>
      </w:r>
      <w:r w:rsidRPr="00852A7D">
        <w:rPr>
          <w:b/>
          <w:bCs/>
          <w:sz w:val="20"/>
          <w:szCs w:val="20"/>
        </w:rPr>
        <w:t>373</w:t>
      </w:r>
      <w:r w:rsidRPr="00852A7D">
        <w:rPr>
          <w:sz w:val="20"/>
          <w:szCs w:val="20"/>
        </w:rPr>
        <w:t>, 1116–1121 (2021).</w:t>
      </w:r>
    </w:p>
    <w:p w14:paraId="3BB5B633" w14:textId="77777777" w:rsidR="00F26D09" w:rsidRPr="00852A7D" w:rsidRDefault="00F26D09" w:rsidP="00852A7D">
      <w:pPr>
        <w:pStyle w:val="Bibliography"/>
        <w:spacing w:line="240" w:lineRule="auto"/>
        <w:rPr>
          <w:sz w:val="20"/>
          <w:szCs w:val="20"/>
        </w:rPr>
      </w:pPr>
      <w:r w:rsidRPr="00852A7D">
        <w:rPr>
          <w:sz w:val="20"/>
          <w:szCs w:val="20"/>
        </w:rPr>
        <w:t>87.</w:t>
      </w:r>
      <w:r w:rsidRPr="00852A7D">
        <w:rPr>
          <w:sz w:val="20"/>
          <w:szCs w:val="20"/>
        </w:rPr>
        <w:tab/>
        <w:t xml:space="preserve">Haider, K. &amp; Anis, K. Heat Wave Death Toll Rises to 2,000 in Pakistan’s Financial Hub. </w:t>
      </w:r>
      <w:r w:rsidRPr="00852A7D">
        <w:rPr>
          <w:i/>
          <w:iCs/>
          <w:sz w:val="20"/>
          <w:szCs w:val="20"/>
        </w:rPr>
        <w:t>Bloomberg.com</w:t>
      </w:r>
      <w:r w:rsidRPr="00852A7D">
        <w:rPr>
          <w:sz w:val="20"/>
          <w:szCs w:val="20"/>
        </w:rPr>
        <w:t xml:space="preserve"> (2015).</w:t>
      </w:r>
    </w:p>
    <w:p w14:paraId="451B9A6B" w14:textId="77777777" w:rsidR="00F26D09" w:rsidRPr="00852A7D" w:rsidRDefault="00F26D09" w:rsidP="00852A7D">
      <w:pPr>
        <w:pStyle w:val="Bibliography"/>
        <w:spacing w:line="240" w:lineRule="auto"/>
        <w:rPr>
          <w:sz w:val="20"/>
          <w:szCs w:val="20"/>
        </w:rPr>
      </w:pPr>
      <w:r w:rsidRPr="00852A7D">
        <w:rPr>
          <w:sz w:val="20"/>
          <w:szCs w:val="20"/>
        </w:rPr>
        <w:t>88.</w:t>
      </w:r>
      <w:r w:rsidRPr="00852A7D">
        <w:rPr>
          <w:sz w:val="20"/>
          <w:szCs w:val="20"/>
        </w:rPr>
        <w:tab/>
        <w:t xml:space="preserve">Davis, L., Gertler, P., Jarvis, S. &amp; Wolfram, C. Air conditioning and global inequality. </w:t>
      </w:r>
      <w:r w:rsidRPr="00852A7D">
        <w:rPr>
          <w:i/>
          <w:iCs/>
          <w:sz w:val="20"/>
          <w:szCs w:val="20"/>
        </w:rPr>
        <w:t>Glob. Environ. Change</w:t>
      </w:r>
      <w:r w:rsidRPr="00852A7D">
        <w:rPr>
          <w:sz w:val="20"/>
          <w:szCs w:val="20"/>
        </w:rPr>
        <w:t xml:space="preserve"> </w:t>
      </w:r>
      <w:r w:rsidRPr="00852A7D">
        <w:rPr>
          <w:b/>
          <w:bCs/>
          <w:sz w:val="20"/>
          <w:szCs w:val="20"/>
        </w:rPr>
        <w:t>69</w:t>
      </w:r>
      <w:r w:rsidRPr="00852A7D">
        <w:rPr>
          <w:sz w:val="20"/>
          <w:szCs w:val="20"/>
        </w:rPr>
        <w:t>, 102299 (2021).</w:t>
      </w:r>
    </w:p>
    <w:p w14:paraId="4EFFD72F" w14:textId="77777777" w:rsidR="00F26D09" w:rsidRPr="00852A7D" w:rsidRDefault="00F26D09" w:rsidP="00852A7D">
      <w:pPr>
        <w:pStyle w:val="Bibliography"/>
        <w:spacing w:line="240" w:lineRule="auto"/>
        <w:rPr>
          <w:sz w:val="20"/>
          <w:szCs w:val="20"/>
        </w:rPr>
      </w:pPr>
      <w:r w:rsidRPr="00852A7D">
        <w:rPr>
          <w:sz w:val="20"/>
          <w:szCs w:val="20"/>
        </w:rPr>
        <w:t>89.</w:t>
      </w:r>
      <w:r w:rsidRPr="00852A7D">
        <w:rPr>
          <w:sz w:val="20"/>
          <w:szCs w:val="20"/>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47EEF785" w14:textId="77777777" w:rsidR="00F26D09" w:rsidRPr="00852A7D" w:rsidRDefault="00F26D09" w:rsidP="00852A7D">
      <w:pPr>
        <w:pStyle w:val="Bibliography"/>
        <w:spacing w:line="240" w:lineRule="auto"/>
        <w:rPr>
          <w:sz w:val="20"/>
          <w:szCs w:val="20"/>
        </w:rPr>
      </w:pPr>
      <w:r w:rsidRPr="00852A7D">
        <w:rPr>
          <w:sz w:val="20"/>
          <w:szCs w:val="20"/>
        </w:rPr>
        <w:t>90.</w:t>
      </w:r>
      <w:r w:rsidRPr="00852A7D">
        <w:rPr>
          <w:sz w:val="20"/>
          <w:szCs w:val="20"/>
        </w:rPr>
        <w:tab/>
        <w:t>Weather Data &amp; Weather API | Visual Crossing. https://www.visualcrossing.com/.</w:t>
      </w:r>
    </w:p>
    <w:p w14:paraId="359A942A" w14:textId="77777777" w:rsidR="00F26D09" w:rsidRPr="00852A7D" w:rsidRDefault="00F26D09" w:rsidP="00852A7D">
      <w:pPr>
        <w:pStyle w:val="Bibliography"/>
        <w:spacing w:line="240" w:lineRule="auto"/>
        <w:rPr>
          <w:sz w:val="20"/>
          <w:szCs w:val="20"/>
        </w:rPr>
      </w:pPr>
      <w:r w:rsidRPr="00852A7D">
        <w:rPr>
          <w:sz w:val="20"/>
          <w:szCs w:val="20"/>
        </w:rPr>
        <w:t>91.</w:t>
      </w:r>
      <w:r w:rsidRPr="00852A7D">
        <w:rPr>
          <w:sz w:val="20"/>
          <w:szCs w:val="20"/>
        </w:rPr>
        <w:tab/>
        <w:t xml:space="preserve">Parkinson, T. </w:t>
      </w:r>
      <w:r w:rsidRPr="00852A7D">
        <w:rPr>
          <w:i/>
          <w:iCs/>
          <w:sz w:val="20"/>
          <w:szCs w:val="20"/>
        </w:rPr>
        <w:t>et al.</w:t>
      </w:r>
      <w:r w:rsidRPr="00852A7D">
        <w:rPr>
          <w:sz w:val="20"/>
          <w:szCs w:val="20"/>
        </w:rPr>
        <w:t xml:space="preserve"> ASHRAE global database of thermal comfort field measurements. (2022).</w:t>
      </w:r>
    </w:p>
    <w:p w14:paraId="0632E9DA" w14:textId="77777777" w:rsidR="00F26D09" w:rsidRPr="00852A7D" w:rsidRDefault="00F26D09" w:rsidP="00852A7D">
      <w:pPr>
        <w:pStyle w:val="Bibliography"/>
        <w:spacing w:line="240" w:lineRule="auto"/>
        <w:rPr>
          <w:sz w:val="20"/>
          <w:szCs w:val="20"/>
        </w:rPr>
      </w:pPr>
      <w:r w:rsidRPr="00852A7D">
        <w:rPr>
          <w:sz w:val="20"/>
          <w:szCs w:val="20"/>
        </w:rPr>
        <w:t>92.</w:t>
      </w:r>
      <w:r w:rsidRPr="00852A7D">
        <w:rPr>
          <w:sz w:val="20"/>
          <w:szCs w:val="20"/>
        </w:rPr>
        <w:tab/>
        <w:t xml:space="preserve">Gagge, A. P., Stolwijk, J. &amp; Nishi, Y. An Effective Temperature Scale Based on a Simple Model of Human Physiological Regulatory Response. </w:t>
      </w:r>
      <w:r w:rsidRPr="00852A7D">
        <w:rPr>
          <w:i/>
          <w:iCs/>
          <w:sz w:val="20"/>
          <w:szCs w:val="20"/>
        </w:rPr>
        <w:t>ASHRAE Trans</w:t>
      </w:r>
      <w:r w:rsidRPr="00852A7D">
        <w:rPr>
          <w:sz w:val="20"/>
          <w:szCs w:val="20"/>
        </w:rPr>
        <w:t xml:space="preserve"> </w:t>
      </w:r>
      <w:r w:rsidRPr="00852A7D">
        <w:rPr>
          <w:b/>
          <w:bCs/>
          <w:sz w:val="20"/>
          <w:szCs w:val="20"/>
        </w:rPr>
        <w:t>77</w:t>
      </w:r>
      <w:r w:rsidRPr="00852A7D">
        <w:rPr>
          <w:sz w:val="20"/>
          <w:szCs w:val="20"/>
        </w:rPr>
        <w:t>, 247–257 (1971).</w:t>
      </w:r>
    </w:p>
    <w:p w14:paraId="6A41F475" w14:textId="77777777" w:rsidR="00F26D09" w:rsidRPr="00852A7D" w:rsidRDefault="00F26D09" w:rsidP="00852A7D">
      <w:pPr>
        <w:pStyle w:val="Bibliography"/>
        <w:spacing w:line="240" w:lineRule="auto"/>
        <w:rPr>
          <w:sz w:val="20"/>
          <w:szCs w:val="20"/>
        </w:rPr>
      </w:pPr>
      <w:r w:rsidRPr="00852A7D">
        <w:rPr>
          <w:sz w:val="20"/>
          <w:szCs w:val="20"/>
        </w:rPr>
        <w:t>93.</w:t>
      </w:r>
      <w:r w:rsidRPr="00852A7D">
        <w:rPr>
          <w:sz w:val="20"/>
          <w:szCs w:val="20"/>
        </w:rPr>
        <w:tab/>
        <w:t xml:space="preserve">Schweiker, M. </w:t>
      </w:r>
      <w:r w:rsidRPr="00852A7D">
        <w:rPr>
          <w:i/>
          <w:iCs/>
          <w:sz w:val="20"/>
          <w:szCs w:val="20"/>
        </w:rPr>
        <w:t>et al.</w:t>
      </w:r>
      <w:r w:rsidRPr="00852A7D">
        <w:rPr>
          <w:sz w:val="20"/>
          <w:szCs w:val="20"/>
        </w:rPr>
        <w:t xml:space="preserve"> comf: Models and Equations for Human Comfort Research. (2022).</w:t>
      </w:r>
    </w:p>
    <w:p w14:paraId="7F4C2968" w14:textId="77777777" w:rsidR="00F26D09" w:rsidRPr="00852A7D" w:rsidRDefault="00F26D09" w:rsidP="00852A7D">
      <w:pPr>
        <w:pStyle w:val="Bibliography"/>
        <w:spacing w:line="240" w:lineRule="auto"/>
        <w:rPr>
          <w:sz w:val="20"/>
          <w:szCs w:val="20"/>
        </w:rPr>
      </w:pPr>
      <w:r w:rsidRPr="00852A7D">
        <w:rPr>
          <w:sz w:val="20"/>
          <w:szCs w:val="20"/>
        </w:rPr>
        <w:t>94.</w:t>
      </w:r>
      <w:r w:rsidRPr="00852A7D">
        <w:rPr>
          <w:sz w:val="20"/>
          <w:szCs w:val="20"/>
        </w:rPr>
        <w:tab/>
        <w:t xml:space="preserve">Dawe, M., Raftery, P., Woolley, J., Schiavon, S. &amp; Bauman, F. Comparison of mean radiant and air temperatures in mechanically-conditioned commercial buildings from over 200,000 field and laboratory measurements. </w:t>
      </w:r>
      <w:r w:rsidRPr="00852A7D">
        <w:rPr>
          <w:i/>
          <w:iCs/>
          <w:sz w:val="20"/>
          <w:szCs w:val="20"/>
        </w:rPr>
        <w:t>Energy Build.</w:t>
      </w:r>
      <w:r w:rsidRPr="00852A7D">
        <w:rPr>
          <w:sz w:val="20"/>
          <w:szCs w:val="20"/>
        </w:rPr>
        <w:t xml:space="preserve"> </w:t>
      </w:r>
      <w:r w:rsidRPr="00852A7D">
        <w:rPr>
          <w:b/>
          <w:bCs/>
          <w:sz w:val="20"/>
          <w:szCs w:val="20"/>
        </w:rPr>
        <w:t>206</w:t>
      </w:r>
      <w:r w:rsidRPr="00852A7D">
        <w:rPr>
          <w:sz w:val="20"/>
          <w:szCs w:val="20"/>
        </w:rPr>
        <w:t>, 109582 (2020).</w:t>
      </w:r>
    </w:p>
    <w:p w14:paraId="27DD731E" w14:textId="77777777" w:rsidR="00F26D09" w:rsidRPr="00852A7D" w:rsidRDefault="00F26D09" w:rsidP="00852A7D">
      <w:pPr>
        <w:pStyle w:val="Bibliography"/>
        <w:spacing w:line="240" w:lineRule="auto"/>
        <w:rPr>
          <w:sz w:val="20"/>
          <w:szCs w:val="20"/>
        </w:rPr>
      </w:pPr>
      <w:r w:rsidRPr="00852A7D">
        <w:rPr>
          <w:sz w:val="20"/>
          <w:szCs w:val="20"/>
        </w:rPr>
        <w:t>95.</w:t>
      </w:r>
      <w:r w:rsidRPr="00852A7D">
        <w:rPr>
          <w:sz w:val="20"/>
          <w:szCs w:val="20"/>
        </w:rPr>
        <w:tab/>
        <w:t xml:space="preserve">ASHRAE. </w:t>
      </w:r>
      <w:r w:rsidRPr="00852A7D">
        <w:rPr>
          <w:i/>
          <w:iCs/>
          <w:sz w:val="20"/>
          <w:szCs w:val="20"/>
        </w:rPr>
        <w:t>Thermal Environmental Conditions for Human Occupancy</w:t>
      </w:r>
      <w:r w:rsidRPr="00852A7D">
        <w:rPr>
          <w:sz w:val="20"/>
          <w:szCs w:val="20"/>
        </w:rPr>
        <w:t>. https://www.ashrae.org/technical-resources/bookstore/standard-55-thermal-environmental-conditions-for-human-occupancy (2020).</w:t>
      </w:r>
    </w:p>
    <w:p w14:paraId="759614CC" w14:textId="77777777" w:rsidR="00F26D09" w:rsidRPr="00852A7D" w:rsidRDefault="00F26D09" w:rsidP="00852A7D">
      <w:pPr>
        <w:pStyle w:val="Bibliography"/>
        <w:spacing w:line="240" w:lineRule="auto"/>
        <w:rPr>
          <w:sz w:val="20"/>
          <w:szCs w:val="20"/>
        </w:rPr>
      </w:pPr>
      <w:r w:rsidRPr="00852A7D">
        <w:rPr>
          <w:sz w:val="20"/>
          <w:szCs w:val="20"/>
        </w:rPr>
        <w:t>96.</w:t>
      </w:r>
      <w:r w:rsidRPr="00852A7D">
        <w:rPr>
          <w:sz w:val="20"/>
          <w:szCs w:val="20"/>
        </w:rPr>
        <w:tab/>
        <w:t xml:space="preserve">Lapillonne, B. </w:t>
      </w:r>
      <w:r w:rsidRPr="00852A7D">
        <w:rPr>
          <w:i/>
          <w:iCs/>
          <w:sz w:val="20"/>
          <w:szCs w:val="20"/>
        </w:rPr>
        <w:t>Future of Air-Conditioning</w:t>
      </w:r>
      <w:r w:rsidRPr="00852A7D">
        <w:rPr>
          <w:sz w:val="20"/>
          <w:szCs w:val="20"/>
        </w:rPr>
        <w:t>. https://www.enerdata.net/publications/executive-briefing/the-future-air-conditioning-global-demand.html (2019).</w:t>
      </w:r>
    </w:p>
    <w:p w14:paraId="19A8BA37" w14:textId="77777777" w:rsidR="00F26D09" w:rsidRPr="00852A7D" w:rsidRDefault="00F26D09" w:rsidP="00852A7D">
      <w:pPr>
        <w:pStyle w:val="Bibliography"/>
        <w:spacing w:line="240" w:lineRule="auto"/>
        <w:rPr>
          <w:sz w:val="20"/>
          <w:szCs w:val="20"/>
        </w:rPr>
      </w:pPr>
      <w:r w:rsidRPr="00852A7D">
        <w:rPr>
          <w:sz w:val="20"/>
          <w:szCs w:val="20"/>
        </w:rPr>
        <w:t>97.</w:t>
      </w:r>
      <w:r w:rsidRPr="00852A7D">
        <w:rPr>
          <w:sz w:val="20"/>
          <w:szCs w:val="20"/>
        </w:rPr>
        <w:tab/>
        <w:t xml:space="preserve">Winter Storm Uri. </w:t>
      </w:r>
      <w:r w:rsidRPr="00852A7D">
        <w:rPr>
          <w:i/>
          <w:iCs/>
          <w:sz w:val="20"/>
          <w:szCs w:val="20"/>
        </w:rPr>
        <w:t>Federal Communications Commission</w:t>
      </w:r>
      <w:r w:rsidRPr="00852A7D">
        <w:rPr>
          <w:sz w:val="20"/>
          <w:szCs w:val="20"/>
        </w:rPr>
        <w:t xml:space="preserve"> https://www.fcc.gov/uri (2021).</w:t>
      </w:r>
    </w:p>
    <w:p w14:paraId="78FC9D3A" w14:textId="77777777" w:rsidR="00F26D09" w:rsidRPr="00852A7D" w:rsidRDefault="00F26D09" w:rsidP="00852A7D">
      <w:pPr>
        <w:pStyle w:val="Bibliography"/>
        <w:spacing w:line="240" w:lineRule="auto"/>
        <w:rPr>
          <w:sz w:val="20"/>
          <w:szCs w:val="20"/>
        </w:rPr>
      </w:pPr>
      <w:r w:rsidRPr="00852A7D">
        <w:rPr>
          <w:sz w:val="20"/>
          <w:szCs w:val="20"/>
        </w:rPr>
        <w:t>98.</w:t>
      </w:r>
      <w:r w:rsidRPr="00852A7D">
        <w:rPr>
          <w:sz w:val="20"/>
          <w:szCs w:val="20"/>
        </w:rPr>
        <w:tab/>
        <w:t xml:space="preserve">Doan, L. How Many Millions Are Without Power in Texas? It’s Impossible to Know for Sure. </w:t>
      </w:r>
      <w:r w:rsidRPr="00852A7D">
        <w:rPr>
          <w:i/>
          <w:iCs/>
          <w:sz w:val="20"/>
          <w:szCs w:val="20"/>
        </w:rPr>
        <w:t>Time</w:t>
      </w:r>
      <w:r w:rsidRPr="00852A7D">
        <w:rPr>
          <w:sz w:val="20"/>
          <w:szCs w:val="20"/>
        </w:rPr>
        <w:t xml:space="preserve"> (2021).</w:t>
      </w:r>
    </w:p>
    <w:p w14:paraId="0E28C4B1" w14:textId="77777777" w:rsidR="00F26D09" w:rsidRPr="00852A7D" w:rsidRDefault="00F26D09" w:rsidP="00852A7D">
      <w:pPr>
        <w:pStyle w:val="Bibliography"/>
        <w:spacing w:line="240" w:lineRule="auto"/>
        <w:rPr>
          <w:sz w:val="20"/>
          <w:szCs w:val="20"/>
        </w:rPr>
      </w:pPr>
      <w:r w:rsidRPr="00852A7D">
        <w:rPr>
          <w:sz w:val="20"/>
          <w:szCs w:val="20"/>
        </w:rPr>
        <w:t>99.</w:t>
      </w:r>
      <w:r w:rsidRPr="00852A7D">
        <w:rPr>
          <w:sz w:val="20"/>
          <w:szCs w:val="20"/>
        </w:rPr>
        <w:tab/>
        <w:t>Texas uses natural gas for electricity generation and home heating. https://www.eia.gov/todayinenergy/detail.php?id=47116.</w:t>
      </w:r>
    </w:p>
    <w:p w14:paraId="4D0E6F20" w14:textId="77777777" w:rsidR="00F26D09" w:rsidRPr="00852A7D" w:rsidRDefault="00F26D09" w:rsidP="00852A7D">
      <w:pPr>
        <w:pStyle w:val="Bibliography"/>
        <w:spacing w:line="240" w:lineRule="auto"/>
        <w:rPr>
          <w:sz w:val="20"/>
          <w:szCs w:val="20"/>
        </w:rPr>
      </w:pPr>
      <w:r w:rsidRPr="00852A7D">
        <w:rPr>
          <w:sz w:val="20"/>
          <w:szCs w:val="20"/>
        </w:rPr>
        <w:t>100.</w:t>
      </w:r>
      <w:r w:rsidRPr="00852A7D">
        <w:rPr>
          <w:sz w:val="20"/>
          <w:szCs w:val="20"/>
        </w:rPr>
        <w:tab/>
        <w:t xml:space="preserve">Subramanian, S. </w:t>
      </w:r>
      <w:r w:rsidRPr="00852A7D">
        <w:rPr>
          <w:i/>
          <w:iCs/>
          <w:sz w:val="20"/>
          <w:szCs w:val="20"/>
        </w:rPr>
        <w:t>et al.</w:t>
      </w:r>
      <w:r w:rsidRPr="00852A7D">
        <w:rPr>
          <w:sz w:val="20"/>
          <w:szCs w:val="20"/>
        </w:rPr>
        <w:t xml:space="preserve"> </w:t>
      </w:r>
      <w:r w:rsidRPr="00852A7D">
        <w:rPr>
          <w:i/>
          <w:iCs/>
          <w:sz w:val="20"/>
          <w:szCs w:val="20"/>
        </w:rPr>
        <w:t>2022 State Energy Efficiency Scorecard</w:t>
      </w:r>
      <w:r w:rsidRPr="00852A7D">
        <w:rPr>
          <w:sz w:val="20"/>
          <w:szCs w:val="20"/>
        </w:rPr>
        <w:t>. (2022).</w:t>
      </w:r>
    </w:p>
    <w:p w14:paraId="3DC9FAA3" w14:textId="77777777" w:rsidR="00F26D09" w:rsidRPr="00852A7D" w:rsidRDefault="00F26D09" w:rsidP="00852A7D">
      <w:pPr>
        <w:pStyle w:val="Bibliography"/>
        <w:spacing w:line="240" w:lineRule="auto"/>
        <w:rPr>
          <w:sz w:val="20"/>
          <w:szCs w:val="20"/>
        </w:rPr>
      </w:pPr>
      <w:r w:rsidRPr="00852A7D">
        <w:rPr>
          <w:sz w:val="20"/>
          <w:szCs w:val="20"/>
        </w:rPr>
        <w:t>101.</w:t>
      </w:r>
      <w:r w:rsidRPr="00852A7D">
        <w:rPr>
          <w:sz w:val="20"/>
          <w:szCs w:val="20"/>
        </w:rPr>
        <w:tab/>
        <w:t xml:space="preserve">Hellerstedt, J. </w:t>
      </w:r>
      <w:r w:rsidRPr="00852A7D">
        <w:rPr>
          <w:i/>
          <w:iCs/>
          <w:sz w:val="20"/>
          <w:szCs w:val="20"/>
        </w:rPr>
        <w:t>February 2021 Winter Storm-Related Deaths – Texas</w:t>
      </w:r>
      <w:r w:rsidRPr="00852A7D">
        <w:rPr>
          <w:sz w:val="20"/>
          <w:szCs w:val="20"/>
        </w:rPr>
        <w:t>. https://www.dshs.texas.gov/news/updates/SMOC_FebWinterStorm_MortalitySurvReport_12-30-21.pdf (2021).</w:t>
      </w:r>
    </w:p>
    <w:p w14:paraId="08A11B28" w14:textId="77777777" w:rsidR="00F26D09" w:rsidRPr="00852A7D" w:rsidRDefault="00F26D09" w:rsidP="00852A7D">
      <w:pPr>
        <w:pStyle w:val="Bibliography"/>
        <w:spacing w:line="240" w:lineRule="auto"/>
        <w:rPr>
          <w:sz w:val="20"/>
          <w:szCs w:val="20"/>
        </w:rPr>
      </w:pPr>
      <w:r w:rsidRPr="00852A7D">
        <w:rPr>
          <w:sz w:val="20"/>
          <w:szCs w:val="20"/>
        </w:rPr>
        <w:t>102.</w:t>
      </w:r>
      <w:r w:rsidRPr="00852A7D">
        <w:rPr>
          <w:sz w:val="20"/>
          <w:szCs w:val="20"/>
        </w:rPr>
        <w:tab/>
        <w:t>U.S. DOE. EnergyPlus. (2022).</w:t>
      </w:r>
    </w:p>
    <w:p w14:paraId="279B7C23" w14:textId="77777777" w:rsidR="00F26D09" w:rsidRPr="00852A7D" w:rsidRDefault="00F26D09" w:rsidP="00852A7D">
      <w:pPr>
        <w:pStyle w:val="Bibliography"/>
        <w:spacing w:line="240" w:lineRule="auto"/>
        <w:rPr>
          <w:sz w:val="20"/>
          <w:szCs w:val="20"/>
        </w:rPr>
      </w:pPr>
      <w:r w:rsidRPr="00852A7D">
        <w:rPr>
          <w:sz w:val="20"/>
          <w:szCs w:val="20"/>
        </w:rPr>
        <w:t>103.</w:t>
      </w:r>
      <w:r w:rsidRPr="00852A7D">
        <w:rPr>
          <w:sz w:val="20"/>
          <w:szCs w:val="20"/>
        </w:rPr>
        <w:tab/>
        <w:t>Texas Building Permit Data - Texas Real Estate Research Center. https://www.recenter.tamu.edu:443/data/building-permits.</w:t>
      </w:r>
    </w:p>
    <w:p w14:paraId="12F623CF" w14:textId="77777777" w:rsidR="00F26D09" w:rsidRPr="00852A7D" w:rsidRDefault="00F26D09" w:rsidP="00852A7D">
      <w:pPr>
        <w:pStyle w:val="Bibliography"/>
        <w:spacing w:line="240" w:lineRule="auto"/>
        <w:rPr>
          <w:sz w:val="20"/>
          <w:szCs w:val="20"/>
        </w:rPr>
      </w:pPr>
      <w:r w:rsidRPr="00852A7D">
        <w:rPr>
          <w:sz w:val="20"/>
          <w:szCs w:val="20"/>
        </w:rPr>
        <w:t>104.</w:t>
      </w:r>
      <w:r w:rsidRPr="00852A7D">
        <w:rPr>
          <w:sz w:val="20"/>
          <w:szCs w:val="20"/>
        </w:rPr>
        <w:tab/>
        <w:t>Texas Section-ASCE. Recommended Practice for the Design of Residential Foundations. (2007).</w:t>
      </w:r>
    </w:p>
    <w:p w14:paraId="07C86E8E" w14:textId="77777777" w:rsidR="00F26D09" w:rsidRPr="00852A7D" w:rsidRDefault="00F26D09" w:rsidP="00852A7D">
      <w:pPr>
        <w:pStyle w:val="Bibliography"/>
        <w:spacing w:line="240" w:lineRule="auto"/>
        <w:rPr>
          <w:sz w:val="20"/>
          <w:szCs w:val="20"/>
        </w:rPr>
      </w:pPr>
      <w:r w:rsidRPr="00852A7D">
        <w:rPr>
          <w:sz w:val="20"/>
          <w:szCs w:val="20"/>
        </w:rPr>
        <w:t>105.</w:t>
      </w:r>
      <w:r w:rsidRPr="00852A7D">
        <w:rPr>
          <w:sz w:val="20"/>
          <w:szCs w:val="20"/>
        </w:rPr>
        <w:tab/>
        <w:t xml:space="preserve">Mendon, V. V. &amp; Taylor, Z. T. </w:t>
      </w:r>
      <w:r w:rsidRPr="00852A7D">
        <w:rPr>
          <w:i/>
          <w:iCs/>
          <w:sz w:val="20"/>
          <w:szCs w:val="20"/>
        </w:rPr>
        <w:t>Development of residential prototype building models and analysis system for large-scale energy efficiency studies using EnergyPlus</w:t>
      </w:r>
      <w:r w:rsidRPr="00852A7D">
        <w:rPr>
          <w:sz w:val="20"/>
          <w:szCs w:val="20"/>
        </w:rPr>
        <w:t>. (2014).</w:t>
      </w:r>
    </w:p>
    <w:p w14:paraId="2F45F376" w14:textId="77777777" w:rsidR="00F26D09" w:rsidRPr="00852A7D" w:rsidRDefault="00F26D09" w:rsidP="00852A7D">
      <w:pPr>
        <w:pStyle w:val="Bibliography"/>
        <w:spacing w:line="240" w:lineRule="auto"/>
        <w:rPr>
          <w:sz w:val="20"/>
          <w:szCs w:val="20"/>
        </w:rPr>
      </w:pPr>
      <w:r w:rsidRPr="00852A7D">
        <w:rPr>
          <w:sz w:val="20"/>
          <w:szCs w:val="20"/>
        </w:rPr>
        <w:t>106.</w:t>
      </w:r>
      <w:r w:rsidRPr="00852A7D">
        <w:rPr>
          <w:sz w:val="20"/>
          <w:szCs w:val="20"/>
        </w:rPr>
        <w:tab/>
        <w:t xml:space="preserve">Taylor, Z., Mendon, V. &amp; Fernandez, N. </w:t>
      </w:r>
      <w:r w:rsidRPr="00852A7D">
        <w:rPr>
          <w:i/>
          <w:iCs/>
          <w:sz w:val="20"/>
          <w:szCs w:val="20"/>
        </w:rPr>
        <w:t>Methodology for Evaluating Cost-Effectiveness of Residential Energy Code Changes</w:t>
      </w:r>
      <w:r w:rsidRPr="00852A7D">
        <w:rPr>
          <w:sz w:val="20"/>
          <w:szCs w:val="20"/>
        </w:rPr>
        <w:t>. https://www.energycodes.gov/sites/default/files/2021-07/residential_methodology_2015.pdf (2015).</w:t>
      </w:r>
    </w:p>
    <w:p w14:paraId="2999C059" w14:textId="77777777" w:rsidR="00F26D09" w:rsidRPr="00852A7D" w:rsidRDefault="00F26D09" w:rsidP="00852A7D">
      <w:pPr>
        <w:pStyle w:val="Bibliography"/>
        <w:spacing w:line="240" w:lineRule="auto"/>
        <w:rPr>
          <w:sz w:val="20"/>
          <w:szCs w:val="20"/>
        </w:rPr>
      </w:pPr>
      <w:r w:rsidRPr="00852A7D">
        <w:rPr>
          <w:sz w:val="20"/>
          <w:szCs w:val="20"/>
        </w:rPr>
        <w:t>107.</w:t>
      </w:r>
      <w:r w:rsidRPr="00852A7D">
        <w:rPr>
          <w:sz w:val="20"/>
          <w:szCs w:val="20"/>
        </w:rPr>
        <w:tab/>
        <w:t>Prototype Building Models | Building Energy Codes Program. https://www.energycodes.gov/prototype-building-models#Residential.</w:t>
      </w:r>
    </w:p>
    <w:p w14:paraId="561AF77B" w14:textId="7D6C97BF" w:rsidR="00A46F95" w:rsidRDefault="00306945" w:rsidP="00852A7D">
      <w:pPr>
        <w:pStyle w:val="Heading1"/>
        <w:spacing w:line="240" w:lineRule="auto"/>
      </w:pPr>
      <w:r w:rsidRPr="008851D2">
        <w:rPr>
          <w:sz w:val="20"/>
          <w:szCs w:val="20"/>
        </w:rPr>
        <w:fldChar w:fldCharType="end"/>
      </w:r>
      <w:r w:rsidR="00A46F95">
        <w:t>Acknowledgements</w:t>
      </w:r>
    </w:p>
    <w:p w14:paraId="639515A7" w14:textId="2C975C31"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Dr. </w:t>
      </w:r>
      <w:proofErr w:type="spellStart"/>
      <w:r>
        <w:t>Yingdong</w:t>
      </w:r>
      <w:proofErr w:type="spellEnd"/>
      <w:r>
        <w:t xml:space="preserve"> He</w:t>
      </w:r>
      <w:r w:rsidR="00A12AE1">
        <w:t xml:space="preserve">, and visiting PhD student Thomas </w:t>
      </w:r>
      <w:proofErr w:type="spellStart"/>
      <w:r w:rsidR="00A12AE1">
        <w:t>Hirn</w:t>
      </w:r>
      <w:proofErr w:type="spellEnd"/>
      <w:r>
        <w:t xml:space="preserve"> with the CBE at the University of California, Berkeley for their assistance with using the </w:t>
      </w:r>
      <w:r>
        <w:lastRenderedPageBreak/>
        <w:t>Controlled Environmental Chamber (CEC) and the thermal manikin</w:t>
      </w:r>
      <w:r w:rsidR="004B5FC9">
        <w:t>,</w:t>
      </w:r>
      <w:r w:rsidR="00025846">
        <w:t xml:space="preserve"> </w:t>
      </w:r>
      <w:r w:rsidR="002E3622">
        <w:t xml:space="preserve">Dr. </w:t>
      </w:r>
      <w:r w:rsidR="00025846">
        <w:t xml:space="preserve">Federico Tartarini, </w:t>
      </w:r>
      <w:r w:rsidR="00863756">
        <w:t>formerly affiliated with the Berkeley Education Alliance for Research in Singapore (BEARS), for his help with the case study methodology</w:t>
      </w:r>
      <w:r w:rsidR="004B5FC9">
        <w:t>, and Dr. Carlos Duarte with CBE for his help estimating the power rating of conventional HVAC systems</w:t>
      </w:r>
      <w:r w:rsidR="00863756">
        <w:t xml:space="preserve">. </w:t>
      </w:r>
      <w:r w:rsidR="003847D0" w:rsidRPr="008B513A">
        <w:t>We also acknowledge that this study significantly builds upon a</w:t>
      </w:r>
      <w:r w:rsidR="00C82EC0" w:rsidRPr="008B513A">
        <w:t xml:space="preserve"> thermal manikin</w:t>
      </w:r>
      <w:r w:rsidR="003847D0" w:rsidRPr="008B513A">
        <w:t xml:space="preserve"> study conducted by </w:t>
      </w:r>
      <w:r w:rsidR="008B513A">
        <w:t>Professor</w:t>
      </w:r>
      <w:r w:rsidR="003847D0" w:rsidRPr="008B513A">
        <w:t xml:space="preserve"> </w:t>
      </w:r>
      <w:r w:rsidR="008B513A">
        <w:t xml:space="preserve">Young-Hum </w:t>
      </w:r>
      <w:r w:rsidR="003847D0" w:rsidRPr="008B513A">
        <w:t xml:space="preserve">Cho, </w:t>
      </w:r>
      <w:r w:rsidR="00C82EC0" w:rsidRPr="008B513A">
        <w:t xml:space="preserve">affiliated with </w:t>
      </w:r>
      <w:r w:rsidR="008B513A">
        <w:t xml:space="preserve">the </w:t>
      </w:r>
      <w:r w:rsidR="008B513A" w:rsidRPr="008B513A">
        <w:t xml:space="preserve">School of Architecture, </w:t>
      </w:r>
      <w:proofErr w:type="spellStart"/>
      <w:r w:rsidR="008B513A" w:rsidRPr="008B513A">
        <w:t>Yeungnam</w:t>
      </w:r>
      <w:proofErr w:type="spellEnd"/>
      <w:r w:rsidR="008B513A" w:rsidRPr="008B513A">
        <w:t xml:space="preserve"> University, Republic of Korea</w:t>
      </w:r>
      <w:r w:rsidR="00C82EC0" w:rsidRPr="008B513A">
        <w:t xml:space="preserve"> and formerly a CBE visiting scholar.</w:t>
      </w:r>
      <w:r w:rsidR="00C82EC0">
        <w:t xml:space="preserve">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Pr="00852A7D" w:rsidRDefault="00A46F95" w:rsidP="00751670">
      <w:pPr>
        <w:pStyle w:val="Heading1"/>
        <w:rPr>
          <w:b w:val="0"/>
          <w:u w:val="single"/>
        </w:rPr>
      </w:pPr>
      <w:r w:rsidRPr="00852A7D">
        <w:rPr>
          <w:b w:val="0"/>
          <w:u w:val="single"/>
        </w:rPr>
        <w:t>Center for the Built Environment (CBE), University of California, Berkeley, Berkeley, CA, USA</w:t>
      </w:r>
    </w:p>
    <w:p w14:paraId="6932B064" w14:textId="45B89313"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22E01409" w14:textId="68DF9423" w:rsidR="00CA6C4C" w:rsidRPr="00852A7D" w:rsidRDefault="00CA6C4C" w:rsidP="00852A7D">
      <w:pPr>
        <w:pStyle w:val="Heading1"/>
        <w:rPr>
          <w:u w:val="single"/>
        </w:rPr>
      </w:pPr>
      <w:r w:rsidRPr="00852A7D">
        <w:rPr>
          <w:b w:val="0"/>
          <w:u w:val="single"/>
        </w:rPr>
        <w:t>School of Architecture, University of Waterloo, Canada</w:t>
      </w:r>
    </w:p>
    <w:p w14:paraId="7767496F" w14:textId="26739381" w:rsidR="00CA6C4C" w:rsidRDefault="00CA6C4C" w:rsidP="00A46F95">
      <w:proofErr w:type="spellStart"/>
      <w:r>
        <w:t>Arfa</w:t>
      </w:r>
      <w:proofErr w:type="spellEnd"/>
      <w:r>
        <w:t xml:space="preserve"> </w:t>
      </w:r>
      <w:proofErr w:type="spellStart"/>
      <w:r>
        <w:t>Aijazi</w:t>
      </w:r>
      <w:proofErr w:type="spellEnd"/>
    </w:p>
    <w:p w14:paraId="0921E5AB" w14:textId="38531279" w:rsidR="00CA6C4C" w:rsidRPr="00852A7D" w:rsidRDefault="00CA6C4C" w:rsidP="00852A7D">
      <w:pPr>
        <w:pStyle w:val="Heading1"/>
        <w:rPr>
          <w:u w:val="single"/>
        </w:rPr>
      </w:pPr>
      <w:r w:rsidRPr="00852A7D">
        <w:rPr>
          <w:b w:val="0"/>
          <w:u w:val="single"/>
        </w:rPr>
        <w:t>Indoor Environmental Quality (IEQ) Lab, The University of Sydney, Australia</w:t>
      </w:r>
    </w:p>
    <w:p w14:paraId="162931F6" w14:textId="4B563D52" w:rsidR="00CA6C4C" w:rsidRDefault="00CA6C4C" w:rsidP="00A46F95">
      <w:r>
        <w:t>Thomas Parkinson</w:t>
      </w:r>
    </w:p>
    <w:p w14:paraId="58A5DF6B" w14:textId="77777777" w:rsidR="00A46F95" w:rsidRDefault="00A46F95" w:rsidP="00A46F95">
      <w:pPr>
        <w:pStyle w:val="Heading2"/>
      </w:pPr>
      <w:r>
        <w:t>Contributions</w:t>
      </w:r>
    </w:p>
    <w:p w14:paraId="6E78F12C" w14:textId="54EF207C" w:rsidR="00A46F95" w:rsidRDefault="00A46F95" w:rsidP="00A46F95">
      <w:r>
        <w:t>A.A.: conceptualization (lead); methodology (lead); investigation; formal analysis; writing—original draft; writing—review and editing (</w:t>
      </w:r>
      <w:r w:rsidR="009E04B4">
        <w:t>lead</w:t>
      </w:r>
      <w:r>
        <w:t>); visualization.</w:t>
      </w:r>
    </w:p>
    <w:p w14:paraId="30C91501" w14:textId="77777777" w:rsidR="00A46F95" w:rsidRDefault="00A46F95" w:rsidP="00A46F95">
      <w:r>
        <w:t>T.P.: conceptualization (support); methodology (support); writing—review and editing (equal)</w:t>
      </w:r>
    </w:p>
    <w:p w14:paraId="47A0B70C" w14:textId="77777777" w:rsidR="00A46F95" w:rsidRDefault="00A46F95" w:rsidP="00A46F95">
      <w:r>
        <w:t>S.S.: conceptualization (support); methodology (support); writing—review and editing (equal)</w:t>
      </w:r>
    </w:p>
    <w:p w14:paraId="10853CB1" w14:textId="66325BE5" w:rsidR="00FA275D" w:rsidRDefault="00FA275D" w:rsidP="00A46F95">
      <w:r>
        <w:t>H.Z.: methodology (support)</w:t>
      </w:r>
      <w:r w:rsidR="009E04B4">
        <w:t xml:space="preserve">; </w:t>
      </w:r>
      <w:r w:rsidR="00DE7223">
        <w:t xml:space="preserve">resources (support); </w:t>
      </w:r>
      <w:r w:rsidR="009E04B4">
        <w:t>writing—review and editing (support)</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21" w:history="1">
        <w:r w:rsidRPr="007C33C2">
          <w:rPr>
            <w:rStyle w:val="Hyperlink"/>
          </w:rPr>
          <w:t>Stefano Schiavon</w:t>
        </w:r>
      </w:hyperlink>
      <w:r>
        <w:t>.</w:t>
      </w:r>
    </w:p>
    <w:p w14:paraId="39DDEBA9" w14:textId="7A6FAE54" w:rsidR="0016102B" w:rsidRDefault="0016102B" w:rsidP="0016102B">
      <w:pPr>
        <w:pStyle w:val="Heading1"/>
      </w:pPr>
      <w:r>
        <w:t>Data availability</w:t>
      </w:r>
    </w:p>
    <w:p w14:paraId="71B6A660" w14:textId="6C2B5963" w:rsidR="00AD6949" w:rsidRDefault="0016102B" w:rsidP="00852A7D">
      <w:pPr>
        <w:jc w:val="left"/>
      </w:pPr>
      <w:r>
        <w:t xml:space="preserve">All data and analysis code </w:t>
      </w:r>
      <w:proofErr w:type="gramStart"/>
      <w:r>
        <w:t>is</w:t>
      </w:r>
      <w:proofErr w:type="gramEnd"/>
      <w:r>
        <w:t xml:space="preserve"> provided on GitHub at</w:t>
      </w:r>
      <w:r w:rsidR="004214D0">
        <w:t xml:space="preserve">: </w:t>
      </w:r>
      <w:hyperlink r:id="rId22" w:history="1">
        <w:r w:rsidR="004214D0" w:rsidRPr="00DE04C1">
          <w:rPr>
            <w:rStyle w:val="Hyperlink"/>
          </w:rPr>
          <w:t>https://github.com/anaijazi/thermalManikinSlee</w:t>
        </w:r>
      </w:hyperlink>
    </w:p>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Arfa Aijazi" w:date="2024-02-03T22:23:00Z" w:initials="AA">
    <w:p w14:paraId="5BC04514" w14:textId="77777777" w:rsidR="00A97D14" w:rsidRDefault="00A97D14" w:rsidP="00A97D14">
      <w:pPr>
        <w:jc w:val="left"/>
      </w:pPr>
      <w:r>
        <w:rPr>
          <w:rStyle w:val="CommentReference"/>
        </w:rPr>
        <w:annotationRef/>
      </w:r>
      <w:r>
        <w:rPr>
          <w:sz w:val="20"/>
          <w:szCs w:val="20"/>
        </w:rPr>
        <w:t>Modified figure so it no longer contains third-party material</w:t>
      </w:r>
    </w:p>
  </w:comment>
  <w:comment w:id="19" w:author="Arfa Aijazi" w:date="2024-02-03T22:24:00Z" w:initials="AA">
    <w:p w14:paraId="79396C57" w14:textId="77777777" w:rsidR="00A97D14" w:rsidRDefault="00A97D14" w:rsidP="00A97D14">
      <w:pPr>
        <w:jc w:val="left"/>
      </w:pPr>
      <w:r>
        <w:rPr>
          <w:rStyle w:val="CommentReference"/>
        </w:rPr>
        <w:annotationRef/>
      </w:r>
      <w:r>
        <w:rPr>
          <w:sz w:val="20"/>
          <w:szCs w:val="20"/>
        </w:rPr>
        <w:t>Modified figure to meet third-party image license requirements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04514" w15:done="0"/>
  <w15:commentEx w15:paraId="79396C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366F085" w16cex:dateUtc="2024-02-04T03:23:00Z"/>
  <w16cex:commentExtensible w16cex:durableId="171A9301" w16cex:dateUtc="2024-02-04T0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04514" w16cid:durableId="5366F085"/>
  <w16cid:commentId w16cid:paraId="79396C57" w16cid:durableId="171A93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21B61" w14:textId="77777777" w:rsidR="000B39C0" w:rsidRDefault="000B39C0" w:rsidP="00D37EB0">
      <w:pPr>
        <w:spacing w:after="0" w:line="240" w:lineRule="auto"/>
      </w:pPr>
      <w:r>
        <w:separator/>
      </w:r>
    </w:p>
  </w:endnote>
  <w:endnote w:type="continuationSeparator" w:id="0">
    <w:p w14:paraId="45E68F3A" w14:textId="77777777" w:rsidR="000B39C0" w:rsidRDefault="000B39C0" w:rsidP="00D3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A1EBE" w14:textId="77777777" w:rsidR="000B39C0" w:rsidRDefault="000B39C0" w:rsidP="00D37EB0">
      <w:pPr>
        <w:spacing w:after="0" w:line="240" w:lineRule="auto"/>
      </w:pPr>
      <w:r>
        <w:separator/>
      </w:r>
    </w:p>
  </w:footnote>
  <w:footnote w:type="continuationSeparator" w:id="0">
    <w:p w14:paraId="2688B3AC" w14:textId="77777777" w:rsidR="000B39C0" w:rsidRDefault="000B39C0" w:rsidP="00D37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3EB6"/>
    <w:rsid w:val="00006CC9"/>
    <w:rsid w:val="000129E5"/>
    <w:rsid w:val="00017DEA"/>
    <w:rsid w:val="00025846"/>
    <w:rsid w:val="000311DB"/>
    <w:rsid w:val="00040BE4"/>
    <w:rsid w:val="00042D78"/>
    <w:rsid w:val="00046A7D"/>
    <w:rsid w:val="00050481"/>
    <w:rsid w:val="00050CB2"/>
    <w:rsid w:val="00061E9B"/>
    <w:rsid w:val="00070C4D"/>
    <w:rsid w:val="00071641"/>
    <w:rsid w:val="000777C3"/>
    <w:rsid w:val="00091AA4"/>
    <w:rsid w:val="000A1551"/>
    <w:rsid w:val="000A1C92"/>
    <w:rsid w:val="000B0477"/>
    <w:rsid w:val="000B39C0"/>
    <w:rsid w:val="000B55C1"/>
    <w:rsid w:val="000C72EE"/>
    <w:rsid w:val="000D2C08"/>
    <w:rsid w:val="000E5263"/>
    <w:rsid w:val="000F1229"/>
    <w:rsid w:val="00104816"/>
    <w:rsid w:val="00105E3B"/>
    <w:rsid w:val="0011443F"/>
    <w:rsid w:val="00114AAF"/>
    <w:rsid w:val="00147501"/>
    <w:rsid w:val="0016102B"/>
    <w:rsid w:val="00161C8A"/>
    <w:rsid w:val="001658C9"/>
    <w:rsid w:val="001662A1"/>
    <w:rsid w:val="001752D2"/>
    <w:rsid w:val="00183113"/>
    <w:rsid w:val="00187EDA"/>
    <w:rsid w:val="001A5768"/>
    <w:rsid w:val="001B2BF7"/>
    <w:rsid w:val="001B3AD2"/>
    <w:rsid w:val="001C16F3"/>
    <w:rsid w:val="001C1EBD"/>
    <w:rsid w:val="001D51D8"/>
    <w:rsid w:val="001D7C13"/>
    <w:rsid w:val="001E5C84"/>
    <w:rsid w:val="001F2435"/>
    <w:rsid w:val="001F66F4"/>
    <w:rsid w:val="0020236F"/>
    <w:rsid w:val="002078DA"/>
    <w:rsid w:val="00213C73"/>
    <w:rsid w:val="00215B2C"/>
    <w:rsid w:val="00227E88"/>
    <w:rsid w:val="00230226"/>
    <w:rsid w:val="0023313F"/>
    <w:rsid w:val="00235A5A"/>
    <w:rsid w:val="00242493"/>
    <w:rsid w:val="0024337D"/>
    <w:rsid w:val="00252719"/>
    <w:rsid w:val="00271D16"/>
    <w:rsid w:val="00283883"/>
    <w:rsid w:val="00290AB3"/>
    <w:rsid w:val="002A2630"/>
    <w:rsid w:val="002A4E80"/>
    <w:rsid w:val="002A5C27"/>
    <w:rsid w:val="002C0CD5"/>
    <w:rsid w:val="002C705E"/>
    <w:rsid w:val="002C7A34"/>
    <w:rsid w:val="002D0D70"/>
    <w:rsid w:val="002D532E"/>
    <w:rsid w:val="002D6E33"/>
    <w:rsid w:val="002E0A8C"/>
    <w:rsid w:val="002E3622"/>
    <w:rsid w:val="0030322E"/>
    <w:rsid w:val="00306945"/>
    <w:rsid w:val="00326E3B"/>
    <w:rsid w:val="00340A56"/>
    <w:rsid w:val="00343121"/>
    <w:rsid w:val="00346C98"/>
    <w:rsid w:val="00355BEE"/>
    <w:rsid w:val="00364BE4"/>
    <w:rsid w:val="00365E0F"/>
    <w:rsid w:val="0037262D"/>
    <w:rsid w:val="0037269A"/>
    <w:rsid w:val="003847D0"/>
    <w:rsid w:val="00386C76"/>
    <w:rsid w:val="003917FD"/>
    <w:rsid w:val="00393B65"/>
    <w:rsid w:val="003943AB"/>
    <w:rsid w:val="003B426D"/>
    <w:rsid w:val="003D0E23"/>
    <w:rsid w:val="003E2724"/>
    <w:rsid w:val="003F02A6"/>
    <w:rsid w:val="00405056"/>
    <w:rsid w:val="00405F96"/>
    <w:rsid w:val="004142FF"/>
    <w:rsid w:val="00416536"/>
    <w:rsid w:val="004214D0"/>
    <w:rsid w:val="004253E5"/>
    <w:rsid w:val="00446A4F"/>
    <w:rsid w:val="00470A67"/>
    <w:rsid w:val="004749BE"/>
    <w:rsid w:val="00474B76"/>
    <w:rsid w:val="00483565"/>
    <w:rsid w:val="004A3A32"/>
    <w:rsid w:val="004A6E4A"/>
    <w:rsid w:val="004B5FC9"/>
    <w:rsid w:val="004C2C72"/>
    <w:rsid w:val="004C3ACC"/>
    <w:rsid w:val="004D74F8"/>
    <w:rsid w:val="004E5290"/>
    <w:rsid w:val="004F7E72"/>
    <w:rsid w:val="004F7F1A"/>
    <w:rsid w:val="00501060"/>
    <w:rsid w:val="00503764"/>
    <w:rsid w:val="00503E4D"/>
    <w:rsid w:val="00515E5E"/>
    <w:rsid w:val="005215B8"/>
    <w:rsid w:val="00527503"/>
    <w:rsid w:val="00531E1E"/>
    <w:rsid w:val="00533CC8"/>
    <w:rsid w:val="00551454"/>
    <w:rsid w:val="00561F98"/>
    <w:rsid w:val="00573620"/>
    <w:rsid w:val="005805BF"/>
    <w:rsid w:val="005951D7"/>
    <w:rsid w:val="005964D7"/>
    <w:rsid w:val="005A0458"/>
    <w:rsid w:val="005A1BEF"/>
    <w:rsid w:val="005A493A"/>
    <w:rsid w:val="005C4BAF"/>
    <w:rsid w:val="005C593F"/>
    <w:rsid w:val="005C702D"/>
    <w:rsid w:val="005D436F"/>
    <w:rsid w:val="005E7647"/>
    <w:rsid w:val="005F13FD"/>
    <w:rsid w:val="005F754C"/>
    <w:rsid w:val="006005ED"/>
    <w:rsid w:val="00615859"/>
    <w:rsid w:val="006212FB"/>
    <w:rsid w:val="00636F83"/>
    <w:rsid w:val="00644C33"/>
    <w:rsid w:val="00644DB8"/>
    <w:rsid w:val="00657CA8"/>
    <w:rsid w:val="00661799"/>
    <w:rsid w:val="00667D9A"/>
    <w:rsid w:val="0067340E"/>
    <w:rsid w:val="00693711"/>
    <w:rsid w:val="00696567"/>
    <w:rsid w:val="006971DB"/>
    <w:rsid w:val="006B43D3"/>
    <w:rsid w:val="006D0622"/>
    <w:rsid w:val="006D4B2A"/>
    <w:rsid w:val="006D4D1D"/>
    <w:rsid w:val="006E4A2D"/>
    <w:rsid w:val="00711CDA"/>
    <w:rsid w:val="007237C0"/>
    <w:rsid w:val="00723ED9"/>
    <w:rsid w:val="007268F9"/>
    <w:rsid w:val="007340F6"/>
    <w:rsid w:val="00737552"/>
    <w:rsid w:val="0074369D"/>
    <w:rsid w:val="00751038"/>
    <w:rsid w:val="00751670"/>
    <w:rsid w:val="0075710F"/>
    <w:rsid w:val="007610A8"/>
    <w:rsid w:val="007676DE"/>
    <w:rsid w:val="0078116C"/>
    <w:rsid w:val="007961CB"/>
    <w:rsid w:val="007A0889"/>
    <w:rsid w:val="007B66CB"/>
    <w:rsid w:val="007D0E8C"/>
    <w:rsid w:val="007D128D"/>
    <w:rsid w:val="007E004D"/>
    <w:rsid w:val="007E6B76"/>
    <w:rsid w:val="007F2B56"/>
    <w:rsid w:val="008019C3"/>
    <w:rsid w:val="00805797"/>
    <w:rsid w:val="00810380"/>
    <w:rsid w:val="0082218C"/>
    <w:rsid w:val="008273CF"/>
    <w:rsid w:val="00836915"/>
    <w:rsid w:val="008374B8"/>
    <w:rsid w:val="00840EF8"/>
    <w:rsid w:val="0084123E"/>
    <w:rsid w:val="00845D6F"/>
    <w:rsid w:val="00852A7D"/>
    <w:rsid w:val="0085607A"/>
    <w:rsid w:val="00861ACB"/>
    <w:rsid w:val="00861F02"/>
    <w:rsid w:val="00863756"/>
    <w:rsid w:val="00867761"/>
    <w:rsid w:val="00872113"/>
    <w:rsid w:val="00875CB0"/>
    <w:rsid w:val="00875D37"/>
    <w:rsid w:val="00876193"/>
    <w:rsid w:val="00877F00"/>
    <w:rsid w:val="00880778"/>
    <w:rsid w:val="00881B2F"/>
    <w:rsid w:val="008851D2"/>
    <w:rsid w:val="008920CF"/>
    <w:rsid w:val="00895731"/>
    <w:rsid w:val="0089601C"/>
    <w:rsid w:val="008A3BCC"/>
    <w:rsid w:val="008A3CA2"/>
    <w:rsid w:val="008A6A7A"/>
    <w:rsid w:val="008A7AE4"/>
    <w:rsid w:val="008B0944"/>
    <w:rsid w:val="008B1AEA"/>
    <w:rsid w:val="008B513A"/>
    <w:rsid w:val="008B6D79"/>
    <w:rsid w:val="008E557D"/>
    <w:rsid w:val="009011DC"/>
    <w:rsid w:val="00906D08"/>
    <w:rsid w:val="009107BE"/>
    <w:rsid w:val="0091087B"/>
    <w:rsid w:val="009662F8"/>
    <w:rsid w:val="009670A9"/>
    <w:rsid w:val="009709FC"/>
    <w:rsid w:val="00974A79"/>
    <w:rsid w:val="00974FE7"/>
    <w:rsid w:val="0099175E"/>
    <w:rsid w:val="009969F4"/>
    <w:rsid w:val="009A5F49"/>
    <w:rsid w:val="009B4F35"/>
    <w:rsid w:val="009C60E0"/>
    <w:rsid w:val="009D11BF"/>
    <w:rsid w:val="009D3234"/>
    <w:rsid w:val="009E04B4"/>
    <w:rsid w:val="009E7124"/>
    <w:rsid w:val="009F11DF"/>
    <w:rsid w:val="00A0699E"/>
    <w:rsid w:val="00A12AE1"/>
    <w:rsid w:val="00A22649"/>
    <w:rsid w:val="00A23477"/>
    <w:rsid w:val="00A236DE"/>
    <w:rsid w:val="00A32F49"/>
    <w:rsid w:val="00A3761C"/>
    <w:rsid w:val="00A46F95"/>
    <w:rsid w:val="00A506D3"/>
    <w:rsid w:val="00A545D7"/>
    <w:rsid w:val="00A60B15"/>
    <w:rsid w:val="00A6530B"/>
    <w:rsid w:val="00A6595D"/>
    <w:rsid w:val="00A66AAB"/>
    <w:rsid w:val="00A7445D"/>
    <w:rsid w:val="00A76AC4"/>
    <w:rsid w:val="00A81897"/>
    <w:rsid w:val="00A85128"/>
    <w:rsid w:val="00A902C5"/>
    <w:rsid w:val="00A94109"/>
    <w:rsid w:val="00A97D14"/>
    <w:rsid w:val="00AB3AD3"/>
    <w:rsid w:val="00AC3DB7"/>
    <w:rsid w:val="00AC4FEA"/>
    <w:rsid w:val="00AD229B"/>
    <w:rsid w:val="00AD2AAE"/>
    <w:rsid w:val="00AD6949"/>
    <w:rsid w:val="00AE081B"/>
    <w:rsid w:val="00AE7BC6"/>
    <w:rsid w:val="00AF1157"/>
    <w:rsid w:val="00AF1813"/>
    <w:rsid w:val="00AF2C39"/>
    <w:rsid w:val="00AF735E"/>
    <w:rsid w:val="00AF7DBB"/>
    <w:rsid w:val="00B0241F"/>
    <w:rsid w:val="00B07C94"/>
    <w:rsid w:val="00B125A5"/>
    <w:rsid w:val="00B17011"/>
    <w:rsid w:val="00B20484"/>
    <w:rsid w:val="00B3225C"/>
    <w:rsid w:val="00B44199"/>
    <w:rsid w:val="00B44D84"/>
    <w:rsid w:val="00B4500C"/>
    <w:rsid w:val="00B518EF"/>
    <w:rsid w:val="00B51AA2"/>
    <w:rsid w:val="00B52057"/>
    <w:rsid w:val="00B54898"/>
    <w:rsid w:val="00B574D4"/>
    <w:rsid w:val="00B61458"/>
    <w:rsid w:val="00B66776"/>
    <w:rsid w:val="00B73BC3"/>
    <w:rsid w:val="00B877D9"/>
    <w:rsid w:val="00B92ADB"/>
    <w:rsid w:val="00B9330E"/>
    <w:rsid w:val="00BB0BB1"/>
    <w:rsid w:val="00BC2155"/>
    <w:rsid w:val="00BC21A7"/>
    <w:rsid w:val="00BC599B"/>
    <w:rsid w:val="00BF1F00"/>
    <w:rsid w:val="00C12724"/>
    <w:rsid w:val="00C27ABB"/>
    <w:rsid w:val="00C312AF"/>
    <w:rsid w:val="00C31C62"/>
    <w:rsid w:val="00C378BD"/>
    <w:rsid w:val="00C4422A"/>
    <w:rsid w:val="00C52F0B"/>
    <w:rsid w:val="00C544E9"/>
    <w:rsid w:val="00C559DD"/>
    <w:rsid w:val="00C62952"/>
    <w:rsid w:val="00C63EE7"/>
    <w:rsid w:val="00C662FF"/>
    <w:rsid w:val="00C66FF3"/>
    <w:rsid w:val="00C70212"/>
    <w:rsid w:val="00C7721E"/>
    <w:rsid w:val="00C82EC0"/>
    <w:rsid w:val="00C83AC6"/>
    <w:rsid w:val="00C8745F"/>
    <w:rsid w:val="00C90808"/>
    <w:rsid w:val="00C934D3"/>
    <w:rsid w:val="00CA6C4C"/>
    <w:rsid w:val="00CB039C"/>
    <w:rsid w:val="00CB4AD7"/>
    <w:rsid w:val="00CC0DA9"/>
    <w:rsid w:val="00CD4659"/>
    <w:rsid w:val="00CE4E32"/>
    <w:rsid w:val="00D00EBD"/>
    <w:rsid w:val="00D01290"/>
    <w:rsid w:val="00D133D5"/>
    <w:rsid w:val="00D17F37"/>
    <w:rsid w:val="00D32080"/>
    <w:rsid w:val="00D37E0D"/>
    <w:rsid w:val="00D37EB0"/>
    <w:rsid w:val="00D40FAA"/>
    <w:rsid w:val="00D4127F"/>
    <w:rsid w:val="00D44F6E"/>
    <w:rsid w:val="00D46C83"/>
    <w:rsid w:val="00D46CD4"/>
    <w:rsid w:val="00D56AFD"/>
    <w:rsid w:val="00D730C2"/>
    <w:rsid w:val="00D73C6A"/>
    <w:rsid w:val="00DA0210"/>
    <w:rsid w:val="00DB714A"/>
    <w:rsid w:val="00DD3B88"/>
    <w:rsid w:val="00DE04C1"/>
    <w:rsid w:val="00DE7223"/>
    <w:rsid w:val="00DF66D6"/>
    <w:rsid w:val="00DF6708"/>
    <w:rsid w:val="00E112B3"/>
    <w:rsid w:val="00E114F4"/>
    <w:rsid w:val="00E12277"/>
    <w:rsid w:val="00E1350B"/>
    <w:rsid w:val="00E21585"/>
    <w:rsid w:val="00E2551F"/>
    <w:rsid w:val="00E34645"/>
    <w:rsid w:val="00E35E04"/>
    <w:rsid w:val="00E50A78"/>
    <w:rsid w:val="00E63E53"/>
    <w:rsid w:val="00E87CB3"/>
    <w:rsid w:val="00E90867"/>
    <w:rsid w:val="00E978A8"/>
    <w:rsid w:val="00EC0DE9"/>
    <w:rsid w:val="00EC3164"/>
    <w:rsid w:val="00ED30A4"/>
    <w:rsid w:val="00ED5988"/>
    <w:rsid w:val="00EF4927"/>
    <w:rsid w:val="00EF62E3"/>
    <w:rsid w:val="00F00ED7"/>
    <w:rsid w:val="00F06795"/>
    <w:rsid w:val="00F14522"/>
    <w:rsid w:val="00F15671"/>
    <w:rsid w:val="00F177AB"/>
    <w:rsid w:val="00F239A3"/>
    <w:rsid w:val="00F24186"/>
    <w:rsid w:val="00F244FB"/>
    <w:rsid w:val="00F26D09"/>
    <w:rsid w:val="00F26F11"/>
    <w:rsid w:val="00F3522F"/>
    <w:rsid w:val="00F5115E"/>
    <w:rsid w:val="00F51EFB"/>
    <w:rsid w:val="00F550D5"/>
    <w:rsid w:val="00F62F70"/>
    <w:rsid w:val="00F81E67"/>
    <w:rsid w:val="00F94423"/>
    <w:rsid w:val="00F94919"/>
    <w:rsid w:val="00FA0E21"/>
    <w:rsid w:val="00FA275D"/>
    <w:rsid w:val="00FB4352"/>
    <w:rsid w:val="00FC1C50"/>
    <w:rsid w:val="00FD64F3"/>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FD8978BA-D150-5441-BFD9-D4ECE91D4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 w:type="paragraph" w:styleId="Header">
    <w:name w:val="header"/>
    <w:basedOn w:val="Normal"/>
    <w:link w:val="HeaderChar"/>
    <w:uiPriority w:val="99"/>
    <w:unhideWhenUsed/>
    <w:rsid w:val="00D3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EB0"/>
    <w:rPr>
      <w:rFonts w:ascii="Cambria" w:hAnsi="Cambria"/>
      <w:sz w:val="22"/>
      <w:szCs w:val="22"/>
    </w:rPr>
  </w:style>
  <w:style w:type="paragraph" w:styleId="Footer">
    <w:name w:val="footer"/>
    <w:basedOn w:val="Normal"/>
    <w:link w:val="FooterChar"/>
    <w:uiPriority w:val="99"/>
    <w:unhideWhenUsed/>
    <w:rsid w:val="00D3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EB0"/>
    <w:rPr>
      <w:rFonts w:ascii="Cambria" w:hAnsi="Cambr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838623373">
      <w:bodyDiv w:val="1"/>
      <w:marLeft w:val="0"/>
      <w:marRight w:val="0"/>
      <w:marTop w:val="0"/>
      <w:marBottom w:val="0"/>
      <w:divBdr>
        <w:top w:val="none" w:sz="0" w:space="0" w:color="auto"/>
        <w:left w:val="none" w:sz="0" w:space="0" w:color="auto"/>
        <w:bottom w:val="none" w:sz="0" w:space="0" w:color="auto"/>
        <w:right w:val="none" w:sz="0" w:space="0" w:color="auto"/>
      </w:divBdr>
    </w:div>
    <w:div w:id="948854422">
      <w:bodyDiv w:val="1"/>
      <w:marLeft w:val="0"/>
      <w:marRight w:val="0"/>
      <w:marTop w:val="0"/>
      <w:marBottom w:val="0"/>
      <w:divBdr>
        <w:top w:val="none" w:sz="0" w:space="0" w:color="auto"/>
        <w:left w:val="none" w:sz="0" w:space="0" w:color="auto"/>
        <w:bottom w:val="none" w:sz="0" w:space="0" w:color="auto"/>
        <w:right w:val="none" w:sz="0" w:space="0" w:color="auto"/>
      </w:divBdr>
    </w:div>
    <w:div w:id="1450204115">
      <w:bodyDiv w:val="1"/>
      <w:marLeft w:val="0"/>
      <w:marRight w:val="0"/>
      <w:marTop w:val="0"/>
      <w:marBottom w:val="0"/>
      <w:divBdr>
        <w:top w:val="none" w:sz="0" w:space="0" w:color="auto"/>
        <w:left w:val="none" w:sz="0" w:space="0" w:color="auto"/>
        <w:bottom w:val="none" w:sz="0" w:space="0" w:color="auto"/>
        <w:right w:val="none" w:sz="0" w:space="0" w:color="auto"/>
      </w:divBdr>
    </w:div>
    <w:div w:id="1912151984">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schiavon@berkeley.edu" TargetMode="External"/><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comments" Target="comments.xml"/><Relationship Id="rId22" Type="http://schemas.openxmlformats.org/officeDocument/2006/relationships/hyperlink" Target="https://github.com/anaijazi/thermalManikinSl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25</Pages>
  <Words>42081</Words>
  <Characters>239866</Characters>
  <Application>Microsoft Office Word</Application>
  <DocSecurity>0</DocSecurity>
  <Lines>1998</Lines>
  <Paragraphs>562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5</cp:revision>
  <dcterms:created xsi:type="dcterms:W3CDTF">2024-02-04T02:55:00Z</dcterms:created>
  <dcterms:modified xsi:type="dcterms:W3CDTF">2024-02-04T03:51:00Z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id="H0uZokVw"/&gt;&lt;style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