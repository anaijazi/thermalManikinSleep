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539DA" w14:textId="46528D20" w:rsidR="0024337D" w:rsidRDefault="0024337D" w:rsidP="0024337D">
      <w:pPr>
        <w:pStyle w:val="Title"/>
        <w:jc w:val="left"/>
      </w:pPr>
      <w:r>
        <w:t xml:space="preserve">Passive and low-energy strategies </w:t>
      </w:r>
      <w:r w:rsidR="0099175E">
        <w:t xml:space="preserve">to </w:t>
      </w:r>
      <w:r>
        <w:t xml:space="preserve">improve </w:t>
      </w:r>
      <w:r w:rsidR="0099175E">
        <w:t xml:space="preserve">sleep </w:t>
      </w:r>
      <w:r>
        <w:t xml:space="preserve">thermal comfort </w:t>
      </w:r>
      <w:r w:rsidR="0099175E">
        <w:t>and energy resiliency during heat</w:t>
      </w:r>
      <w:r w:rsidR="004A3A32">
        <w:t xml:space="preserve"> </w:t>
      </w:r>
      <w:r w:rsidR="0099175E">
        <w:t xml:space="preserve">waves and cold </w:t>
      </w:r>
      <w:proofErr w:type="gramStart"/>
      <w:r w:rsidR="0099175E">
        <w:t>snaps</w:t>
      </w:r>
      <w:proofErr w:type="gramEnd"/>
      <w:r>
        <w:t xml:space="preserve"> </w:t>
      </w:r>
    </w:p>
    <w:p w14:paraId="345942BA" w14:textId="67225D07" w:rsidR="0024337D" w:rsidRPr="005A0458" w:rsidRDefault="0024337D" w:rsidP="0024337D">
      <w:proofErr w:type="spellStart"/>
      <w:r>
        <w:t>Arfa</w:t>
      </w:r>
      <w:proofErr w:type="spellEnd"/>
      <w:r>
        <w:t xml:space="preserve"> Aijazi</w:t>
      </w:r>
      <w:r w:rsidRPr="006244EE">
        <w:rPr>
          <w:vertAlign w:val="superscript"/>
        </w:rPr>
        <w:t>1</w:t>
      </w:r>
      <w:ins w:id="0" w:author="Arfa Aijazi" w:date="2023-12-19T17:14:00Z">
        <w:r w:rsidR="00346C98">
          <w:rPr>
            <w:vertAlign w:val="superscript"/>
          </w:rPr>
          <w:t>,2</w:t>
        </w:r>
      </w:ins>
      <w:r>
        <w:t>, Thomas Parkinson</w:t>
      </w:r>
      <w:r w:rsidRPr="006244EE">
        <w:rPr>
          <w:vertAlign w:val="superscript"/>
        </w:rPr>
        <w:t>1</w:t>
      </w:r>
      <w:ins w:id="1" w:author="Thomas Parkinson" w:date="2023-12-15T10:02:00Z">
        <w:r w:rsidR="00C31C62">
          <w:rPr>
            <w:vertAlign w:val="superscript"/>
          </w:rPr>
          <w:t>,</w:t>
        </w:r>
      </w:ins>
      <w:ins w:id="2" w:author="Arfa Aijazi" w:date="2023-12-19T17:19:00Z">
        <w:r w:rsidR="00346C98">
          <w:rPr>
            <w:vertAlign w:val="superscript"/>
          </w:rPr>
          <w:t>3</w:t>
        </w:r>
      </w:ins>
      <w:r>
        <w:t>, Hui Zhang</w:t>
      </w:r>
      <w:r w:rsidRPr="006244EE">
        <w:rPr>
          <w:vertAlign w:val="superscript"/>
        </w:rPr>
        <w:t>1</w:t>
      </w:r>
      <w:r w:rsidR="005A0458">
        <w:t>, &amp; Stefano Schiavon</w:t>
      </w:r>
      <w:r w:rsidR="005A0458" w:rsidRPr="006244EE">
        <w:rPr>
          <w:vertAlign w:val="superscript"/>
        </w:rPr>
        <w:t>1</w:t>
      </w:r>
      <w:r w:rsidR="005A0458">
        <w:rPr>
          <w:noProof/>
          <w:lang w:eastAsia="zh-CN"/>
        </w:rPr>
        <w:drawing>
          <wp:inline distT="0" distB="0" distL="0" distR="0" wp14:anchorId="7DAB8A5E" wp14:editId="38E82B9D">
            <wp:extent cx="91440" cy="91440"/>
            <wp:effectExtent l="0" t="0" r="3810" b="3810"/>
            <wp:docPr id="2" name="Graphic 2"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Envelope with solid fill"/>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1440" cy="91440"/>
                    </a:xfrm>
                    <a:prstGeom prst="rect">
                      <a:avLst/>
                    </a:prstGeom>
                  </pic:spPr>
                </pic:pic>
              </a:graphicData>
            </a:graphic>
          </wp:inline>
        </w:drawing>
      </w:r>
      <w:r w:rsidR="005A0458">
        <w:t>,</w:t>
      </w:r>
    </w:p>
    <w:p w14:paraId="5F61ADF0" w14:textId="76F14038" w:rsidR="0024337D" w:rsidRDefault="0024337D" w:rsidP="0024337D">
      <w:pPr>
        <w:rPr>
          <w:ins w:id="3" w:author="Arfa Aijazi" w:date="2023-12-19T17:14:00Z"/>
        </w:rPr>
      </w:pPr>
      <w:r w:rsidRPr="002E1487">
        <w:rPr>
          <w:vertAlign w:val="superscript"/>
        </w:rPr>
        <w:t>1</w:t>
      </w:r>
      <w:r>
        <w:t>Center for the Built Environment (CBE), University of California, Berkeley, CA, USA</w:t>
      </w:r>
    </w:p>
    <w:p w14:paraId="6930DFEF" w14:textId="5B0BF213" w:rsidR="00346C98" w:rsidRPr="00346C98" w:rsidRDefault="00346C98" w:rsidP="0024337D">
      <w:pPr>
        <w:rPr>
          <w:ins w:id="4" w:author="Arfa Aijazi" w:date="2023-12-13T13:47:00Z"/>
        </w:rPr>
      </w:pPr>
      <w:ins w:id="5" w:author="Arfa Aijazi" w:date="2023-12-19T17:15:00Z">
        <w:r>
          <w:rPr>
            <w:vertAlign w:val="superscript"/>
          </w:rPr>
          <w:t>2</w:t>
        </w:r>
        <w:r>
          <w:t>School of Architecture, University of Waterloo, Canada</w:t>
        </w:r>
      </w:ins>
    </w:p>
    <w:p w14:paraId="04E5B53A" w14:textId="59BBF04C" w:rsidR="00FD64F3" w:rsidRPr="00A81897" w:rsidRDefault="00346C98" w:rsidP="00FD64F3">
      <w:pPr>
        <w:rPr>
          <w:ins w:id="6" w:author="Arfa Aijazi" w:date="2023-12-13T13:51:00Z"/>
        </w:rPr>
      </w:pPr>
      <w:ins w:id="7" w:author="Arfa Aijazi" w:date="2023-12-19T17:18:00Z">
        <w:r>
          <w:rPr>
            <w:vertAlign w:val="superscript"/>
          </w:rPr>
          <w:t>3</w:t>
        </w:r>
      </w:ins>
      <w:ins w:id="8" w:author="Arfa Aijazi" w:date="2023-12-13T13:51:00Z">
        <w:r w:rsidR="00FD64F3" w:rsidRPr="00A81897">
          <w:t>Indoor Environmental Quality</w:t>
        </w:r>
        <w:r w:rsidR="00FD64F3">
          <w:t xml:space="preserve"> (IEQ)</w:t>
        </w:r>
        <w:r w:rsidR="00FD64F3" w:rsidRPr="00A81897">
          <w:t xml:space="preserve"> Lab, The University of Sydney, Australia</w:t>
        </w:r>
      </w:ins>
    </w:p>
    <w:p w14:paraId="5141BD4C" w14:textId="474671C3" w:rsidR="0024337D" w:rsidRPr="007E6B76" w:rsidRDefault="00283883" w:rsidP="007E6B76">
      <w:pPr>
        <w:pStyle w:val="Heading1"/>
      </w:pPr>
      <w:r w:rsidRPr="007E6B76">
        <w:t>Abstract</w:t>
      </w:r>
    </w:p>
    <w:p w14:paraId="6207E5D9" w14:textId="22B84369" w:rsidR="0024337D" w:rsidRPr="007268F9" w:rsidRDefault="0024337D" w:rsidP="0024337D">
      <w:bookmarkStart w:id="9" w:name="OLE_LINK1"/>
      <w:bookmarkStart w:id="10" w:name="OLE_LINK5"/>
      <w:r w:rsidRPr="007268F9">
        <w:t xml:space="preserve">Sleep is a pillar of human health and wellbeing. In </w:t>
      </w:r>
      <w:r w:rsidR="004F7E72" w:rsidRPr="007268F9">
        <w:t>high- and middle-income</w:t>
      </w:r>
      <w:r w:rsidR="001E5C84" w:rsidRPr="007268F9">
        <w:t xml:space="preserve"> </w:t>
      </w:r>
      <w:r w:rsidRPr="007268F9">
        <w:t xml:space="preserve">countries, there is a </w:t>
      </w:r>
      <w:r w:rsidR="005A0458" w:rsidRPr="007268F9">
        <w:t>great</w:t>
      </w:r>
      <w:r w:rsidRPr="007268F9">
        <w:t xml:space="preserve"> reliance on heating ventilation and air conditioning systems (HVAC) to control the interior thermal environment in the bedroom. However, these systems </w:t>
      </w:r>
      <w:del w:id="11" w:author="Thomas Parkinson" w:date="2023-12-15T09:41:00Z">
        <w:r w:rsidRPr="007268F9" w:rsidDel="006971DB">
          <w:delText xml:space="preserve">are problematic </w:delText>
        </w:r>
        <w:r w:rsidR="007268F9" w:rsidDel="006971DB">
          <w:delText>as</w:delText>
        </w:r>
        <w:r w:rsidRPr="007268F9" w:rsidDel="006971DB">
          <w:delText xml:space="preserve"> they are </w:delText>
        </w:r>
      </w:del>
      <w:ins w:id="12" w:author="luo maohui" w:date="2023-12-18T19:45:00Z">
        <w:r w:rsidR="000B55C1">
          <w:t xml:space="preserve">are </w:t>
        </w:r>
      </w:ins>
      <w:r w:rsidR="001E5C84" w:rsidRPr="007268F9">
        <w:t xml:space="preserve">expensive to buy and </w:t>
      </w:r>
      <w:r w:rsidR="007268F9">
        <w:t xml:space="preserve">operate while being </w:t>
      </w:r>
      <w:r w:rsidRPr="007268F9">
        <w:t>energy</w:t>
      </w:r>
      <w:r w:rsidR="00B44199" w:rsidRPr="007268F9">
        <w:t xml:space="preserve"> and environmentally</w:t>
      </w:r>
      <w:r w:rsidRPr="007268F9">
        <w:t xml:space="preserve"> intensive</w:t>
      </w:r>
      <w:r w:rsidR="0023313F" w:rsidRPr="007268F9">
        <w:t xml:space="preserve"> - </w:t>
      </w:r>
      <w:r w:rsidR="00531E1E" w:rsidRPr="007268F9">
        <w:t xml:space="preserve">problems </w:t>
      </w:r>
      <w:r w:rsidR="0023313F" w:rsidRPr="007268F9">
        <w:t xml:space="preserve">that </w:t>
      </w:r>
      <w:r w:rsidR="00B07C94">
        <w:t>may</w:t>
      </w:r>
      <w:r w:rsidR="0023313F" w:rsidRPr="007268F9">
        <w:t xml:space="preserve"> </w:t>
      </w:r>
      <w:r w:rsidR="00531E1E" w:rsidRPr="007268F9">
        <w:t>increase due to</w:t>
      </w:r>
      <w:r w:rsidRPr="007268F9">
        <w:t xml:space="preserve"> climate change. Passive and low-energy strategies, such as </w:t>
      </w:r>
      <w:r w:rsidR="005A0458" w:rsidRPr="007268F9">
        <w:t>fans and electrical blankets</w:t>
      </w:r>
      <w:r w:rsidRPr="007268F9">
        <w:t xml:space="preserve">, </w:t>
      </w:r>
      <w:del w:id="13" w:author="Thomas Parkinson" w:date="2023-12-15T09:41:00Z">
        <w:r w:rsidRPr="007268F9" w:rsidDel="006971DB">
          <w:delText xml:space="preserve">may </w:delText>
        </w:r>
      </w:del>
      <w:r w:rsidRPr="007268F9">
        <w:t xml:space="preserve">address these challenges but their </w:t>
      </w:r>
      <w:r w:rsidR="00B44199" w:rsidRPr="007268F9">
        <w:t xml:space="preserve">comparative </w:t>
      </w:r>
      <w:r w:rsidRPr="007268F9">
        <w:t xml:space="preserve">effectiveness </w:t>
      </w:r>
      <w:r w:rsidR="00B44199" w:rsidRPr="007268F9">
        <w:t xml:space="preserve">for providing comfort </w:t>
      </w:r>
      <w:r w:rsidR="00B20484">
        <w:t xml:space="preserve">in sleep environments </w:t>
      </w:r>
      <w:r w:rsidR="00B44199" w:rsidRPr="007268F9">
        <w:t>has not been studied</w:t>
      </w:r>
      <w:r w:rsidRPr="007268F9">
        <w:t xml:space="preserve">. We </w:t>
      </w:r>
      <w:r w:rsidR="007268F9">
        <w:t xml:space="preserve">used a thermal manikin to </w:t>
      </w:r>
      <w:r w:rsidR="001E5C84" w:rsidRPr="007268F9">
        <w:t xml:space="preserve">experimentally </w:t>
      </w:r>
      <w:r w:rsidRPr="007268F9">
        <w:t>show</w:t>
      </w:r>
      <w:r w:rsidR="001E5C84" w:rsidRPr="007268F9">
        <w:t xml:space="preserve"> </w:t>
      </w:r>
      <w:r w:rsidRPr="007268F9">
        <w:t xml:space="preserve">that many passive and low-energy strategies are highly effective in supplementing or replacing HVAC systems during sleep. Using passive strategies in combination with low-energy strategies that elevate air movement like ceiling or pedestal fans </w:t>
      </w:r>
      <w:del w:id="14" w:author="Thomas Parkinson" w:date="2023-12-15T09:36:00Z">
        <w:r w:rsidRPr="007268F9" w:rsidDel="006971DB">
          <w:delText xml:space="preserve">can </w:delText>
        </w:r>
      </w:del>
      <w:r w:rsidRPr="007268F9">
        <w:t>enhance</w:t>
      </w:r>
      <w:ins w:id="15" w:author="Thomas Parkinson" w:date="2023-12-15T09:36:00Z">
        <w:r w:rsidR="006971DB">
          <w:t>s</w:t>
        </w:r>
      </w:ins>
      <w:r w:rsidRPr="007268F9">
        <w:t xml:space="preserve"> the cooling effect by </w:t>
      </w:r>
      <w:r w:rsidR="0023313F" w:rsidRPr="007268F9">
        <w:t>three</w:t>
      </w:r>
      <w:r w:rsidRPr="007268F9">
        <w:t xml:space="preserve"> times</w:t>
      </w:r>
      <w:r w:rsidR="00365E0F">
        <w:t xml:space="preserve"> compared to only passive options</w:t>
      </w:r>
      <w:r w:rsidRPr="007268F9">
        <w:t xml:space="preserve">. We </w:t>
      </w:r>
      <w:ins w:id="16" w:author="Arfa Aijazi" w:date="2023-12-06T23:10:00Z">
        <w:r w:rsidR="00D73C6A">
          <w:t>extrapolated</w:t>
        </w:r>
      </w:ins>
      <w:del w:id="17" w:author="Arfa Aijazi" w:date="2023-12-06T23:10:00Z">
        <w:r w:rsidRPr="007268F9" w:rsidDel="00D73C6A">
          <w:delText>applied</w:delText>
        </w:r>
      </w:del>
      <w:r w:rsidRPr="007268F9">
        <w:t xml:space="preserve"> our </w:t>
      </w:r>
      <w:r w:rsidR="005A0458" w:rsidRPr="007268F9">
        <w:t>experimental</w:t>
      </w:r>
      <w:ins w:id="18" w:author="Arfa Aijazi" w:date="2023-12-06T23:10:00Z">
        <w:r w:rsidR="00D73C6A">
          <w:t xml:space="preserve"> findings to estimate</w:t>
        </w:r>
      </w:ins>
      <w:del w:id="19" w:author="Arfa Aijazi" w:date="2023-12-06T23:10:00Z">
        <w:r w:rsidR="005A0458" w:rsidRPr="007268F9" w:rsidDel="00D73C6A">
          <w:delText>ly measured</w:delText>
        </w:r>
      </w:del>
      <w:r w:rsidRPr="007268F9">
        <w:t xml:space="preserve"> heating and cooling effect</w:t>
      </w:r>
      <w:r w:rsidR="00F3522F">
        <w:t>s</w:t>
      </w:r>
      <w:r w:rsidRPr="007268F9">
        <w:t xml:space="preserve"> </w:t>
      </w:r>
      <w:ins w:id="20" w:author="Arfa Aijazi" w:date="2023-12-06T23:10:00Z">
        <w:r w:rsidR="00D73C6A">
          <w:t>in</w:t>
        </w:r>
      </w:ins>
      <w:del w:id="21" w:author="Arfa Aijazi" w:date="2023-12-06T23:10:00Z">
        <w:r w:rsidRPr="007268F9" w:rsidDel="00D73C6A">
          <w:delText>to</w:delText>
        </w:r>
      </w:del>
      <w:r w:rsidRPr="007268F9">
        <w:t xml:space="preserve"> two historical case studies: the 2015 Pakistan heat wave and the 2021 Texas power crisis. Passive and low-energy strategies </w:t>
      </w:r>
      <w:del w:id="22" w:author="Thomas Parkinson" w:date="2023-12-15T09:36:00Z">
        <w:r w:rsidRPr="007268F9" w:rsidDel="006971DB">
          <w:delText xml:space="preserve">can </w:delText>
        </w:r>
      </w:del>
      <w:r w:rsidRPr="007268F9">
        <w:t>reduce</w:t>
      </w:r>
      <w:ins w:id="23" w:author="Thomas Parkinson" w:date="2023-12-15T09:42:00Z">
        <w:r w:rsidR="006971DB">
          <w:t>d</w:t>
        </w:r>
      </w:ins>
      <w:r w:rsidRPr="007268F9">
        <w:t xml:space="preserve"> </w:t>
      </w:r>
      <w:del w:id="24" w:author="Thomas Parkinson" w:date="2023-12-15T09:36:00Z">
        <w:r w:rsidRPr="007268F9" w:rsidDel="006971DB">
          <w:delText xml:space="preserve">the </w:delText>
        </w:r>
      </w:del>
      <w:r w:rsidRPr="007268F9">
        <w:t xml:space="preserve">sleep time heat or cold exposure by </w:t>
      </w:r>
      <w:del w:id="25" w:author="Arfa Aijazi" w:date="2023-12-08T11:52:00Z">
        <w:r w:rsidRPr="007268F9" w:rsidDel="007961CB">
          <w:delText>as much as 90%.</w:delText>
        </w:r>
      </w:del>
      <w:ins w:id="26" w:author="Arfa Aijazi" w:date="2023-12-08T11:52:00Z">
        <w:r w:rsidR="007961CB">
          <w:t>69-91%.</w:t>
        </w:r>
      </w:ins>
      <w:r w:rsidRPr="007268F9">
        <w:t xml:space="preserve"> The low-energy strategies we tested </w:t>
      </w:r>
      <w:r w:rsidR="00C66FF3" w:rsidRPr="007268F9">
        <w:t xml:space="preserve">require </w:t>
      </w:r>
      <w:r w:rsidRPr="007268F9">
        <w:t xml:space="preserve">one to two orders of magnitude less energy than HVAC systems, and the passive strategies require no energy input. </w:t>
      </w:r>
      <w:del w:id="27" w:author="Thomas Parkinson" w:date="2023-12-15T09:37:00Z">
        <w:r w:rsidRPr="007268F9" w:rsidDel="006971DB">
          <w:delText>Our results demonstrate that t</w:delText>
        </w:r>
      </w:del>
      <w:ins w:id="28" w:author="Thomas Parkinson" w:date="2023-12-15T09:37:00Z">
        <w:r w:rsidR="006971DB">
          <w:t>T</w:t>
        </w:r>
      </w:ins>
      <w:r w:rsidRPr="007268F9">
        <w:t xml:space="preserve">hese strategies </w:t>
      </w:r>
      <w:del w:id="29" w:author="Thomas Parkinson" w:date="2023-12-15T09:37:00Z">
        <w:r w:rsidRPr="007268F9" w:rsidDel="006971DB">
          <w:delText xml:space="preserve">can also </w:delText>
        </w:r>
      </w:del>
      <w:r w:rsidRPr="007268F9">
        <w:t xml:space="preserve">help reduce peak load surges </w:t>
      </w:r>
      <w:ins w:id="30" w:author="Arfa Aijazi" w:date="2023-12-14T22:50:00Z">
        <w:r w:rsidR="00A81897">
          <w:t xml:space="preserve">and total energy demand </w:t>
        </w:r>
      </w:ins>
      <w:r w:rsidRPr="007268F9">
        <w:t xml:space="preserve">in extreme temperature events. This reduces the need for utility loadshedding, which can put individuals at risk of </w:t>
      </w:r>
      <w:r w:rsidR="0023313F" w:rsidRPr="007268F9">
        <w:t xml:space="preserve">hazardous </w:t>
      </w:r>
      <w:r w:rsidRPr="007268F9">
        <w:t xml:space="preserve">heat or cold exposure. Our results may serve as a starting point for evidence-based public health guidelines on how individuals can sleep better during heat waves and cold snaps without </w:t>
      </w:r>
      <w:ins w:id="31" w:author="Thomas Parkinson" w:date="2023-12-15T09:44:00Z">
        <w:r w:rsidR="006971DB">
          <w:t xml:space="preserve">relying on </w:t>
        </w:r>
      </w:ins>
      <w:r w:rsidRPr="007268F9">
        <w:t>HVAC.</w:t>
      </w:r>
    </w:p>
    <w:bookmarkEnd w:id="9"/>
    <w:bookmarkEnd w:id="10"/>
    <w:p w14:paraId="79E30A2E" w14:textId="67830E75" w:rsidR="004F7E72" w:rsidRDefault="00A85128" w:rsidP="007268F9">
      <w:pPr>
        <w:pStyle w:val="Heading1"/>
      </w:pPr>
      <w:r>
        <w:t>Introduction</w:t>
      </w:r>
    </w:p>
    <w:p w14:paraId="160A9228" w14:textId="2E12181C" w:rsidR="004F7E72" w:rsidRDefault="004F7E72" w:rsidP="004F7E72">
      <w:r>
        <w:t>The quantity and quality of sleep affects human health</w:t>
      </w:r>
      <w:r>
        <w:fldChar w:fldCharType="begin"/>
      </w:r>
      <w:r w:rsidR="00105E3B">
        <w:instrText xml:space="preserve"> ADDIN ZOTERO_ITEM CSL_CITATION {"citationID":"ywFfJYHs","properties":{"formattedCitation":"\\super 1\\uc0\\u8211{}4\\nosupersub{}","plainCitation":"1–4","noteIndex":0},"citationItems":[{"id":355,"uris":["http://zotero.org/users/4259226/items/YR8XZ9P3"],"itemData":{"id":355,"type":"article-journal","abstract":"To assess the relationship between duration of sleep and morbidity and mortality from coronary heart disease (CHD), stroke, and total cardiovascular disease (CVD).We performed a systematic search of publications using MEDLINE (1966–2009), EMBASE (from 1980), the Cochrane Library, and manual searches without language restrictions. Studies were included if they were prospective, follow-up &amp;gt;3 years, had duration of sleep at baseline, and incident cases of CHD, stroke, or CVD. Relative risks (RR) and 95% confidence interval (CI) were pooled using a random-effect model. Overall, 15 studies (24 cohort samples) included 474 684 male and female participants (follow-up 6.9–25 years), and 16 067 events (4169 for CHD, 3478 for stroke, and 8420 for total CVD). Sleep duration was assessed by questionnaire and incident cases through certification and event registers. Short duration of sleep was associated with a greater risk of developing or dying of CHD (RR 1.48, 95% CI 1.22–1.80, P &amp;lt; 0.0001), stroke (1.15, 1.00–1.31, P = 0.047), but not total CVD (1.03, 0.93–1.15, P = 0.52) with no evidence of publication bias (P = 0.95, P = 0.30, and P = 0.46, respectively). Long duration of sleep was also associated with a greater risk of CHD (1.38, 1.15–1.66, P = 0.0005), stroke (1.65, 1.45–1.87, P &amp;lt; 0.0001), and total CVD (1.41, 1.19–1.68, P &amp;lt; 0.0001) with no evidence of publication bias (P = 0.92, P = 0.96, and P = 0.79, respectively).Both short and long duration of sleep are predictors, or markers, of cardiovascular outcomes.","container-title":"European Heart Journal","DOI":"10.1093/eurheartj/ehr007","ISSN":"0195-668X","issue":"12","journalAbbreviation":"European Heart Journal","page":"1484-1492","source":"Silverchair","title":"Sleep duration predicts cardiovascular outcomes: a systematic review and meta-analysis of prospective studies","title-short":"Sleep duration predicts cardiovascular outcomes","URL":"https://doi.org/10.1093/eurheartj/ehr007","volume":"32","author":[{"family":"Cappuccio","given":"Francesco P."},{"family":"Cooper","given":"Daniel"},{"family":"D'Elia","given":"Lanfranco"},{"family":"Strazzullo","given":"Pasquale"},{"family":"Miller","given":"Michelle A."}],"accessed":{"date-parts":[["2021",8,2]]},"issued":{"date-parts":[["2011",6,1]]}}},{"id":351,"uris":["http://zotero.org/users/4259226/items/9VNRP3DY"],"itemData":{"id":351,"type":"article-journal","abstract":"Experimental sleep restriction causes impaired glucose tolerance (IGT); however, little is known about the metabolic effects of habitual sleep restriction. We assessed the cross-sectional relation of usual sleep time to diabetes mellitus (DM) and IGT among participants in the Sleep Heart Health Study, a community-based prospective study of the cardiovascular consequences of sleep-disordered breathing.Participants were 722 men and 764 women, aged 53 to 93 years. Usual sleep time was obtained by standardized questionnaire. Diabetes mellitus was defined as a serum glucose level of 126 mg/dL or more (≥7.0 mmol/L) fasting or 200 mg/dL or more (≥11.1 mmol/L) 2 hours following standard oral glucose challenge or medication use for DM. Impaired glucose tolerance was defined as a 2-hour postchallenge glucose level of 140 mg/dL or more (≥7.8 mmol/L) and less than 200 mg/dL. The relation of sleep time to DM and IGT was examined using categorical logistic regression with adjustment for age, sex, race, body habitus, and apnea-hypopnea index.The median sleep time was 7 hours per night, with 27.1% of subjects sleeping 6 hours or less per night. Compared with those sleeping 7 to 8 hours per night, subjects sleeping 5 hours or less and 6 hours per night had adjusted odds ratios for DM of 2.51 (95% confidence interval, 1.57-4.02) and 1.66 (95% confidence interval, 1.15-2.39), respectively. Adjusted odds ratios for IGT were 1.33 (95% confidence interval, 0.83-2.15) and 1.58 (95% confidence interval, 1.15-2.18), respectively. Subjects sleeping 9 hours or more per night also had increased odds ratios for DM and IGT. These associations persisted when subjects with insomnia symptoms were excluded.A sleep duration of 6 hours or less or 9 hours or more is associated with increased prevalence of DM and IGT. Because this effect was present in subjects without insomnia, voluntary sleep restriction may contribute to the large public health burden of DM.Arch Intern Med. 2005;165:863-868--&gt;","container-title":"Archives of Internal Medicine","DOI":"10.1001/archinte.165.8.863","ISSN":"0003-9926","issue":"8","journalAbbreviation":"Archives of Internal Medicine","page":"863-867","source":"Silverchair","title":"Association of Sleep Time With Diabetes Mellitus and Impaired Glucose Tolerance","URL":"https://doi.org/10.1001/archinte.165.8.863","volume":"165","author":[{"family":"Gottlieb","given":"Daniel J."},{"family":"Punjabi","given":"Naresh M."},{"family":"Newman","given":"Ann B."},{"family":"Resnick","given":"Helaine E."},{"family":"Redline","given":"Susan"},{"family":"Baldwin","given":"Carol M."},{"family":"Nieto","given":"F. Javier"}],"accessed":{"date-parts":[["2021",8,2]]},"issued":{"date-parts":[["2005",4,25]]}}},{"id":353,"uris":["http://zotero.org/users/4259226/items/4684ELGR"],"itemData":{"id":353,"type":"article-journal","abstract":"During the past few decades, sleep curtailment has become a very common behavior in industrialized countries. This trend for shorter sleep duration has developed over the same time period as the dramatic increase in the prevalence of obesity and diabetes. There is rapidly accumulating evidence to indicate that chronic partial sleep loss may increase the risk of obesity and diabetes. Laboratory studies in healthy volunteers have shown that experimental sleep restriction is associated with an adverse impact on glucose homeostasis. Insulin sensitivity decreases rapidly and markedly without adequate compensation in beta cell function, resulting in an elevated risk of diabetes. Prospective epidemiologic studies in both children and adults are consistent with a causative role of short sleep in the increased risk of diabetes. Sleep curtailment is also associated with a dysregulation of the neuroendocrine control of appetite, with a reduction of the satiety factor leptin and an increase in the hunger-promoting hormone ghrelin. Thus, sleep loss may alter the ability of leptin and ghrelin to accurately signal caloric need, acting in concert to produce an internal misperception of insufficient energy availability. The adverse impact of sleep deprivation on appetite regulation is likely to be driven by increased activity in neuronal populations expressing the excitatory peptides orexins that promote both waling and feeding. Consistent with the laboratory evidence, multiple epidemiologic studies have shown an association between short sleep and higher body mass index after controlling for a variety of possible confounders.","container-title":"Annals of the New York Academy of Sciences","DOI":"10.1196/annals.1417.033","ISSN":"0077-8923","journalAbbreviation":"Ann N Y Acad Sci","note":"PMID: 18591489\nPMCID: PMC4394987","page":"287-304","source":"PubMed Central","title":"Associations between sleep loss and increased risk of obesity and diabetes","URL":"https://www.ncbi.nlm.nih.gov/pmc/articles/PMC4394987/","volume":"1129","author":[{"family":"Knutson","given":"Kristen L."},{"family":"Van Cauter","given":"Eve"}],"accessed":{"date-parts":[["2021",8,2]]},"issued":{"date-parts":[["2008"]]}}},{"id":352,"uris":["http://zotero.org/users/4259226/items/HMCJ7Z5T"],"itemData":{"id":352,"type":"article-journal","abstract":"BACKGROUND: In many patients with depression, symptoms of insomnia herald the onset of the disorder and may persist into remission or recovery, even after adequate treatment. Several studies have raised the question whether insomniac symptoms may constitute an independent clinical predictor of depression. This meta-analysis is aimed at evaluating quantitatively if insomnia constitutes a predictor of depression.\nMETHODS: PubMed, Medline, PsycInfo, and PsycArticles databases were searched from 1980 until 2010 to identify longitudinal epidemiological studies simultaneously investigating insomniac complaints and depressed psychopathology. Effects were summarized using the logarithms of the odds ratios for insomnia at baseline to predict depression at follow-up. Studies were pooled with both fixed- and random-effects meta-analytic models in order to evaluate the concordance. Heterogeneity test and sensitivity analysis were computed.\nRESULTS: Twenty-one studies met inclusion criteria. Considering all studies together, heterogeneity was found. The random-effects model showed an overall odds ratio for insomnia to predict depression of 2.60 (confidence interval [CI]: 1.98-3.42). When the analysis was adjusted for outliers, the studies were not longer heterogeneous. The fixed-effects model showed an overall odds ratio of 2.10 (CI: 1.86-2.38).\nLIMITATIONS: The main limit is that included studies did not always consider the role of other intervening variables.\nCONCLUSIONS: Non-depressed people with insomnia have a twofold risk to develop depression, compared to people with no sleep difficulties. Thus, early treatment programs for insomnia might reduce the risk for developing depression in the general population and be considered a helpful general preventive strategy in the area of mental health care.","container-title":"Journal of Affective Disorders","DOI":"10.1016/j.jad.2011.01.011","ISSN":"1573-2517","issue":"1-3","journalAbbreviation":"J Affect Disord","language":"eng","note":"PMID: 21300408","page":"10-19","source":"PubMed","title":"Insomnia as a predictor of depression: a meta-analytic evaluation of longitudinal epidemiological studies","title-short":"Insomnia as a predictor of depression","volume":"135","author":[{"family":"Baglioni","given":"Chiara"},{"family":"Battagliese","given":"Gemma"},{"family":"Feige","given":"Bernd"},{"family":"Spiegelhalder","given":"Kai"},{"family":"Nissen","given":"Christoph"},{"family":"Voderholzer","given":"Ulrich"},{"family":"Lombardo","given":"Caterina"},{"family":"Riemann","given":"Dieter"}],"issued":{"date-parts":[["2011",12]]}}}],"schema":"https://github.com/citation-style-language/schema/raw/master/csl-citation.json"} </w:instrText>
      </w:r>
      <w:r>
        <w:fldChar w:fldCharType="separate"/>
      </w:r>
      <w:r w:rsidR="00306945" w:rsidRPr="00306945">
        <w:rPr>
          <w:rFonts w:cs="Times New Roman"/>
          <w:vertAlign w:val="superscript"/>
        </w:rPr>
        <w:t>1–4</w:t>
      </w:r>
      <w:r>
        <w:fldChar w:fldCharType="end"/>
      </w:r>
      <w:r>
        <w:t xml:space="preserve"> and cognitive performance</w:t>
      </w:r>
      <w:r>
        <w:fldChar w:fldCharType="begin"/>
      </w:r>
      <w:r w:rsidR="00105E3B">
        <w:instrText xml:space="preserve"> ADDIN ZOTERO_ITEM CSL_CITATION {"citationID":"WyDXFeqo","properties":{"formattedCitation":"\\super 5\\uc0\\u8211{}7\\nosupersub{}","plainCitation":"5–7","noteIndex":0},"citationItems":[{"id":349,"uris":["http://zotero.org/users/4259226/items/QXM7DC9R"],"itemData":{"id":349,"type":"article-journal","abstract":"It is generally agreed that sleep aids memory consolidation, but the reasons for this are a mystery. Part of the answer may lie in the patterns of synchronous brain activity unique to the state of slumber.","container-title":"Nature","DOI":"10.1038/nature05309","ISSN":"1476-4687","issue":"7119","language":"en","license":"2006 Nature Publishing Group","note":"Bandiera_abtest: a\nCg_type: Nature Research Journals\nnumber: 7119\nPrimary_atype: News &amp; Views\npublisher: Nature Publishing Group","page":"559-560","source":"www.nature.com","title":"A memory boost while you sleep","URL":"https://www.nature.com/articles/nature05309","volume":"444","author":[{"family":"Stickgold","given":"Robert"}],"accessed":{"date-parts":[["2021",8,2]]},"issued":{"date-parts":[["2006",11]]}}},{"id":350,"uris":["http://zotero.org/users/4259226/items/94N2TU4F"],"itemData":{"id":350,"type":"article-journal","abstract":"Taking Out the Trash\nThe purpose of sleep remains mysterious. Using state-of-the-art in vivo two-photon imaging to directly compare two arousal states in the same mouse, Xie et al. (p. 373; see the Perspective by Herculano-Houzel) found that metabolic waste products of neural activity were cleared out of the sleeping brain at a faster rate than during the awake state. This finding suggests a mechanistic explanation for how sleep serves a restorative function, in addition to its well-described effects on memory consolidation.\nThe conservation of sleep across all animal species suggests that sleep serves a vital function. We here report that sleep has a critical function in ensuring metabolic homeostasis. Using real-time assessments of tetramethylammonium diffusion and two-photon imaging in live mice, we show that natural sleep or anesthesia are associated with a 60% increase in the interstitial space, resulting in a striking increase in convective exchange of cerebrospinal fluid with interstitial fluid. In turn, convective fluxes of interstitial fluid increased the rate of β-amyloid clearance during sleep. Thus, the restorative function of sleep may be a consequence of the enhanced removal of potentially neurotoxic waste products that accumulate in the awake central nervous system.\nDuring sleep, metabolic waste products are removed from the extracellular spaces in the brain. [Also see Perspective by Herculano-Houzel]\nDuring sleep, metabolic waste products are removed from the extracellular spaces in the brain. [Also see Perspective by Herculano-Houzel]","container-title":"Science","DOI":"10.1126/science.1241224","ISSN":"0036-8075, 1095-9203","issue":"6156","language":"en","license":"Copyright © 2013, American Association for the Advancement of Science","note":"publisher: American Association for the Advancement of Science\nsection: Report\nPMID: 24136970","page":"373-377","source":"science.sciencemag.org","title":"Sleep Drives Metabolite Clearance from the Adult Brain","URL":"https://science.sciencemag.org/content/342/6156/373","volume":"342","author":[{"family":"Xie","given":"Lulu"},{"family":"Kang","given":"Hongyi"},{"family":"Xu","given":"Qiwu"},{"family":"Chen","given":"Michael J."},{"family":"Liao","given":"Yonghong"},{"family":"Thiyagarajan","given":"Meenakshisundaram"},{"family":"O’Donnell","given":"John"},{"family":"Christensen","given":"Daniel J."},{"family":"Nicholson","given":"Charles"},{"family":"Iliff","given":"Jeffrey J."},{"family":"Takano","given":"Takahiro"},{"family":"Deane","given":"Rashid"},{"family":"Nedergaard","given":"Maiken"}],"accessed":{"date-parts":[["2021",8,2]]},"issued":{"date-parts":[["2013",10,18]]}}},{"id":348,"uris":["http://zotero.org/users/4259226/items/PASHPG8F"],"itemData":{"id":348,"type":"article-journal","abstract":"Today, prolonged wakefulness is a widespread phenomenon. Nevertheless, in the field of sleep and wakefulness, several unanswered questions remain. Prolonged wakefulness can be due to acute total sleep deprivation (SD) or to chronic partial sleep restriction. Although the latter is more common in everyday life, the effects of total SD have been examined more thoroughly. Both total and partial SD induce adverse changes in cognitive performance. First and foremost, total SD impairs attention and working memory, but it also affects other functions, such as long-term memory and decision-making. Partial SD is found to influence attention, especially vigilance. Studies on its effects on more demanding cognitive functions are lacking. Coping with SD depends on several factors, especially aging and gender. Also interindividual differences in responses are substantial. In addition to coping with SD, recovering from it also deserves attention. Cognitive recovery processes, although insufficiently studied, seem to be more demanding in partial sleep restriction than in total SD. (PsycINFO Database Record (c) 2016 APA, all rights reserved)","container-title":"Neuropsychiatric Disease and Treatment","ISSN":"1176-6328(Print)","issue":"5","note":"publisher-place: New Zealand\npublisher: Dove Medical Press Ltd.","page":"553-567","source":"APA PsycNET","title":"Sleep deprivation: Impact on cognitive performance","title-short":"Sleep deprivation","volume":"3","author":[{"family":"Alhola","given":"Paula"},{"family":"Polo-Kantola","given":"Päivi"}],"issued":{"date-parts":[["2007"]]}}}],"schema":"https://github.com/citation-style-language/schema/raw/master/csl-citation.json"} </w:instrText>
      </w:r>
      <w:r>
        <w:fldChar w:fldCharType="separate"/>
      </w:r>
      <w:r w:rsidR="00306945" w:rsidRPr="00306945">
        <w:rPr>
          <w:rFonts w:cs="Times New Roman"/>
          <w:vertAlign w:val="superscript"/>
        </w:rPr>
        <w:t>5–7</w:t>
      </w:r>
      <w:r>
        <w:fldChar w:fldCharType="end"/>
      </w:r>
      <w:r>
        <w:t xml:space="preserve">. </w:t>
      </w:r>
      <w:r w:rsidR="00FF1004">
        <w:t xml:space="preserve">The thermal environment, characterized by the dry-bulb air temperature, mean radiant temperature, relative humidity, and air speed, affects </w:t>
      </w:r>
      <w:r>
        <w:t xml:space="preserve"> sleep quality</w:t>
      </w:r>
      <w:r>
        <w:fldChar w:fldCharType="begin"/>
      </w:r>
      <w:r w:rsidR="00105E3B">
        <w:instrText xml:space="preserve"> ADDIN ZOTERO_ITEM CSL_CITATION {"citationID":"ta4GKEHr","properties":{"formattedCitation":"\\super 8,9\\nosupersub{}","plainCitation":"8,9","noteIndex":0},"citationItems":[{"id":360,"uris":["http://zotero.org/users/4259226/items/LXMFFMX5"],"itemData":{"id":360,"type":"article-journal","abstract":"Thermal environment in bedrooms is still a largely neglected topic in thermal comfort research, although a thermal comfortable environment is important for sleep maintenance. Studies confirm that human body is sensitive to air temperature during sleep; even moderate heat or cold exposure decrease sleep quality significantly. In the present paper we reviewed air temperatures measured in bedroom and the effects of heat and cold exposure on sleep quality, and then proposed 5 aspects of approaches or technologies that could improve sleeping thermal environment at a low energy consumption. We concluded that there are two important research topics in sleeping thermal environment. One is to develop sleeping-mode control strategy for air conditioner used in bedroom to get slight increase or to avoid decrease in room air temperature when approaching morning. The other is to control bed micro-environment energy efficiently by using of local heating, cooling and/or ventilation system.","container-title":"Energy and Buildings","DOI":"10.1016/j.enbuild.2017.05.043","ISSN":"0378-7788","journalAbbreviation":"Energy and Buildings","language":"en","page":"101-113","source":"ScienceDirect","title":"Thermal environment and sleep quality: A review","title-short":"Thermal environment and sleep quality","URL":"https://www.sciencedirect.com/science/article/pii/S0378778817317681","volume":"149","author":[{"family":"Lan","given":"L."},{"family":"Tsuzuki","given":"K."},{"family":"Liu","given":"Y. F."},{"family":"Lian","given":"Z. W."}],"accessed":{"date-parts":[["2021",8,2]]},"issued":{"date-parts":[["2017",8,15]]}}},{"id":359,"uris":["http://zotero.org/users/4259226/items/NLZFQ7YZ"],"itemData":{"id":359,"type":"article-journal","abstract":"Sleep is essential for the body to recover from both physical and psychological fatigue accruing throughout the day, and to restore energy to maintain bodily functions. Bedroom environmental quality is one of the key causes of sleep disturbance, so a better understanding of the associations of bedroom temperature and ventilation rate (using CO2 as the surrogate) with sleep quality is necessary. This field study was conducted during summer in subtropical Sydney, Australia, with a sample of 48 householders, including both males and females. In addition to a questionnaire-based subjective sleep quality scales, sleep metrics were also monitored using wrist-wearable sensors. An indoor environmental quality monitoring station (SAMBA) was installed in each survey bedroom for continuous measurements of thermal and air quality parameters at 5-minute intervals for five consecutive days for each subject. The thermal sensation subjects used to characterize their night’s sleep showed no relationship with the actual thermal conditions prevailing in the bedroom while sleeping. Sleep efficiency (ratio of time asleep to time in bed) and rapid eye movement (REM) sleep (%) were both negatively correlated with bedroom operative temperature; as bedroom operative temperature increases by 1 K, the estimate of sleep efficiency and REM sleep percentage decrease by 1.036% and 1.647%, respectively. Deep sleep percentage was negatively related to bedroom CO2 concentration, with a 4.3% decrement for every 100 ppm increase in the overnight mean CO2 concentration. The deterioration in subjectively evaluated air freshness was associated with poorer self-reported sleep quality. The effect of bedroom CO2 concentration on light sleep percentage varied significantly under different bedroom operative temperature levels.","container-title":"Science and Technology for the Built Environment","DOI":"10.1080/23744731.2020.1756664","ISSN":"2374-4731","issue":"9","note":"publisher: Taylor &amp; Francis\n_eprint: https://doi.org/10.1080/23744731.2020.1756664","page":"1274-1284","source":"Taylor and Francis+NEJM","title":"Associations of bedroom temperature and ventilation with sleep quality","URL":"https://doi.org/10.1080/23744731.2020.1756664","volume":"26","author":[{"family":"Xiong","given":"Jing"},{"family":"Lan","given":"Li"},{"family":"Lian","given":"Zhiwei"},{"family":"De dear","given":"Richard"}],"accessed":{"date-parts":[["2021",8,2]]},"issued":{"date-parts":[["2020",10,20]]}}}],"schema":"https://github.com/citation-style-language/schema/raw/master/csl-citation.json"} </w:instrText>
      </w:r>
      <w:r>
        <w:fldChar w:fldCharType="separate"/>
      </w:r>
      <w:r w:rsidR="00306945" w:rsidRPr="00306945">
        <w:rPr>
          <w:rFonts w:cs="Times New Roman"/>
          <w:vertAlign w:val="superscript"/>
        </w:rPr>
        <w:t>8,9</w:t>
      </w:r>
      <w:r>
        <w:fldChar w:fldCharType="end"/>
      </w:r>
      <w:r>
        <w:t>. The s</w:t>
      </w:r>
      <w:r w:rsidRPr="00755BBE">
        <w:t>trong link</w:t>
      </w:r>
      <w:r>
        <w:t xml:space="preserve"> between sleep and</w:t>
      </w:r>
      <w:r w:rsidRPr="00755BBE">
        <w:t xml:space="preserve"> thermoregulation</w:t>
      </w:r>
      <w:r>
        <w:t xml:space="preserve"> means</w:t>
      </w:r>
      <w:r w:rsidRPr="00755BBE">
        <w:t xml:space="preserve"> both excessively </w:t>
      </w:r>
      <w:r w:rsidR="0030322E" w:rsidRPr="00755BBE">
        <w:t>h</w:t>
      </w:r>
      <w:r w:rsidR="0030322E">
        <w:t>ot</w:t>
      </w:r>
      <w:r w:rsidR="0030322E" w:rsidRPr="00755BBE">
        <w:t xml:space="preserve"> </w:t>
      </w:r>
      <w:r w:rsidRPr="00755BBE">
        <w:t xml:space="preserve">and </w:t>
      </w:r>
      <w:r w:rsidR="0030322E">
        <w:t>cold</w:t>
      </w:r>
      <w:r w:rsidR="0030322E" w:rsidRPr="00755BBE">
        <w:t xml:space="preserve"> </w:t>
      </w:r>
      <w:r w:rsidR="00F26F11">
        <w:t>thermal conditions</w:t>
      </w:r>
      <w:r w:rsidR="00F26F11" w:rsidRPr="00755BBE">
        <w:t xml:space="preserve"> </w:t>
      </w:r>
      <w:r w:rsidRPr="00755BBE">
        <w:t>have a negative impact</w:t>
      </w:r>
      <w:r>
        <w:t xml:space="preserve"> on sleep outcomes</w:t>
      </w:r>
      <w:r>
        <w:fldChar w:fldCharType="begin"/>
      </w:r>
      <w:r w:rsidR="00105E3B">
        <w:instrText xml:space="preserve"> ADDIN ZOTERO_ITEM CSL_CITATION {"citationID":"yHTjdAaI","properties":{"formattedCitation":"\\super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t xml:space="preserve">. </w:t>
      </w:r>
      <w:r w:rsidR="00C662FF">
        <w:t>Feeling too warm</w:t>
      </w:r>
      <w:r>
        <w:t xml:space="preserve"> during sleep increases wakefulness and decreases time in shortwave sleep prominent in the initial sleep segments, and rapid eye movement (REM) </w:t>
      </w:r>
      <w:r w:rsidR="00227E88">
        <w:t xml:space="preserve">sleep </w:t>
      </w:r>
      <w:r>
        <w:t>in the later stages</w:t>
      </w:r>
      <w:r>
        <w:fldChar w:fldCharType="begin"/>
      </w:r>
      <w:r w:rsidR="004749BE">
        <w:instrText xml:space="preserve"> ADDIN ZOTERO_ITEM CSL_CITATION {"citationID":"3KxJSWxQ","properties":{"formattedCitation":"\\super 11\\nosupersub{}","plainCitation":"11","noteIndex":0},"citationItems":[{"id":346,"uris":["http://zotero.org/users/4259226/items/PSVPICMD"],"itemData":{"id":346,"type":"article-journal","abstract":"The objective of this study was to confirm the effect of humid heat exposure on sleep stages and body temperature. Seven healthy male volunteers with a mean age of 22.7±1.63, served as the subjects. The experiments were carried out under four different conditions of room temperature and relative humidity: 29oC RH 50% (29/50), 29oC RH 75% (29/75), 35oC RH 50% (35/50), and 35oC RH 75% (35/75). The subjects wearing only shorts slept from 23:00 to 7:00 on a bed, which was covered with a 100% cotton sheet. EEG, EOG, and mental EMG were recorded through the night. Rectal temperature (Tr) and skin temperature were measured continuously. The 35/75 condition caused more wake and a lower sleep efficiency index (SEI) and stage S3+S4 than 29/50 and 29/75. Stage REM and stage 3 were significantly decreased at 35/75 than at 29/50 and 35/50. Tr was maintained at a higher level at 35/75 than under the other conditions. Mean skin temperature was higher at 35/50 and 35/75 than at 29/50 and 29/75. These results suggest that humid heat exposure during night sleep increases the thermal load to supress the sleep-evoked Tr decrease, stage 3, SWS, and REM, and increase wakefulness.","container-title":"Sleep","DOI":"10.1093/sleep/22.6.767","ISSN":"1550-9109","issue":"6","language":"en","page":"767-773","source":"DOI.org (Crossref)","title":"Effects of Humid Heat Exposure on Human Sleep Stages and Body Temperature.","URL":"https://academic.oup.com/sleep/article/22/6/767/2729947/Effects-of-Humid-Heat-Exposure-on-Human-Sleep","volume":"22","author":[{"family":"Okamoto-Mizuno","given":"Kazue"}],"accessed":{"date-parts":[["2021",8,2]]},"issued":{"date-parts":[["1999",9,1]]}}}],"schema":"https://github.com/citation-style-language/schema/raw/master/csl-citation.json"} </w:instrText>
      </w:r>
      <w:r>
        <w:fldChar w:fldCharType="separate"/>
      </w:r>
      <w:r w:rsidR="00306945" w:rsidRPr="00306945">
        <w:rPr>
          <w:rFonts w:cs="Times New Roman"/>
          <w:vertAlign w:val="superscript"/>
        </w:rPr>
        <w:t>11</w:t>
      </w:r>
      <w:r>
        <w:fldChar w:fldCharType="end"/>
      </w:r>
      <w:r>
        <w:t xml:space="preserve">. </w:t>
      </w:r>
      <w:r w:rsidR="00C662FF">
        <w:t>Feeling too cold</w:t>
      </w:r>
      <w:r>
        <w:t xml:space="preserve"> during sleep primarily effects the later stages of sleep, where REM is dominant</w:t>
      </w:r>
      <w:r>
        <w:fldChar w:fldCharType="begin"/>
      </w:r>
      <w:r w:rsidR="00105E3B">
        <w:instrText xml:space="preserve"> ADDIN ZOTERO_ITEM CSL_CITATION {"citationID":"5mv8rIgH","properties":{"formattedCitation":"\\super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URL":"https://www.ncbi.nlm.nih.gov/pmc/articles/PMC3427038/","volume":"31","author":[{"family":"Okamoto-Mizuno","given":"Kazue"},{"family":"Mizuno","given":"Koh"},{"family":"Michie","given":"Saeko"},{"family":"Maeda","given":"Akiko"},{"family":"Iizuka","given":"Sachiko"}],"accessed":{"date-parts":[["2021",8,2]]},"issued":{"date-parts":[["2012",5,31]]}}}],"schema":"https://github.com/citation-style-language/schema/raw/master/csl-citation.json"} </w:instrText>
      </w:r>
      <w:r>
        <w:fldChar w:fldCharType="separate"/>
      </w:r>
      <w:r w:rsidR="00306945" w:rsidRPr="00306945">
        <w:rPr>
          <w:rFonts w:cs="Times New Roman"/>
          <w:vertAlign w:val="superscript"/>
        </w:rPr>
        <w:t>10</w:t>
      </w:r>
      <w:r>
        <w:fldChar w:fldCharType="end"/>
      </w:r>
      <w:r w:rsidR="007D0E8C">
        <w:t xml:space="preserve"> and significantly affects heart rate variability during sleep</w:t>
      </w:r>
      <w:r w:rsidR="007D0E8C">
        <w:fldChar w:fldCharType="begin"/>
      </w:r>
      <w:r w:rsidR="00105E3B">
        <w:instrText xml:space="preserve"> ADDIN ZOTERO_ITEM CSL_CITATION {"citationID":"fbMKQCHk","properties":{"formattedCitation":"\\super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rsidR="007D0E8C">
        <w:fldChar w:fldCharType="separate"/>
      </w:r>
      <w:r w:rsidR="00306945" w:rsidRPr="00306945">
        <w:rPr>
          <w:rFonts w:cs="Times New Roman"/>
          <w:vertAlign w:val="superscript"/>
        </w:rPr>
        <w:t>12</w:t>
      </w:r>
      <w:r w:rsidR="007D0E8C">
        <w:fldChar w:fldCharType="end"/>
      </w:r>
      <w:r w:rsidR="007D0E8C">
        <w:t xml:space="preserve"> which may contribute to higher frequencies of myocardial infarctions (i.e., heart attacks) in the morning</w:t>
      </w:r>
      <w:r w:rsidR="007D0E8C">
        <w:fldChar w:fldCharType="begin"/>
      </w:r>
      <w:r w:rsidR="007D0E8C">
        <w:instrText xml:space="preserve"> ADDIN ZOTERO_ITEM CSL_CITATION {"citationID":"DaC06hLA","properties":{"formattedCitation":"\\super 13\\nosupersub{}","plainCitation":"13","noteIndex":0},"citationItems":[{"id":343,"uris":["http://zotero.org/users/4259226/items/ZUS3QQIL"],"itemData":{"id":343,"type":"article-journal","abstract":"The time of acute myocardial infarction was determined in all 1,741 patients of the ISAM (Intravenous Streptokinase in Acute Myocardial Infarction) Study, based on onset of clinical symptoms and evaluation of plasma CK-MB enzyme time-activity curves. The incidence of myocardial infarction was markedly increased between 6:00 AM and 12:00 noon compared with other times of day (p less than 0.001). Myocardial infarction occurred 3.8 times more frequently between 8:00 and 9:00 AM (hour of maximum incidence) than between 12:00 midnight and 1:00 AM (hour of minimum incidence). Time of myocardial infarction based on clinical and enzymatic methods correlated well (r = 0.95). Patients with higher or lower left ventricular ejection fraction, higher or lower degree of wall motion abnormalities and residual stenosis of the coronary arteries, and one-, two-, or three-vessel disease exhibited a similar circadian pattern, suggesting that the morning is a risk period for patients with mild as well as severe coronary artery disease. Only the group of patients receiving beta-adrenergic blocking therapy before the event did not show an increased morning incidence of myocardial infarction. This observation may contribute to an understanding of the mechanisms by which beta-blockers reduce the incidence of myocardial infarction. Further investigation of physiologic changes occurring during the morning period of increased risk of myocardial infarction may lead to better understanding of the disorder. Design and timing of cardioprotective medication may play a crucial role in improving prevention of acute myocardial infarction.","container-title":"Circulation","DOI":"10.1161/01.cir.80.4.853","ISSN":"0009-7322","issue":"4","journalAbbreviation":"Circulation","language":"eng","note":"PMID: 2571430","page":"853-858","source":"PubMed","title":"Increased morning incidence of myocardial infarction in the ISAM Study: absence with prior beta-adrenergic blockade. ISAM Study Group","title-short":"Increased morning incidence of myocardial infarction in the ISAM Study","volume":"80","author":[{"family":"Willich","given":"S. N."},{"family":"Linderer","given":"T."},{"family":"Wegscheider","given":"K."},{"family":"Leizorovicz","given":"A."},{"family":"Alamercery","given":"I."},{"family":"Schröder","given":"R."}],"issued":{"date-parts":[["1989",10]]}}}],"schema":"https://github.com/citation-style-language/schema/raw/master/csl-citation.json"} </w:instrText>
      </w:r>
      <w:r w:rsidR="007D0E8C">
        <w:fldChar w:fldCharType="separate"/>
      </w:r>
      <w:r w:rsidR="00306945" w:rsidRPr="00306945">
        <w:rPr>
          <w:rFonts w:cs="Times New Roman"/>
          <w:vertAlign w:val="superscript"/>
        </w:rPr>
        <w:t>13</w:t>
      </w:r>
      <w:r w:rsidR="007D0E8C">
        <w:fldChar w:fldCharType="end"/>
      </w:r>
      <w:r w:rsidR="007D0E8C">
        <w:t xml:space="preserve"> and in winter</w:t>
      </w:r>
      <w:r w:rsidR="007D0E8C">
        <w:fldChar w:fldCharType="begin"/>
      </w:r>
      <w:r w:rsidR="00105E3B">
        <w:instrText xml:space="preserve"> ADDIN ZOTERO_ITEM CSL_CITATION {"citationID":"uFDQWCtb","properties":{"formattedCitation":"\\super 14\\nosupersub{}","plainCitation":"14","noteIndex":0},"citationItems":[{"id":342,"uris":["http://zotero.org/users/4259226/items/IGEMGI8T"],"itemData":{"id":342,"type":"article-journal","container-title":"Journal of the American College of Cardiology","DOI":"10.1016/S0735-1097(99)00137-0","issue":"7","note":"publisher: American College of Cardiology Foundation","page":"1916-1919","source":"jacc.org (Atypon)","title":"Increased winter mortality from acute myocardial infarction and stroke: the effect of age","title-short":"Increased winter mortality from acute myocardial infarction and stroke","URL":"https://www.jacc.org/doi/full/10.1016/S0735-1097%2899%2900137-0","volume":"33","author":[{"family":"Sheth","given":"Tej"},{"family":"Nair","given":"Cyril"},{"family":"Muller","given":"James"},{"family":"Yusuf","given":"Salim"}],"accessed":{"date-parts":[["2021",8,2]]},"issued":{"date-parts":[["1999",6,1]]}}}],"schema":"https://github.com/citation-style-language/schema/raw/master/csl-citation.json"} </w:instrText>
      </w:r>
      <w:r w:rsidR="007D0E8C">
        <w:fldChar w:fldCharType="separate"/>
      </w:r>
      <w:r w:rsidR="00306945" w:rsidRPr="00306945">
        <w:rPr>
          <w:rFonts w:cs="Times New Roman"/>
          <w:vertAlign w:val="superscript"/>
        </w:rPr>
        <w:t>14</w:t>
      </w:r>
      <w:r w:rsidR="007D0E8C">
        <w:fldChar w:fldCharType="end"/>
      </w:r>
      <w:r w:rsidR="007D0E8C">
        <w:t>.</w:t>
      </w:r>
      <w:r>
        <w:t xml:space="preserve"> </w:t>
      </w:r>
      <w:r w:rsidR="007D0E8C">
        <w:t xml:space="preserve">The negative effect can </w:t>
      </w:r>
      <w:r w:rsidR="007D0E8C">
        <w:lastRenderedPageBreak/>
        <w:t xml:space="preserve">be compensated with bedding insulation, for example, a study </w:t>
      </w:r>
      <w:r>
        <w:t xml:space="preserve">report no significant reduction in sleep quality in ambient temperatures as low as 3°C due to bed covers maintaining a near constant bed </w:t>
      </w:r>
      <w:r w:rsidR="00836915">
        <w:t>thermal environment</w:t>
      </w:r>
      <w:r>
        <w:fldChar w:fldCharType="begin"/>
      </w:r>
      <w:r w:rsidR="00105E3B">
        <w:instrText xml:space="preserve"> ADDIN ZOTERO_ITEM CSL_CITATION {"citationID":"epGF04ai","properties":{"formattedCitation":"\\super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URL":"https://doi.org/10.1007/s00421-008-0889-1","volume":"105","author":[{"family":"Okamoto-Mizuno","given":"Kazue"},{"family":"Tsuzuki","given":"Kazuyo"},{"family":"Mizuno","given":"Koh"},{"family":"Ohshiro","given":"Yasushi"}],"accessed":{"date-parts":[["2021",8,2]]},"issued":{"date-parts":[["2008",10,21]]}}}],"schema":"https://github.com/citation-style-language/schema/raw/master/csl-citation.json"} </w:instrText>
      </w:r>
      <w:r>
        <w:fldChar w:fldCharType="separate"/>
      </w:r>
      <w:r w:rsidR="00306945" w:rsidRPr="00306945">
        <w:rPr>
          <w:rFonts w:cs="Times New Roman"/>
          <w:vertAlign w:val="superscript"/>
        </w:rPr>
        <w:t>12</w:t>
      </w:r>
      <w:r>
        <w:fldChar w:fldCharType="end"/>
      </w:r>
      <w:r>
        <w:t xml:space="preserve">. </w:t>
      </w:r>
    </w:p>
    <w:p w14:paraId="7B6981EA" w14:textId="49C2C7C3" w:rsidR="00AF1157" w:rsidRDefault="004F7E72" w:rsidP="004F7E72">
      <w:r>
        <w:t xml:space="preserve">Despite the importance of the thermal environment to sleep, there are </w:t>
      </w:r>
      <w:r w:rsidR="00836915">
        <w:t xml:space="preserve">limited </w:t>
      </w:r>
      <w:r w:rsidR="00F00ED7">
        <w:t xml:space="preserve">building </w:t>
      </w:r>
      <w:r>
        <w:t>regulations or guidelines that specifically address the design temperature in sleeping environments. Therefore, design practitioners generally assume that the same conditions for thermal comfort during waking hours apply to sleep. In the United Kingdom, the Chartered Institution of Building Services Engineers’ (CIBSE) TM59 Design Methodology for the Assessment of Overheating Risk in Homes recommends that the operative temperature in the bedroom from 10 p.m. to 7 a.m. shall not exceed 26°C for more than 1% of annual hours</w:t>
      </w:r>
      <w:r>
        <w:fldChar w:fldCharType="begin"/>
      </w:r>
      <w:r w:rsidR="00D37EB0">
        <w:instrText xml:space="preserve"> ADDIN ZOTERO_ITEM CSL_CITATION {"citationID":"JNNpV1FJ","properties":{"formattedCitation":"\\super 15\\nosupersub{}","plainCitation":"15","noteIndex":0},"citationItems":[{"id":"H0uZokVw/aJGTZeOi","uris":["http://zotero.org/users/4259226/items/3UII6DYL"],"itemData":{"id":674,"type":"book","publisher":"CIBSE","source":"Google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Nicol, who was involved in the standard’s development, later suggests that this criteria may be highly conservative as people sleep comfortably at temperatures of 29-31°C within their personal bed space</w:t>
      </w:r>
      <w:r>
        <w:fldChar w:fldCharType="begin"/>
      </w:r>
      <w:r w:rsidR="00105E3B">
        <w:instrText xml:space="preserve"> ADDIN ZOTERO_ITEM CSL_CITATION {"citationID":"UYxbjoRG","properties":{"formattedCitation":"\\super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Lomas et al.</w:t>
      </w:r>
      <w:r>
        <w:fldChar w:fldCharType="begin"/>
      </w:r>
      <w:r w:rsidR="00105E3B">
        <w:instrText xml:space="preserve"> ADDIN ZOTERO_ITEM CSL_CITATION {"citationID":"2s0fcPLE","properties":{"formattedCitation":"\\super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also finds that the TM59 criterion suggests a much higher prevalence of overheating than was reported by the English Housing Surveys (EHS). </w:t>
      </w:r>
      <w:ins w:id="32" w:author="Arfa Aijazi" w:date="2023-12-13T13:55:00Z">
        <w:r w:rsidR="00FD64F3">
          <w:t>Lomas et al.</w:t>
        </w:r>
      </w:ins>
      <w:r w:rsidR="00FD64F3">
        <w:fldChar w:fldCharType="begin"/>
      </w:r>
      <w:r w:rsidR="00FD64F3">
        <w:instrText xml:space="preserve"> ADDIN ZOTERO_ITEM CSL_CITATION {"citationID":"ID24i6NR","properties":{"formattedCitation":"\\super 18\\nosupersub{}","plainCitation":"18","noteIndex":0},"citationItems":[{"id":1743,"uris":["http://zotero.org/users/4259226/items/55JWPL2L"],"itemData":{"id":1743,"type":"article-journal","abstract":"Adequate sleep is crucial to human health and well-being and elevated night-time temperatures can degrade sleep quality. European countries with temperate climates use temperature thresholds between 25°C and 28°C to identify homes that are overheated. The current UK bedroom threshold of 26°C, is based on one small study, which is now over 45 years old. An extensive literature review indicated that with modern summertime bedding and bedwear, which enables body coverage to be easily adjusted, thermal comfort can be achieved for night-time bedroom temperatures up to approximately 29°C. Temperatures measured in 591 bedrooms during England’s hottest ever summer, 2018, are re-analysed. The prevalences of night-time overheating generated by alternative criteria are compared with the prevalences generated by the established adaptive overheating criterion. Comparisons are made for homes with different dwelling and household characteristics. Finally, a new overheating criterion is proposed based on the mean night-time bedroom temperature, with thresholds between 26°C and 29°C depending on the application of the criterion. The allowable exceedance of the chosen threshold is limited to seven nights between May and September. Adopting thresholds of 27°C for vulnerable households and 28°C for others, 23% (5.5 million) of the main bedrooms in English homes were deemed to be overheated in the hot summer of 2018, far fewer than the 69% obtained using the current UK bedroom criterion. Irrespective of the threshold chosen, there were clear, consistent and significant differences in overheating prevalence depending on dwelling and household characteristics. The proposed new overheating criterion is applicable to unconditioned bedrooms in temperate regions. It seeks to strike a balance between the risk that hot bedrooms will be air-conditioned and the risk of temperatures detrimental to a “good nights’ sleep”.\nPractical Application\nA new overheating criterion is proposed to identify overheated bedrooms. It adopts the familiar format of a temperature threshold and an allowable exceedance. It is applicable in temperate climates when people are asleep in unconditioned bedrooms. The criterion is intended to aid the interpretation of night-time temperatures predicted by dynamic thermal models and temperature measurements in existing bedrooms. It is applicable to individuals of different heat sensitivity, the design of new homes or the refurbishment of existing homes. With further testing and refinement, it offers a credible replacement to the existing UK bedroom criterion given in CIBSE Guide A, TM59 and in other guides. It can thus underpin the new overheating regulations, Part O, for the design of new dwellings in England.","container-title":"Building Services Engineering Research and Technology","DOI":"10.1177/01436244231183113","ISSN":"0143-6244","issue":"5","language":"en","note":"publisher: SAGE Publications Ltd STM","page":"485-517","source":"SAGE Journals","title":"An overheating criterion for bedrooms in temperate climates: Derivation and application","title-short":"An overheating criterion for bedrooms in temperate climates","URL":"https://doi.org/10.1177/01436244231183113","volume":"44","author":[{"family":"Lomas","given":"Kevin J"},{"family":"Li","given":"Matthew"}],"accessed":{"date-parts":[["2023",12,13]]},"issued":{"date-parts":[["2023",9,1]]}}}],"schema":"https://github.com/citation-style-language/schema/raw/master/csl-citation.json"} </w:instrText>
      </w:r>
      <w:r w:rsidR="00FD64F3">
        <w:fldChar w:fldCharType="separate"/>
      </w:r>
      <w:r w:rsidR="00FD64F3" w:rsidRPr="00FD64F3">
        <w:rPr>
          <w:rFonts w:cs="Times New Roman"/>
          <w:vertAlign w:val="superscript"/>
        </w:rPr>
        <w:t>18</w:t>
      </w:r>
      <w:r w:rsidR="00FD64F3">
        <w:fldChar w:fldCharType="end"/>
      </w:r>
      <w:ins w:id="33" w:author="Arfa Aijazi" w:date="2023-12-13T13:57:00Z">
        <w:del w:id="34" w:author="Thomas Parkinson" w:date="2023-12-15T10:02:00Z">
          <w:r w:rsidR="00FD64F3" w:rsidDel="00C31C62">
            <w:delText>u</w:delText>
          </w:r>
        </w:del>
      </w:ins>
      <w:ins w:id="35" w:author="Arfa Aijazi" w:date="2023-12-13T13:55:00Z">
        <w:r w:rsidR="00FD64F3">
          <w:t xml:space="preserve"> recently extended this survey analysis to derive new overheating criteria between </w:t>
        </w:r>
      </w:ins>
      <w:ins w:id="36" w:author="Arfa Aijazi" w:date="2023-12-13T13:56:00Z">
        <w:r w:rsidR="00FD64F3" w:rsidRPr="00FD64F3">
          <w:t>26°C and 29°C</w:t>
        </w:r>
        <w:r w:rsidR="00FD64F3">
          <w:t>.</w:t>
        </w:r>
      </w:ins>
    </w:p>
    <w:p w14:paraId="6699761D" w14:textId="6EBB1AFA" w:rsidR="00AE081B" w:rsidRDefault="00AE081B" w:rsidP="004F7E72">
      <w:r>
        <w:t xml:space="preserve">Public health agencies have a role in communicating evidence-based guidelines on coping with extreme </w:t>
      </w:r>
      <w:r w:rsidR="00693711">
        <w:t>temperatures</w:t>
      </w:r>
      <w:r>
        <w:t>. Currently</w:t>
      </w:r>
      <w:r w:rsidR="00A6530B">
        <w:t>,</w:t>
      </w:r>
      <w:r>
        <w:t xml:space="preserve"> </w:t>
      </w:r>
      <w:r w:rsidR="00693711">
        <w:t>most public health</w:t>
      </w:r>
      <w:r>
        <w:t xml:space="preserve"> guid</w:t>
      </w:r>
      <w:r w:rsidR="00A6530B">
        <w:t>ance</w:t>
      </w:r>
      <w:r w:rsidR="00693711">
        <w:t xml:space="preserve"> focus</w:t>
      </w:r>
      <w:r w:rsidR="00A6530B">
        <w:t>es</w:t>
      </w:r>
      <w:r>
        <w:t xml:space="preserve"> on preventing adverse health effects from overheating</w:t>
      </w:r>
      <w:r w:rsidR="00AB3AD3">
        <w:fldChar w:fldCharType="begin"/>
      </w:r>
      <w:r w:rsidR="00FD64F3">
        <w:instrText xml:space="preserve"> ADDIN ZOTERO_ITEM CSL_CITATION {"citationID":"QWCvGwAR","properties":{"formattedCitation":"\\super 19\\uc0\\u8211{}22\\nosupersub{}","plainCitation":"19–22","noteIndex":0},"citationItems":[{"id":1528,"uris":["http://zotero.org/users/4259226/items/WIAYISIU"],"itemData":{"id":1528,"type":"report","abstract":"The most important actions to take during a heat-wave are: to avoid or reduce exposure, to communicate risks effectively, to take particular care of vulnerable population groups and to manage mild and severe heat illness.","event-place":"Copenhagen, Denmark","genre":"WHO/EURO:2011-2510-42266-58691","language":"EN","publisher-place":"Copenhagen, Denmark","title":"Public Health Advice on preventing health effects of heat: New and updated information for different audiences","URL":"https://www.who.int/publications-detail-redirect/WHO-EURO-2011-2510-42266-58691","author":[{"family":"WHO Regional office for Europe","given":""}],"issued":{"date-parts":[["2011"]]}}},{"id":1529,"uris":["http://zotero.org/users/4259226/items/9QH9SNF8"],"itemData":{"id":1529,"type":"webpage","abstract":"Learn about heat-related illness and how to stay cool and safe in hot weather. [short URL]","container-title":"Centers for Disease Control and Prevention","language":"en-us","title":"Keep Your Cool in Hot Weather!","URL":"https://www.cdc.gov/nceh/features/extremeheat/index.html","author":[{"family":"CDC","given":""}],"accessed":{"date-parts":[["2022",12,24]]},"issued":{"date-parts":[["2022",7,18]]}}},{"id":1531,"uris":["http://zotero.org/users/4259226/items/IB3PVGNZ"],"itemData":{"id":1531,"type":"webpage","abstract":"Find out how to keep cool and safe in a heatwave, and who is most at risk of heat exhaustion and heatstroke.","container-title":"nhs.uk","language":"en","title":"Heatwave: how to cope in hot weather","title-short":"Heatwave","URL":"https://www.nhs.uk/live-well/seasonal-health/heatwave-how-to-cope-in-hot-weather/","author":[{"family":"NHS","given":""}],"accessed":{"date-parts":[["2022",12,24]]},"issued":{"date-parts":[["2022",8,10]]}}},{"id":1535,"uris":["http://zotero.org/users/4259226/items/TTYYVM5I"],"itemData":{"id":1535,"type":"webpage","abstract":"Prepare for the heat. Pay close attention to how you, and those around you, feel. Stay hydrated. Stay cool. Avoid exposure to extreme heat when outdoors.","genre":"guidance","language":"eng","note":"Last Modified: 2022-01-24","title":"Extreme heat events: How to protect yourself from the health effects of extreme heat","title-short":"Extreme heat events","URL":"https://www.canada.ca/en/health-canada/services/climate-change-health/extreme-heat/how-protect-yourself.html","author":[{"family":"Government of Canada","given":"Health"}],"accessed":{"date-parts":[["2022",12,24]]},"issued":{"date-parts":[["2022",1,24]]}}}],"schema":"https://github.com/citation-style-language/schema/raw/master/csl-citation.json"} </w:instrText>
      </w:r>
      <w:r w:rsidR="00AB3AD3">
        <w:fldChar w:fldCharType="separate"/>
      </w:r>
      <w:r w:rsidR="00FD64F3" w:rsidRPr="00FD64F3">
        <w:rPr>
          <w:rFonts w:cs="Times New Roman"/>
          <w:vertAlign w:val="superscript"/>
        </w:rPr>
        <w:t>19–22</w:t>
      </w:r>
      <w:r w:rsidR="00AB3AD3">
        <w:fldChar w:fldCharType="end"/>
      </w:r>
      <w:r w:rsidR="00C12724">
        <w:t>.</w:t>
      </w:r>
      <w:r w:rsidR="00AB3AD3">
        <w:t xml:space="preserve"> With regards to the home and personal adaptations, these guidelines are often limited to </w:t>
      </w:r>
      <w:r w:rsidR="008273CF">
        <w:t>reducing</w:t>
      </w:r>
      <w:r w:rsidR="006E4A2D">
        <w:t xml:space="preserve"> use of internal heat gains like ovens and lights</w:t>
      </w:r>
      <w:r w:rsidR="00AB3AD3">
        <w:t xml:space="preserve">, opening windows at night </w:t>
      </w:r>
      <w:r w:rsidR="008273CF">
        <w:t>(</w:t>
      </w:r>
      <w:r w:rsidR="00AB3AD3">
        <w:t>if safe</w:t>
      </w:r>
      <w:r w:rsidR="008273CF">
        <w:t>)</w:t>
      </w:r>
      <w:r w:rsidR="00AB3AD3">
        <w:t>, using air-conditioning, staying hydrated, and dressing in light clothing.</w:t>
      </w:r>
      <w:r w:rsidR="00C12724">
        <w:t xml:space="preserve"> </w:t>
      </w:r>
      <w:r w:rsidR="00F00ED7">
        <w:t xml:space="preserve">Fewer </w:t>
      </w:r>
      <w:r w:rsidR="006E4A2D">
        <w:t>agencies</w:t>
      </w:r>
      <w:r w:rsidR="00F00ED7">
        <w:t xml:space="preserve"> provide guidelines on preventing adverse health effects fro</w:t>
      </w:r>
      <w:r w:rsidR="00AB3AD3">
        <w:t>m a winter power outage</w:t>
      </w:r>
      <w:r w:rsidR="000A1C92">
        <w:t xml:space="preserve"> or extreme cold</w:t>
      </w:r>
      <w:r w:rsidR="00644C33">
        <w:fldChar w:fldCharType="begin"/>
      </w:r>
      <w:r w:rsidR="00FD64F3">
        <w:instrText xml:space="preserve"> ADDIN ZOTERO_ITEM CSL_CITATION {"citationID":"AGHyavrx","properties":{"formattedCitation":"\\super 23,24\\nosupersub{}","plainCitation":"23,24","noteIndex":0},"citationItems":[{"id":1539,"uris":["http://zotero.org/users/4259226/items/JMS5PKQQ"],"itemData":{"id":1539,"type":"webpage","abstract":"What You Need to Know When the Power Goes Out Unexpectedly. Tips and Information on Power Outage Safety provided by the Centers for Disease Control and Prevention (CDC).","container-title":"Centers for Disease Control and Prevention (CDC) | Natural Disasters and Severe Weather","language":"en-us","title":"When the Power Goes Out","URL":"https://www.cdc.gov/disasters/poweroutage/needtoknow.html","author":[{"family":"U.S. CDC","given":""}],"accessed":{"date-parts":[["2022",12,24]]},"issued":{"date-parts":[["2021",9,9]]}}},{"id":1537,"uris":["http://zotero.org/users/4259226/items/4RGZ8ZKU"],"itemData":{"id":1537,"type":"webpage","container-title":"MIReady","language":"en","title":"Winter Power Outage Tips","URL":"https://www.michigan.gov/miready/be-informed/winter-prep/winter-power-outage-tips","author":[{"family":"MI State Police","given":""}],"accessed":{"date-parts":[["2022",12,24]]}}}],"schema":"https://github.com/citation-style-language/schema/raw/master/csl-citation.json"} </w:instrText>
      </w:r>
      <w:r w:rsidR="00644C33">
        <w:fldChar w:fldCharType="separate"/>
      </w:r>
      <w:r w:rsidR="00FD64F3" w:rsidRPr="00FD64F3">
        <w:rPr>
          <w:rFonts w:cs="Times New Roman"/>
          <w:vertAlign w:val="superscript"/>
        </w:rPr>
        <w:t>23,24</w:t>
      </w:r>
      <w:r w:rsidR="00644C33">
        <w:fldChar w:fldCharType="end"/>
      </w:r>
      <w:r w:rsidR="00F00ED7">
        <w:t>.</w:t>
      </w:r>
      <w:r w:rsidR="00644C33">
        <w:t xml:space="preserve"> </w:t>
      </w:r>
      <w:r w:rsidR="00A32F49">
        <w:t>G</w:t>
      </w:r>
      <w:r w:rsidR="00644C33">
        <w:t>uidance with regards to the home and personal adaptations focuses</w:t>
      </w:r>
      <w:r w:rsidR="00A32F49">
        <w:t xml:space="preserve"> on</w:t>
      </w:r>
      <w:r w:rsidR="009107BE">
        <w:t xml:space="preserve"> using gas-powered generators with caution and dressing </w:t>
      </w:r>
      <w:r w:rsidR="00E1350B">
        <w:t>in warm layers</w:t>
      </w:r>
      <w:r w:rsidR="009107BE">
        <w:t>.</w:t>
      </w:r>
      <w:r w:rsidR="00F00ED7">
        <w:t xml:space="preserve"> In both cases, there are no specific guidelines on sleeping in extreme temperatures. </w:t>
      </w:r>
      <w:r w:rsidR="009107BE">
        <w:t xml:space="preserve">As a result, </w:t>
      </w:r>
      <w:r w:rsidR="00E1350B">
        <w:t>popular consumer publications attempt to fill this communication gap</w:t>
      </w:r>
      <w:r w:rsidR="00ED30A4">
        <w:t xml:space="preserve">, demonstrating public </w:t>
      </w:r>
      <w:r w:rsidR="008273CF">
        <w:t>interest in the topic</w:t>
      </w:r>
      <w:r w:rsidR="00E1350B">
        <w:t xml:space="preserve">, but their guidelines are often based on reader anecdotes and not on sound scientific research. </w:t>
      </w:r>
    </w:p>
    <w:p w14:paraId="418E2812" w14:textId="5A367B64" w:rsidR="004F7E72" w:rsidRDefault="004F7E72" w:rsidP="004F7E72">
      <w:pPr>
        <w:tabs>
          <w:tab w:val="left" w:pos="2970"/>
        </w:tabs>
      </w:pPr>
      <w:r>
        <w:t xml:space="preserve">Conventional heating, ventilation, and air conditioning (HVAC) systems are a common </w:t>
      </w:r>
      <w:r w:rsidR="005D436F">
        <w:t xml:space="preserve">and effective </w:t>
      </w:r>
      <w:r>
        <w:t xml:space="preserve">way to regulate the </w:t>
      </w:r>
      <w:r w:rsidR="00F26F11">
        <w:t xml:space="preserve">thermal conditions </w:t>
      </w:r>
      <w:r w:rsidR="0030322E">
        <w:t xml:space="preserve">inside </w:t>
      </w:r>
      <w:r>
        <w:t xml:space="preserve">residential buildings. </w:t>
      </w:r>
      <w:del w:id="37" w:author="Arfa Aijazi" w:date="2023-12-20T17:09:00Z">
        <w:r w:rsidR="005D436F" w:rsidDel="00840EF8">
          <w:delText>For example,</w:delText>
        </w:r>
      </w:del>
      <w:ins w:id="38" w:author="Arfa Aijazi" w:date="2023-12-20T17:10:00Z">
        <w:r w:rsidR="00840EF8">
          <w:t>Adoption of</w:t>
        </w:r>
      </w:ins>
      <w:r w:rsidR="005D436F">
        <w:t xml:space="preserve"> residential air conditioning is the main reason </w:t>
      </w:r>
      <w:r w:rsidR="008273CF">
        <w:t xml:space="preserve">for </w:t>
      </w:r>
      <w:r w:rsidR="005D436F">
        <w:t xml:space="preserve">the </w:t>
      </w:r>
      <w:ins w:id="39" w:author="Arfa Aijazi" w:date="2023-12-20T17:04:00Z">
        <w:r w:rsidR="00840EF8">
          <w:t xml:space="preserve">75% </w:t>
        </w:r>
      </w:ins>
      <w:r w:rsidR="005D436F">
        <w:t xml:space="preserve">reduction </w:t>
      </w:r>
      <w:ins w:id="40" w:author="Arfa Aijazi" w:date="2023-12-20T17:04:00Z">
        <w:r w:rsidR="00840EF8">
          <w:t>in</w:t>
        </w:r>
      </w:ins>
      <w:del w:id="41" w:author="Arfa Aijazi" w:date="2023-12-20T17:04:00Z">
        <w:r w:rsidR="005D436F" w:rsidDel="00840EF8">
          <w:delText>of 75%</w:delText>
        </w:r>
      </w:del>
      <w:r w:rsidR="005D436F">
        <w:t xml:space="preserve"> </w:t>
      </w:r>
      <w:ins w:id="42" w:author="Arfa Aijazi" w:date="2023-12-20T17:05:00Z">
        <w:r w:rsidR="00840EF8">
          <w:t>heat</w:t>
        </w:r>
      </w:ins>
      <w:ins w:id="43" w:author="Arfa Aijazi" w:date="2023-12-20T17:06:00Z">
        <w:r w:rsidR="00840EF8">
          <w:t xml:space="preserve">-related </w:t>
        </w:r>
      </w:ins>
      <w:r w:rsidR="005D436F">
        <w:t xml:space="preserve">mortality </w:t>
      </w:r>
      <w:del w:id="44" w:author="Arfa Aijazi" w:date="2023-12-20T17:05:00Z">
        <w:r w:rsidR="005D436F" w:rsidDel="00840EF8">
          <w:delText xml:space="preserve">in the US </w:delText>
        </w:r>
      </w:del>
      <w:del w:id="45" w:author="Arfa Aijazi" w:date="2023-12-20T17:06:00Z">
        <w:r w:rsidR="005D436F" w:rsidDel="00840EF8">
          <w:delText>due to excessive heat</w:delText>
        </w:r>
      </w:del>
      <w:ins w:id="46" w:author="Arfa Aijazi" w:date="2023-12-20T17:05:00Z">
        <w:r w:rsidR="00840EF8">
          <w:t xml:space="preserve">in the U.S. </w:t>
        </w:r>
      </w:ins>
      <w:ins w:id="47" w:author="Arfa Aijazi" w:date="2023-12-20T17:09:00Z">
        <w:r w:rsidR="00840EF8">
          <w:t>since 1960</w:t>
        </w:r>
      </w:ins>
      <w:r w:rsidR="00E1350B">
        <w:fldChar w:fldCharType="begin"/>
      </w:r>
      <w:r w:rsidR="00FD64F3">
        <w:instrText xml:space="preserve"> ADDIN ZOTERO_ITEM CSL_CITATION {"citationID":"PHPLKJN7","properties":{"formattedCitation":"\\super 25\\nosupersub{}","plainCitation":"25","noteIndex":0},"citationItems":[{"id":556,"uris":["http://zotero.org/users/4259226/items/FEPX84IP"],"itemData":{"id":556,"type":"article-journal","abstract":"This paper examines the temperature-mortality relationship over the course of the twentieth-century United States both for its own interest and to identify potentially useful adaptations for coming decades. There are three primary findings. First, the mortality impact of days with mean temperature exceeding 80°F declined by 75 percent. Almost the entire decline occurred after 1960. Second, the diffusion of residential air conditioning explains essentially the entire decline in hot day–related fatalities. Third, using Dubin and McFadden’s discrete-continuous model, the present value of US consumer surplus from the introduction of residential air conditioning is estimated to be $85–$185 billion (2012 dollars).","container-title":"Journal of Political Economy","DOI":"10.1086/684582","ISSN":"0022-3808","issue":"1","note":"publisher: The University of Chicago Press","page":"105-159","source":"journals.uchicago.edu (Atypon)","title":"Adapting to Climate Change: The Remarkable Decline in the US Temperature-Mortality Relationship over the Twentieth Century","title-short":"Adapting to Climate Change","URL":"https://www.journals.uchicago.edu/doi/10.1086/684582","volume":"124","author":[{"family":"Barreca","given":"Alan"},{"family":"Clay","given":"Karen"},{"family":"Deschenes","given":"Olivier"},{"family":"Greenstone","given":"Michael"},{"family":"Shapiro","given":"Joseph S."}],"accessed":{"date-parts":[["2021",8,3]]},"issued":{"date-parts":[["2016",2,1]]}}}],"schema":"https://github.com/citation-style-language/schema/raw/master/csl-citation.json"} </w:instrText>
      </w:r>
      <w:r w:rsidR="00E1350B">
        <w:fldChar w:fldCharType="separate"/>
      </w:r>
      <w:r w:rsidR="00FD64F3" w:rsidRPr="00FD64F3">
        <w:rPr>
          <w:rFonts w:cs="Times New Roman"/>
          <w:vertAlign w:val="superscript"/>
        </w:rPr>
        <w:t>25</w:t>
      </w:r>
      <w:r w:rsidR="00E1350B">
        <w:fldChar w:fldCharType="end"/>
      </w:r>
      <w:r w:rsidR="005D436F">
        <w:t xml:space="preserve">. HVAC </w:t>
      </w:r>
      <w:r>
        <w:t>technologies have high penetration in the United States, where over 95% of homes have some form of space heating and 88% have some form of space cooling</w:t>
      </w:r>
      <w:r>
        <w:fldChar w:fldCharType="begin"/>
      </w:r>
      <w:r w:rsidR="00FD64F3">
        <w:instrText xml:space="preserve"> ADDIN ZOTERO_ITEM CSL_CITATION {"citationID":"CAUfy65c","properties":{"formattedCitation":"\\super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xml:space="preserve">. However, space heating and cooling </w:t>
      </w:r>
      <w:ins w:id="48" w:author="Arfa Aijazi" w:date="2023-12-20T17:11:00Z">
        <w:r w:rsidR="00840EF8">
          <w:t>are</w:t>
        </w:r>
      </w:ins>
      <w:del w:id="49" w:author="Arfa Aijazi" w:date="2023-12-20T17:11:00Z">
        <w:r w:rsidDel="00840EF8">
          <w:delText>is</w:delText>
        </w:r>
      </w:del>
      <w:r>
        <w:t xml:space="preserve"> energy intensive </w:t>
      </w:r>
      <w:del w:id="50" w:author="Arfa Aijazi" w:date="2023-12-18T14:59:00Z">
        <w:r w:rsidDel="00D37E0D">
          <w:delText>(</w:delText>
        </w:r>
        <w:commentRangeStart w:id="51"/>
        <w:commentRangeStart w:id="52"/>
        <w:commentRangeStart w:id="53"/>
        <w:commentRangeStart w:id="54"/>
        <w:commentRangeStart w:id="55"/>
        <w:commentRangeStart w:id="56"/>
        <w:r w:rsidR="0082218C" w:rsidDel="00D37E0D">
          <w:delText>power rating ~</w:delText>
        </w:r>
      </w:del>
      <w:del w:id="57" w:author="Arfa Aijazi" w:date="2023-12-18T14:56:00Z">
        <w:r w:rsidR="0082218C" w:rsidDel="009011DC">
          <w:delText>3 kW</w:delText>
        </w:r>
      </w:del>
      <w:del w:id="58" w:author="Arfa Aijazi" w:date="2023-12-18T14:59:00Z">
        <w:r w:rsidR="0082218C" w:rsidDel="00D37E0D">
          <w:delText xml:space="preserve"> for cooling and ~20 kW for heating</w:delText>
        </w:r>
        <w:commentRangeEnd w:id="51"/>
        <w:r w:rsidR="00515E5E" w:rsidDel="00D37E0D">
          <w:rPr>
            <w:rStyle w:val="CommentReference"/>
          </w:rPr>
          <w:commentReference w:id="51"/>
        </w:r>
        <w:commentRangeEnd w:id="52"/>
        <w:r w:rsidR="00C31C62" w:rsidDel="00D37E0D">
          <w:rPr>
            <w:rStyle w:val="CommentReference"/>
          </w:rPr>
          <w:commentReference w:id="52"/>
        </w:r>
        <w:commentRangeEnd w:id="53"/>
        <w:r w:rsidR="00F244FB" w:rsidDel="00D37E0D">
          <w:rPr>
            <w:rStyle w:val="CommentReference"/>
          </w:rPr>
          <w:commentReference w:id="53"/>
        </w:r>
        <w:commentRangeEnd w:id="54"/>
        <w:r w:rsidR="00215B2C" w:rsidDel="00D37E0D">
          <w:rPr>
            <w:rStyle w:val="CommentReference"/>
          </w:rPr>
          <w:commentReference w:id="54"/>
        </w:r>
        <w:commentRangeEnd w:id="55"/>
        <w:r w:rsidR="00215B2C" w:rsidDel="00D37E0D">
          <w:rPr>
            <w:rStyle w:val="CommentReference"/>
          </w:rPr>
          <w:commentReference w:id="55"/>
        </w:r>
        <w:commentRangeEnd w:id="56"/>
        <w:r w:rsidR="009011DC" w:rsidDel="00D37E0D">
          <w:rPr>
            <w:rStyle w:val="CommentReference"/>
          </w:rPr>
          <w:commentReference w:id="56"/>
        </w:r>
        <w:r w:rsidDel="00D37E0D">
          <w:delText xml:space="preserve">) </w:delText>
        </w:r>
      </w:del>
      <w:r>
        <w:t>and historically represents over 50% of energy end use in residential buildings</w:t>
      </w:r>
      <w:r>
        <w:fldChar w:fldCharType="begin"/>
      </w:r>
      <w:r w:rsidR="00FD64F3">
        <w:instrText xml:space="preserve"> ADDIN ZOTERO_ITEM CSL_CITATION {"citationID":"ziCkyvlM","properties":{"formattedCitation":"\\super 27\\nosupersub{}","plainCitation":"27","noteIndex":0},"citationItems":[{"id":390,"uris":["http://zotero.org/users/4259226/items/DL77EXMZ"],"itemData":{"id":390,"type":"report","event-place":"Washington,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Summary","author":[{"family":"EIA","given":""}],"issued":{"date-parts":[["2018",5]]}}}],"schema":"https://github.com/citation-style-language/schema/raw/master/csl-citation.json"} </w:instrText>
      </w:r>
      <w:r>
        <w:fldChar w:fldCharType="separate"/>
      </w:r>
      <w:r w:rsidR="00FD64F3" w:rsidRPr="00FD64F3">
        <w:rPr>
          <w:rFonts w:cs="Times New Roman"/>
          <w:vertAlign w:val="superscript"/>
        </w:rPr>
        <w:t>27</w:t>
      </w:r>
      <w:r>
        <w:fldChar w:fldCharType="end"/>
      </w:r>
      <w:r>
        <w:t>.</w:t>
      </w:r>
      <w:ins w:id="59" w:author="Arfa Aijazi" w:date="2023-12-20T06:39:00Z">
        <w:r w:rsidR="007676DE">
          <w:t xml:space="preserve"> </w:t>
        </w:r>
      </w:ins>
      <w:ins w:id="60" w:author="Arfa Aijazi" w:date="2023-12-20T06:40:00Z">
        <w:r w:rsidR="007676DE">
          <w:t>A</w:t>
        </w:r>
      </w:ins>
      <w:ins w:id="61" w:author="Arfa Aijazi" w:date="2023-12-20T06:39:00Z">
        <w:r w:rsidR="007676DE">
          <w:t>n average U.S. home of approximately 170 m</w:t>
        </w:r>
        <w:r w:rsidR="007676DE">
          <w:rPr>
            <w:vertAlign w:val="superscript"/>
          </w:rPr>
          <w:t>2</w:t>
        </w:r>
        <w:r w:rsidR="007676DE">
          <w:t xml:space="preserve"> </w:t>
        </w:r>
      </w:ins>
      <w:r w:rsidR="007676DE">
        <w:fldChar w:fldCharType="begin"/>
      </w:r>
      <w:r w:rsidR="007676DE">
        <w:instrText xml:space="preserve"> ADDIN ZOTERO_ITEM CSL_CITATION {"citationID":"lRs8dKgt","properties":{"formattedCitation":"\\super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rsidR="007676DE">
        <w:fldChar w:fldCharType="separate"/>
      </w:r>
      <w:r w:rsidR="007676DE" w:rsidRPr="007676DE">
        <w:rPr>
          <w:rFonts w:cs="Times New Roman"/>
          <w:vertAlign w:val="superscript"/>
        </w:rPr>
        <w:t>26</w:t>
      </w:r>
      <w:r w:rsidR="007676DE">
        <w:fldChar w:fldCharType="end"/>
      </w:r>
      <w:ins w:id="62" w:author="Arfa Aijazi" w:date="2023-12-20T06:41:00Z">
        <w:r w:rsidR="007676DE">
          <w:t xml:space="preserve"> will require a 3 ton air conditioner</w:t>
        </w:r>
      </w:ins>
      <w:r w:rsidR="007676DE">
        <w:fldChar w:fldCharType="begin"/>
      </w:r>
      <w:r w:rsidR="007676DE">
        <w:instrText xml:space="preserve"> ADDIN ZOTERO_ITEM CSL_CITATION {"citationID":"FMLNvYef","properties":{"formattedCitation":"\\super 28\\nosupersub{}","plainCitation":"28","noteIndex":0},"citationItems":[{"id":1757,"uris":["http://zotero.org/users/4259226/items/GPWRVZND"],"itemData":{"id":1757,"type":"webpage","abstract":"AC Masters, here! Today, we go over our guide to HVAC units. The details on types and sizes are discussed in detail. Give us a call!","container-title":"A/C Masters Heating &amp; Air Conditioning Inc.","language":"en-US","title":"HVAC Units: a Guide to Types and Sizes","title-short":"HVAC Units","URL":"https://acmasters.com/a-guide-to-hvac-unit-types-sizes/","author":[{"family":"A/C Masters","given":""}],"accessed":{"date-parts":[["2023",12,20]]},"issued":{"date-parts":[["2019",6,26]]}}}],"schema":"https://github.com/citation-style-language/schema/raw/master/csl-citation.json"} </w:instrText>
      </w:r>
      <w:r w:rsidR="007676DE">
        <w:fldChar w:fldCharType="separate"/>
      </w:r>
      <w:r w:rsidR="007676DE" w:rsidRPr="007676DE">
        <w:rPr>
          <w:rFonts w:cs="Times New Roman"/>
          <w:vertAlign w:val="superscript"/>
        </w:rPr>
        <w:t>28</w:t>
      </w:r>
      <w:r w:rsidR="007676DE">
        <w:fldChar w:fldCharType="end"/>
      </w:r>
      <w:ins w:id="63" w:author="Arfa Aijazi" w:date="2023-12-20T06:41:00Z">
        <w:r w:rsidR="007676DE">
          <w:t xml:space="preserve">and a </w:t>
        </w:r>
      </w:ins>
      <w:ins w:id="64" w:author="Arfa Aijazi" w:date="2023-12-20T06:42:00Z">
        <w:r w:rsidR="007676DE">
          <w:t>70,000 BTU/h gas furnace</w:t>
        </w:r>
      </w:ins>
      <w:r w:rsidR="007676DE">
        <w:fldChar w:fldCharType="begin"/>
      </w:r>
      <w:r w:rsidR="007676DE">
        <w:instrText xml:space="preserve"> ADDIN ZOTERO_ITEM CSL_CITATION {"citationID":"HvGXSWGK","properties":{"formattedCitation":"\\super 29\\nosupersub{}","plainCitation":"29","noteIndex":0},"citationItems":[{"id":1759,"uris":["http://zotero.org/users/4259226/items/UQPDQGVP"],"itemData":{"id":1759,"type":"webpage","abstract":"Our furnace size calculator asks where you live, how old your home is, and how many square feet it is, then tells you how many BTUs you need.","container-title":"Modernize","language":"en-US","title":"2023 Furnace Size Calculator | What Size Furnace Do I Need?","URL":"https://modernize.com/hvac/heating-repair-installation/furnace/furnace-size-calculator","author":[{"family":"Modernize Home Services","given":""}],"accessed":{"date-parts":[["2023",12,20]]},"issued":{"literal":"n.d."}}}],"schema":"https://github.com/citation-style-language/schema/raw/master/csl-citation.json"} </w:instrText>
      </w:r>
      <w:r w:rsidR="007676DE">
        <w:fldChar w:fldCharType="separate"/>
      </w:r>
      <w:r w:rsidR="007676DE" w:rsidRPr="007676DE">
        <w:rPr>
          <w:rFonts w:cs="Times New Roman"/>
          <w:vertAlign w:val="superscript"/>
        </w:rPr>
        <w:t>29</w:t>
      </w:r>
      <w:r w:rsidR="007676DE">
        <w:fldChar w:fldCharType="end"/>
      </w:r>
      <w:ins w:id="65" w:author="Arfa Aijazi" w:date="2023-12-20T06:42:00Z">
        <w:r w:rsidR="007676DE">
          <w:t xml:space="preserve">. This equates to </w:t>
        </w:r>
      </w:ins>
      <w:ins w:id="66" w:author="Arfa Aijazi" w:date="2023-12-20T16:53:00Z">
        <w:r w:rsidR="00290AB3">
          <w:t xml:space="preserve">a power draw of </w:t>
        </w:r>
      </w:ins>
      <w:ins w:id="67" w:author="Arfa Aijazi" w:date="2023-12-20T06:42:00Z">
        <w:r w:rsidR="007676DE">
          <w:t xml:space="preserve">around </w:t>
        </w:r>
      </w:ins>
      <w:ins w:id="68" w:author="Arfa Aijazi" w:date="2023-12-20T06:43:00Z">
        <w:r w:rsidR="007676DE">
          <w:t xml:space="preserve">10 kW </w:t>
        </w:r>
      </w:ins>
      <w:ins w:id="69" w:author="Arfa Aijazi" w:date="2023-12-20T17:18:00Z">
        <w:r w:rsidR="001A5768">
          <w:t>and</w:t>
        </w:r>
      </w:ins>
      <w:ins w:id="70" w:author="Arfa Aijazi" w:date="2023-12-20T06:43:00Z">
        <w:r w:rsidR="007676DE">
          <w:t xml:space="preserve"> 21 kW for </w:t>
        </w:r>
      </w:ins>
      <w:ins w:id="71" w:author="Arfa Aijazi" w:date="2023-12-20T17:18:00Z">
        <w:r w:rsidR="001A5768">
          <w:t xml:space="preserve">centralized cooling and </w:t>
        </w:r>
      </w:ins>
      <w:ins w:id="72" w:author="Arfa Aijazi" w:date="2023-12-20T06:43:00Z">
        <w:r w:rsidR="007676DE">
          <w:t>heating</w:t>
        </w:r>
      </w:ins>
      <w:ins w:id="73" w:author="Arfa Aijazi" w:date="2023-12-20T17:18:00Z">
        <w:r w:rsidR="001A5768">
          <w:t xml:space="preserve"> respec</w:t>
        </w:r>
      </w:ins>
      <w:ins w:id="74" w:author="Arfa Aijazi" w:date="2023-12-20T17:19:00Z">
        <w:r w:rsidR="001A5768">
          <w:t>tively</w:t>
        </w:r>
      </w:ins>
      <w:ins w:id="75" w:author="Arfa Aijazi" w:date="2023-12-20T06:43:00Z">
        <w:r w:rsidR="007676DE">
          <w:t xml:space="preserve">. </w:t>
        </w:r>
      </w:ins>
      <w:ins w:id="76" w:author="Arfa Aijazi" w:date="2023-12-20T17:11:00Z">
        <w:r w:rsidR="00840EF8">
          <w:t>For comparison,</w:t>
        </w:r>
      </w:ins>
      <w:del w:id="77" w:author="Arfa Aijazi" w:date="2023-12-18T15:10:00Z">
        <w:r w:rsidDel="00F94423">
          <w:delText xml:space="preserve"> </w:delText>
        </w:r>
      </w:del>
      <w:ins w:id="78" w:author="Arfa Aijazi" w:date="2023-12-20T17:11:00Z">
        <w:r w:rsidR="00840EF8">
          <w:t xml:space="preserve"> t</w:t>
        </w:r>
      </w:ins>
      <w:ins w:id="79" w:author="Arfa Aijazi" w:date="2023-12-18T15:00:00Z">
        <w:r w:rsidR="00D37E0D">
          <w:t>he power rating of a portable or window air conditioning unit ranges from 0.8-4.8 kW</w:t>
        </w:r>
      </w:ins>
      <w:r w:rsidR="00D37E0D">
        <w:fldChar w:fldCharType="begin"/>
      </w:r>
      <w:r w:rsidR="007676DE">
        <w:instrText xml:space="preserve"> ADDIN ZOTERO_ITEM CSL_CITATION {"citationID":"lrx9GcEp","properties":{"formattedCitation":"\\super 30,31\\nosupersub{}","plainCitation":"30,31","noteIndex":0},"citationItems":[{"id":1749,"uris":["http://zotero.org/users/4259226/items/TVJHSE2Z"],"itemData":{"id":1749,"type":"webpage","abstract":"With a highly efficient compressor, this powerful air conditioner is the perfect addition to any room, providing cool air to a 450 square foot space and hot air to a 350 square foot space, giving you a wonderful feeling in both hot and cold weather. In addition, you can maintain temperatures between 61°F and 90°F with a variety of controls. Our portable air conditioner comes with a sliding window kit and detailed installation instructions, making it suitable for any vertical or horizontal sliding window (compatible with window sizes between 25.6 in. and 50.2 in.).","container-title":"The Home Depot","genre":"Consumer catalog","language":"en","title":"12.2 in. W x 12.2 in. L10,000 BTU (6000 BTU DOE) Portable Air Conditioner Cools 450 sq.ft. with Heater in White wq-973","URL":"https://www.homedepot.com/p/12-2-in-W-x-12-2-in-L10-000-BTU-6000-BTU-DOE-Portable-Air-Conditioner-Cools-450-sq-ft-with-Heater-in-White-wq-973/327437169","author":[{"family":"Home Depot","given":""}],"accessed":{"date-parts":[["2023",12,18]]},"issued":{"date-parts":[["2023",12,18]]}}},{"id":1747,"uris":["http://zotero.org/users/4259226/items/T9RFS6NS"],"itemData":{"id":1747,"type":"webpage","abstract":"The Koldfront 25,000 BTU Heat/Cool Window Air Conditioner (WAC25001W) can service a space up to 1,500 sq. ft. with cool air during the warm summer months and heat during the winter. This air conditioner","container-title":"The Home Depot","genre":"Consumer catalog","language":"en","title":"Koldfront 25,000 BTU 230V Window Air Conditioner Cools 1500 Sq. Ft. with Heater and Remote in White WAC25001W","URL":"https://www.homedepot.com/p/Koldfront-25-000-BTU-230V-Window-Air-Conditioner-Cools-1500-Sq-Ft-with-Heater-and-Remote-in-White-WAC25001W/309204561","author":[{"family":"Home Depot","given":""}],"accessed":{"date-parts":[["2023",12,18]]},"issued":{"date-parts":[["2023",12,18]]}}}],"schema":"https://github.com/citation-style-language/schema/raw/master/csl-citation.json"} </w:instrText>
      </w:r>
      <w:r w:rsidR="00D37E0D">
        <w:fldChar w:fldCharType="separate"/>
      </w:r>
      <w:r w:rsidR="007676DE" w:rsidRPr="007676DE">
        <w:rPr>
          <w:rFonts w:cs="Times New Roman"/>
          <w:vertAlign w:val="superscript"/>
        </w:rPr>
        <w:t>30,31</w:t>
      </w:r>
      <w:r w:rsidR="00D37E0D">
        <w:fldChar w:fldCharType="end"/>
      </w:r>
      <w:ins w:id="80" w:author="Arfa Aijazi" w:date="2023-12-18T15:00:00Z">
        <w:r w:rsidR="00D37E0D">
          <w:t xml:space="preserve"> and that of a portab</w:t>
        </w:r>
      </w:ins>
      <w:ins w:id="81" w:author="Arfa Aijazi" w:date="2023-12-18T15:01:00Z">
        <w:r w:rsidR="00D37E0D">
          <w:t>le space heater ranges from</w:t>
        </w:r>
      </w:ins>
      <w:ins w:id="82" w:author="Arfa Aijazi" w:date="2023-12-18T15:06:00Z">
        <w:r w:rsidR="00D37E0D">
          <w:t xml:space="preserve"> 0.5-1.5 kW</w:t>
        </w:r>
      </w:ins>
      <w:r w:rsidR="00D37E0D">
        <w:fldChar w:fldCharType="begin"/>
      </w:r>
      <w:r w:rsidR="007676DE">
        <w:instrText xml:space="preserve"> ADDIN ZOTERO_ITEM CSL_CITATION {"citationID":"so8btiAV","properties":{"formattedCitation":"\\super 32\\nosupersub{}","plainCitation":"32","noteIndex":0},"citationItems":[{"id":291,"uris":["http://zotero.org/users/4259226/items/564UIVLI"],"itemData":{"id":291,"type":"thesis","abstract":"There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sidR="00D37E0D">
        <w:fldChar w:fldCharType="separate"/>
      </w:r>
      <w:r w:rsidR="007676DE" w:rsidRPr="007676DE">
        <w:rPr>
          <w:rFonts w:cs="Times New Roman"/>
          <w:vertAlign w:val="superscript"/>
        </w:rPr>
        <w:t>32</w:t>
      </w:r>
      <w:r w:rsidR="00D37E0D">
        <w:fldChar w:fldCharType="end"/>
      </w:r>
      <w:ins w:id="83" w:author="Arfa Aijazi" w:date="2023-12-20T17:12:00Z">
        <w:r w:rsidR="00840EF8">
          <w:t>, but these are designed for much smaller space volumes, like a single room</w:t>
        </w:r>
      </w:ins>
      <w:ins w:id="84" w:author="Arfa Aijazi" w:date="2023-12-18T15:08:00Z">
        <w:r w:rsidR="00D37E0D">
          <w:t>.</w:t>
        </w:r>
      </w:ins>
      <w:ins w:id="85" w:author="Arfa Aijazi" w:date="2023-12-18T15:10:00Z">
        <w:r w:rsidR="00F94423">
          <w:t xml:space="preserve"> </w:t>
        </w:r>
      </w:ins>
      <w:del w:id="86" w:author="Arfa Aijazi" w:date="2023-12-18T15:07:00Z">
        <w:r w:rsidR="00D37E0D" w:rsidDel="00D37E0D">
          <w:fldChar w:fldCharType="begin"/>
        </w:r>
        <w:r w:rsidR="00D37E0D" w:rsidDel="00D37E0D">
          <w:delInstrText xml:space="preserve"> ADDIN ZOTERO_ITEM CSL_CITATION {"citationID":"5IRCchXV","properties":{"formattedCitation":"\\super 30\\nosupersub{}","plainCitation":"30","noteIndex":0},"citationItems":[{"id":1571,"uris":["http://zotero.org/users/4259226/items/TAEFRJ46"],"itemData":{"id":1571,"type":"article-journal","abstract":"Controlled air movement is an effective strategy for maintaining occupant comfort while reducing energy consumption, since comfort at moderately warmer temperatures requires less space cooling. Modern ceiling fans provide a 2–4 °C cooling effect at power consumption comparable to LED lightbulbs (2–30 W) with gentle air speeds (0.5–1 m/s). However, very limited design guidance and performance data are available for using ceiling fans and air conditioning together, especially in commercial buildings. We present results from a 29-month field study of 99 automated ceiling fans and 12 thermostats installed in ten air-conditioned buildings in a hot/dry climate in California. Staging ceiling fans to automatically cool before, and then operate together with air conditioning enabled raising air conditioning cooling temperature setpoints in most zones, with overall positive occupant interview and survey responses. Overall measured cooling season (April– October) compressor energy savings were 36%, normalized by floor area served (41% during summer peak billing hours). Weather-normalized changes in zone energy use varied from 24% increase to 73% decrease across 13 compressors, reflecting variation in occupant schedules and other uncontrolled factors in occupied buildings. Median weather-normalized energy savings per compressor were 21%. Staging ceiling fans and air conditioning provided comfort across a wider temperature range, using less energy, than air conditioning alone.","container-title":"Energy and Buildings","DOI":"10.1016/j.enbuild.2021.111319","ISSN":"0378-7788","journalAbbreviation":"Energy and Buildings","language":"en","page":"111319","source":"ScienceDirect","title":"Cooling energy savings and occupant feedback in a two year retrofit evaluation of 99 automated ceiling fans staged with air conditioning","URL":"https://www.sciencedirect.com/science/article/pii/S0378778821006034","volume":"251","author":[{"family":"Miller","given":"Dana"},{"family":"Raftery","given":"Paul"},{"family":"Nakajima","given":"Mia"},{"family":"Salo","given":"Sonja"},{"family":"Graham","given":"Lindsay T."},{"family":"Peffer","given":"Therese"},{"family":"Delgado","given":"Marta"},{"family":"Zhang","given":"Hui"},{"family":"Brager","given":"Gail"},{"family":"Douglass-Jaimes","given":"David"},{"family":"Paliaga","given":"Gwelen"},{"family":"Cohn","given":"Sebastian"},{"family":"Greene","given":"Mitch"},{"family":"Brooks","given":"Andy"}],"accessed":{"date-parts":[["2022",12,25]]},"issued":{"date-parts":[["2021",11,15]]}}}],"schema":"https://github.com/citation-style-language/schema/raw/master/csl-citation.json"} </w:delInstrText>
        </w:r>
        <w:r w:rsidR="00D37E0D" w:rsidDel="00D37E0D">
          <w:fldChar w:fldCharType="separate"/>
        </w:r>
        <w:r w:rsidR="00D37E0D" w:rsidRPr="00D37E0D" w:rsidDel="00D37E0D">
          <w:rPr>
            <w:rFonts w:cs="Times New Roman"/>
            <w:vertAlign w:val="superscript"/>
          </w:rPr>
          <w:delText>30</w:delText>
        </w:r>
        <w:r w:rsidR="00D37E0D" w:rsidDel="00D37E0D">
          <w:fldChar w:fldCharType="end"/>
        </w:r>
      </w:del>
      <w:r>
        <w:t>In a survey of New York City residents, 91% of respondents with air conditioning at home had it installed in their bedroom</w:t>
      </w:r>
      <w:r>
        <w:fldChar w:fldCharType="begin"/>
      </w:r>
      <w:r w:rsidR="007676DE">
        <w:instrText xml:space="preserve"> ADDIN ZOTERO_ITEM CSL_CITATION {"citationID":"JiDqKviZ","properties":{"formattedCitation":"\\super 33\\nosupersub{}","plainCitation":"33","noteIndex":0},"citationItems":[{"id":504,"uris":["http://zotero.org/users/4259226/items/MAR4C65H"],"itemData":{"id":504,"type":"article-journal","abstract":"There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7676DE" w:rsidRPr="007676DE">
        <w:rPr>
          <w:rFonts w:cs="Times New Roman"/>
          <w:vertAlign w:val="superscript"/>
        </w:rPr>
        <w:t>33</w:t>
      </w:r>
      <w:r>
        <w:fldChar w:fldCharType="end"/>
      </w:r>
      <w:r>
        <w:t>. Bedroom air conditioning is especially energy intensive because it typically operates continuously throughout the night.</w:t>
      </w:r>
      <w:r w:rsidRPr="005927FD">
        <w:t xml:space="preserve"> </w:t>
      </w:r>
      <w:r>
        <w:t>Survey data has recorded this behavior in New York City</w:t>
      </w:r>
      <w:r>
        <w:fldChar w:fldCharType="begin"/>
      </w:r>
      <w:r w:rsidR="007676DE">
        <w:instrText xml:space="preserve"> ADDIN ZOTERO_ITEM CSL_CITATION {"citationID":"4J7hTJlT","properties":{"formattedCitation":"\\super 33\\nosupersub{}","plainCitation":"33","noteIndex":0},"citationItems":[{"id":504,"uris":["http://zotero.org/users/4259226/items/MAR4C65H"],"itemData":{"id":504,"type":"article-journal","abstract":"There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fldChar w:fldCharType="separate"/>
      </w:r>
      <w:r w:rsidR="007676DE" w:rsidRPr="007676DE">
        <w:rPr>
          <w:rFonts w:cs="Times New Roman"/>
          <w:vertAlign w:val="superscript"/>
        </w:rPr>
        <w:t>33</w:t>
      </w:r>
      <w:r>
        <w:fldChar w:fldCharType="end"/>
      </w:r>
      <w:r>
        <w:t>, Hong Kong</w:t>
      </w:r>
      <w:r>
        <w:fldChar w:fldCharType="begin"/>
      </w:r>
      <w:r w:rsidR="007676DE">
        <w:instrText xml:space="preserve"> ADDIN ZOTERO_ITEM CSL_CITATION {"citationID":"70W0VCEY","properties":{"formattedCitation":"\\super 34\\nosupersub{}","plainCitation":"34","noteIndex":0},"citationItems":[{"id":502,"uris":["http://zotero.org/users/4259226/items/CJYQZK26"],"itemData":{"id":502,"type":"article-journal","abstract":"This paper reports on the results of a questionnaire survey on sleeping thermal environment and bedroom air conditioning in high-rise residential buildings in Hong Kong. The survey aimed at investigating the current situation of sleeping thermal environment and bedroom air conditioning, in order to gather relevant background information to develop strategies for bedroom air conditioning in the subtropics. It focused on the use patterns and types of bedroom air conditioning systems used, human factors such as the use of bedding and sleepwear during sleep, preference for indoor air temperature settings in bedrooms, ventilation control at nighttime with room air conditioner (RAC) turned on, etc. The results of the survey showed that most of the respondents would prefer a relatively low indoor air temperature at below 24 8C. Most of the respondents might however not be satisﬁed with the indoor air quality (IAQ) in bedrooms in Hong Kong. On the other hand, 68% of the respondents did not use any ventilation control intentionally during their sleep with their RACs turned on. A lack of knowledge of the ventilation control devices provided on window type room air conditioners (WRACs) indicated an urgent need for user education.","container-title":"Energy and Buildings","DOI":"10.1016/j.enbuild.2006.04.004","ISSN":"03787788","issue":"11","journalAbbreviation":"Energy and Buildings","language":"en","page":"1302-1307","source":"DOI.org (Crossref)","title":"A questionnaire survey on sleeping thermal environment and bedroom air conditioning in high-rise residences in Hong Kong","URL":"https://linkinghub.elsevier.com/retrieve/pii/S0378778806000934","volume":"38","author":[{"family":"Lin","given":"Zhongping"},{"family":"Deng","given":"Shiming"}],"accessed":{"date-parts":[["2022",5,19]]},"issued":{"date-parts":[["2006",11]]}}}],"schema":"https://github.com/citation-style-language/schema/raw/master/csl-citation.json"} </w:instrText>
      </w:r>
      <w:r>
        <w:fldChar w:fldCharType="separate"/>
      </w:r>
      <w:r w:rsidR="007676DE" w:rsidRPr="007676DE">
        <w:rPr>
          <w:rFonts w:cs="Times New Roman"/>
          <w:vertAlign w:val="superscript"/>
        </w:rPr>
        <w:t>34</w:t>
      </w:r>
      <w:r>
        <w:fldChar w:fldCharType="end"/>
      </w:r>
      <w:r>
        <w:t>, China</w:t>
      </w:r>
      <w:r>
        <w:fldChar w:fldCharType="begin"/>
      </w:r>
      <w:r w:rsidR="007676DE">
        <w:instrText xml:space="preserve"> ADDIN ZOTERO_ITEM CSL_CITATION {"citationID":"Z8oOJ6LK","properties":{"formattedCitation":"\\super 35\\nosupersub{}","plainCitation":"35","noteIndex":0},"citationItems":[{"id":501,"uris":["http://zotero.org/users/4259226/items/RQ3PIRY6"],"itemData":{"id":501,"type":"article-journal","container-title":"Energy and Buildings","DOI":"10.1016/j.enbuild.2018.06.035","ISSN":"03787788","journalAbbreviation":"Energy and Buildings","language":"en","page":"214-227","source":"DOI.org (Crossref)","title":"Clustering and statistical analyses of air-conditioning intensity and use patterns in residential buildings","URL":"https://linkinghub.elsevier.com/retrieve/pii/S0378778818307199","volume":"174","author":[{"family":"An","given":"Jingjing"},{"family":"Yan","given":"Da"},{"family":"Hong","given":"Tianzhen"}],"accessed":{"date-parts":[["2022",5,19]]},"issued":{"date-parts":[["2018",9]]}}}],"schema":"https://github.com/citation-style-language/schema/raw/master/csl-citation.json"} </w:instrText>
      </w:r>
      <w:r>
        <w:fldChar w:fldCharType="separate"/>
      </w:r>
      <w:r w:rsidR="007676DE" w:rsidRPr="007676DE">
        <w:rPr>
          <w:rFonts w:cs="Times New Roman"/>
          <w:vertAlign w:val="superscript"/>
        </w:rPr>
        <w:t>35</w:t>
      </w:r>
      <w:r>
        <w:fldChar w:fldCharType="end"/>
      </w:r>
      <w:r>
        <w:t>, and Singapore</w:t>
      </w:r>
      <w:r>
        <w:fldChar w:fldCharType="begin"/>
      </w:r>
      <w:r w:rsidR="007676DE">
        <w:instrText xml:space="preserve"> ADDIN ZOTERO_ITEM CSL_CITATION {"citationID":"zGJy5UGA","properties":{"formattedCitation":"\\super 36\\nosupersub{}","plainCitation":"36","noteIndex":0},"citationItems":[{"id":503,"uris":["http://zotero.org/users/4259226/items/TV76JWWA"],"itemData":{"id":503,"type":"article-journal","abstract":"The characteristics of thermal comfort and indoor air quality (IAQ) in bedrooms, occupants’ perceptions and their impact on sleep quality are not often studied. It becomes even more interesting if climatic conditions allow Naturally/Mechanically Ventilated (NMV) concepts as opposed to Air-conditioning (AC) and this becomes very signiﬁcant from an energy perspective. This paper reports our ﬁndings from such a study conducted in a hot and humid climate. Objective measurements of thermal comfort and IAQ were carried out during sleeping period in 12 NMV and 12 AC bedrooms over a period of 2 months. Questionnaire responses were sought from each subject at the end of the objective measurements to assess their perceptions on thermal comfort and indoor air quality of the bedrooms during sleep and their sleeping conditions. Although the “Historical” and “Immediate” responses for the NMV and AC bedrooms indicate that there was a good level of acceptability for both Thermal Comfort and Perceived Air Quality (PAQ), it was found that NMV bedroom was a better sleeping environment. The subjects’ immediate perception of PAQ and thermal comfort were reasonably correlated with their historical perceptions. The subjects’ perception of PAQ was fairly closely correlated to their perception of Thermal Comfort. There was a considerable increase in the carbon dioxide level in an AC bedroom relative to a NMV bedroom. However, there was no clear evidence to substantiate that sleeping duration decreased with increasing level of carbon dioxide, but the ﬁndings do suggest that high level of carbon dioxide may hinder the duration of sleep.","container-title":"Building and Environment","DOI":"10.1016/j.buildenv.2011.03.012","ISSN":"03601323","issue":"10","journalAbbreviation":"Building and Environment","language":"en","page":"1905-1916","source":"DOI.org (Crossref)","title":"Thermal comfort and IAQ characteristics of naturally/mechanically ventilated and air-conditioned bedrooms in a hot and humid climate","URL":"https://linkinghub.elsevier.com/retrieve/pii/S0360132311000904","volume":"46","author":[{"family":"Sekhar","given":"S.C."},{"family":"Goh","given":"S.E."}],"accessed":{"date-parts":[["2022",5,19]]},"issued":{"date-parts":[["2011",10]]}}}],"schema":"https://github.com/citation-style-language/schema/raw/master/csl-citation.json"} </w:instrText>
      </w:r>
      <w:r>
        <w:fldChar w:fldCharType="separate"/>
      </w:r>
      <w:r w:rsidR="007676DE" w:rsidRPr="007676DE">
        <w:rPr>
          <w:rFonts w:cs="Times New Roman"/>
          <w:vertAlign w:val="superscript"/>
        </w:rPr>
        <w:t>36</w:t>
      </w:r>
      <w:r>
        <w:fldChar w:fldCharType="end"/>
      </w:r>
      <w:r>
        <w:t xml:space="preserve">. This indicates a priority for comfortable sleeping environments in many different contexts. Yet HVAC systems are cost-prohibitive for many households. Over a quarter of the 123.5 million households in the U.S. report energy insecurity, which may result in leaving the home at uncomfortable temperatures (12.2 million households), receiving </w:t>
      </w:r>
      <w:r>
        <w:lastRenderedPageBreak/>
        <w:t>a disconnect or delivery stop notice (12.4 million households), or unable to use heating (5.1 million households) or air-conditioning equipment (6.4 million households)</w:t>
      </w:r>
      <w:r>
        <w:fldChar w:fldCharType="begin"/>
      </w:r>
      <w:r w:rsidR="00FD64F3">
        <w:instrText xml:space="preserve"> ADDIN ZOTERO_ITEM CSL_CITATION {"citationID":"QOLnWbRM","properties":{"formattedCitation":"\\super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xml:space="preserve">. When taking a broader world view, access to HVAC systems as well as reliable and affordable energy is </w:t>
      </w:r>
      <w:r w:rsidR="00355BEE">
        <w:t>limited to only a part of the world population</w:t>
      </w:r>
      <w:r>
        <w:t>. According to the International Energy Agency (IEA)’s report on the future of cooling, of the 2.8 billion people living in the hottest parts of the world, only 8% currently have access to air conditioning</w:t>
      </w:r>
      <w:r>
        <w:fldChar w:fldCharType="begin"/>
      </w:r>
      <w:r w:rsidR="00D37EB0">
        <w:instrText xml:space="preserve"> ADDIN ZOTERO_ITEM CSL_CITATION {"citationID":"YOANzYEF","properties":{"formattedCitation":"\\super 37\\nosupersub{}","plainCitation":"37","noteIndex":0},"citationItems":[{"id":"H0uZokVw/2pPxvqax","uris":["http://zotero.org/users/4259226/items/ICUCU7D6"],"itemData":{"id":1464,"type":"article-journal","language":"en","page":"92","source":"Zotero","title":"The Future of Cooling","author":[{"family":"Birol","given":"Dr Fatih"}],"issued":{"date-parts":[["2018"]]}}}],"schema":"https://github.com/citation-style-language/schema/raw/master/csl-citation.json"} </w:instrText>
      </w:r>
      <w:r>
        <w:fldChar w:fldCharType="separate"/>
      </w:r>
      <w:r w:rsidR="007676DE" w:rsidRPr="007676DE">
        <w:rPr>
          <w:rFonts w:cs="Times New Roman"/>
          <w:vertAlign w:val="superscript"/>
        </w:rPr>
        <w:t>37</w:t>
      </w:r>
      <w:r>
        <w:fldChar w:fldCharType="end"/>
      </w:r>
      <w:r>
        <w:t xml:space="preserve">. </w:t>
      </w:r>
    </w:p>
    <w:p w14:paraId="05A4167B" w14:textId="4303E226" w:rsidR="004F7E72" w:rsidRDefault="004F7E72" w:rsidP="004F7E72">
      <w:pPr>
        <w:tabs>
          <w:tab w:val="left" w:pos="2970"/>
        </w:tabs>
      </w:pPr>
      <w:r>
        <w:t>Climate change further challenges the viability of conventional HVAC systems as a means towards comfortable and healthy sleep in several ways. First, diurnal warming asymmetry</w:t>
      </w:r>
      <w:r>
        <w:fldChar w:fldCharType="begin"/>
      </w:r>
      <w:r w:rsidR="007676DE">
        <w:instrText xml:space="preserve"> ADDIN ZOTERO_ITEM CSL_CITATION {"citationID":"MBuII3Ef","properties":{"formattedCitation":"\\super 38\\nosupersub{}","plainCitation":"38","noteIndex":0},"citationItems":[{"id":82,"uris":["http://zotero.org/users/4259226/items/X8I8KYYS"],"itemData":{"id":82,"type":"article-journal","abstract":"The impacts of the changing climate on the biological world vary across latitudes, habitats and spatial scales. By contrast, the time of day at which these changes are occurring has received relatively little attention. As biologically significant organismal activities often occur at particular times of day, any asymmetry in the rate of change between the daytime and night-time will skew the climatic pressures placed on them, and this could have profound impacts on the natural world. Here we determine global spatial variation in the difference in the mean annual rate at which near-surface daytime maximum and night-time minimum temperatures and mean daytime and mean night-time cloud cover, specific humidity and precipitation have changed over land. For the years 1983–2017, we derived hourly climate data and assigned each hour as occurring during daylight or darkness. In regions that showed warming asymmetry of &gt;0.5°C (equivalent to mean surface temperature warming during the 20th century) we investigated corresponding changes in cloud cover, specific humidity and precipitation. We then examined the proportional change in leaf area index (LAI) as one potential biological response to diel warming asymmetry. We demonstrate that where night-time temperatures increased by &gt;0.5°C more than daytime temperatures, cloud cover, specific humidity and precipitation increased. Conversely, where daytime temperatures increased by &gt;0.5°C more than night-time temperatures, cloud cover, specific humidity and precipitation decreased. Driven primarily by increased cloud cover resulting in a dampening of daytime temperatures, over twice the area of land has experienced night-time warming by &gt;0.25°C more than daytime warming, and has become wetter, with important consequences for plant phenology and species interactions. Conversely, greater daytime relative to night-time warming is associated with hotter, drier conditions, increasing species vulnerability to heat stress and water budgets. This was demonstrated by a divergent response of LAI to warming asymmetry.","container-title":"Global Change Biology","DOI":"10.1111/gcb.15336","ISSN":"1365-2486","issue":"12","language":"en","note":"_eprint: https://onlinelibrary.wiley.com/doi/pdf/10.1111/gcb.15336","page":"7099-7111","source":"Wiley Online Library","title":"Global variation in diurnal asymmetry in temperature, cloud cover, specific humidity and precipitation and its association with leaf area index","URL":"https://onlinelibrary.wiley.com/doi/abs/10.1111/gcb.15336","volume":"26","author":[{"family":"Cox","given":"Daniel T. C."},{"family":"Maclean","given":"Ilya M. D."},{"family":"Gardner","given":"Alexandra S."},{"family":"Gaston","given":"Kevin J."}],"accessed":{"date-parts":[["2021",7,22]]},"issued":{"date-parts":[["2020"]]}}}],"schema":"https://github.com/citation-style-language/schema/raw/master/csl-citation.json"} </w:instrText>
      </w:r>
      <w:r>
        <w:fldChar w:fldCharType="separate"/>
      </w:r>
      <w:r w:rsidR="007676DE" w:rsidRPr="007676DE">
        <w:rPr>
          <w:rFonts w:cs="Times New Roman"/>
          <w:vertAlign w:val="superscript"/>
        </w:rPr>
        <w:t>38</w:t>
      </w:r>
      <w:r>
        <w:fldChar w:fldCharType="end"/>
      </w:r>
      <w:r>
        <w:t xml:space="preserve"> means nighttime temperatures are warming faster than daytime temperatures</w:t>
      </w:r>
      <w:r w:rsidRPr="005927FD">
        <w:t xml:space="preserve"> </w:t>
      </w:r>
      <w:r>
        <w:t>in much of the world</w:t>
      </w:r>
      <w:r w:rsidR="0030322E">
        <w:t>,</w:t>
      </w:r>
      <w:r w:rsidR="00B07C94">
        <w:t xml:space="preserve"> and this could be a problem in climates </w:t>
      </w:r>
      <w:r w:rsidR="0030322E">
        <w:t>dominated by</w:t>
      </w:r>
      <w:r w:rsidR="00B07C94">
        <w:t xml:space="preserve"> cooling</w:t>
      </w:r>
      <w:r w:rsidR="0030322E">
        <w:t xml:space="preserve"> requirements</w:t>
      </w:r>
      <w:r>
        <w:t xml:space="preserve">. </w:t>
      </w:r>
      <w:r w:rsidR="00B07C94">
        <w:t>A</w:t>
      </w:r>
      <w:r>
        <w:t>typically warm nighttime temperatures are associated with elevated mortality</w:t>
      </w:r>
      <w:r>
        <w:fldChar w:fldCharType="begin"/>
      </w:r>
      <w:r w:rsidR="007676DE">
        <w:instrText xml:space="preserve"> ADDIN ZOTERO_ITEM CSL_CITATION {"citationID":"zHimcxXz","properties":{"formattedCitation":"\\super 39\\nosupersub{}","plainCitation":"39","noteIndex":0},"citationItems":[{"id":470,"uris":["http://zotero.org/users/4259226/items/RCATCHDX"],"itemData":{"id":470,"type":"article-journal","abstract":"Background: \n        High ambient temperatures are associated with an acute increase in mortality risk. Although heat exposure during the night is anecdotally cited as being important, this has not been rigorously demonstrated in the epidemiological literature.\n        Methods: \n        We quantified the contribution of nighttime temperatures using time-series quasi-Poisson regression on cause and age-specific daily mortality in London between 1993 and 2015. Daytime and nighttime exposures were characterized by average temperatures between 9 am and 9 pm and between 4 am and 8 am, respectively, lagged by 7 days. We also examined the differential impacts of hot and cool nights preceded by very hot days. All models were adjusted for air quality, season, and day of the week. Nighttime models were additionally adjusted for daytime exposure.\n        Results: \n        Effects from nighttime exposure persisted after adjusting for daytime exposure. This was highest for stroke, RR (relative risk) = 1.65 (95% confidence interval (CI) = 1.27 to 2.14) estimated by comparing mortality risk at the 80th and 99th temperature percentiles. Compared to daytime exposure, nighttime exposure had a higher mortality risk on chronic ischemic and stroke and in the younger age groups. Respiratory mortality was most sensitive to daytime temperatures. Hot days followed by hot nights had a greater mortality risk than hot days followed by cool nights.\n        Conclusions: \n        Nighttime exposures make an additional important contribution to heat-related mortality. This impact was highest on warm nights that were preceded by a hot day, which justifies the alert criteria in heat–health warning system that is based on hot days followed by hot nights. The highest mortality risk was from stroke; targeted interventions would benefit patients most susceptible to stroke.","container-title":"Environmental Epidemiology","DOI":"10.1097/EE9.0000000000000005","issue":"2","language":"en-US","page":"e005","source":"journals.lww.com","title":"Effect of night-time temperatures on cause and age-specific mortality in London","URL":"https://journals.lww.com/environepidem/fulltext/2017/12000/effect_of_night_time_temperatures_on_cause_and.1.aspx","volume":"1","author":[{"family":"Murage","given":"Peninah"},{"family":"Hajat","given":"Shakoor"},{"family":"Kovats","given":"R. Sari"}],"accessed":{"date-parts":[["2021",6,11]]},"issued":{"date-parts":[["2017",12]]}}}],"schema":"https://github.com/citation-style-language/schema/raw/master/csl-citation.json"} </w:instrText>
      </w:r>
      <w:r>
        <w:fldChar w:fldCharType="separate"/>
      </w:r>
      <w:r w:rsidR="007676DE" w:rsidRPr="007676DE">
        <w:rPr>
          <w:rFonts w:cs="Times New Roman"/>
          <w:vertAlign w:val="superscript"/>
        </w:rPr>
        <w:t>39</w:t>
      </w:r>
      <w:r>
        <w:fldChar w:fldCharType="end"/>
      </w:r>
      <w:r>
        <w:t xml:space="preserve"> and poor sleep quality</w:t>
      </w:r>
      <w:r>
        <w:fldChar w:fldCharType="begin"/>
      </w:r>
      <w:r w:rsidR="007676DE">
        <w:instrText xml:space="preserve"> ADDIN ZOTERO_ITEM CSL_CITATION {"citationID":"R6rr71S5","properties":{"formattedCitation":"\\super 40\\nosupersub{}","plainCitation":"40","noteIndex":0},"citationItems":[{"id":358,"uris":["http://zotero.org/users/4259226/items/YUYLAGDX"],"itemData":{"id":358,"type":"article-journal","abstract":"Human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climate","URL":"https://advances.sciencemag.org/content/3/5/e1601555","volume":"3","author":[{"family":"Obradovich","given":"Nick"},{"family":"Migliorini","given":"Robyn"},{"family":"Mednick","given":"Sara C."},{"family":"Fowler","given":"James H."}],"accessed":{"date-parts":[["2021",8,2]]},"issued":{"date-parts":[["2017",5,1]]}}}],"schema":"https://github.com/citation-style-language/schema/raw/master/csl-citation.json"} </w:instrText>
      </w:r>
      <w:r>
        <w:fldChar w:fldCharType="separate"/>
      </w:r>
      <w:r w:rsidR="007676DE" w:rsidRPr="007676DE">
        <w:rPr>
          <w:rFonts w:cs="Times New Roman"/>
          <w:vertAlign w:val="superscript"/>
        </w:rPr>
        <w:t>40</w:t>
      </w:r>
      <w:r>
        <w:fldChar w:fldCharType="end"/>
      </w:r>
      <w:r>
        <w:t xml:space="preserve"> </w:t>
      </w:r>
      <w:r w:rsidRPr="0067642C">
        <w:t xml:space="preserve">particularly among those with limited ability to cope, such as the </w:t>
      </w:r>
      <w:r w:rsidR="003943AB">
        <w:t>low-income</w:t>
      </w:r>
      <w:r w:rsidR="003943AB" w:rsidRPr="0067642C">
        <w:t xml:space="preserve"> </w:t>
      </w:r>
      <w:r w:rsidRPr="0067642C">
        <w:t>and elderly</w:t>
      </w:r>
      <w:r w:rsidR="00B07C94">
        <w:t xml:space="preserve"> persons</w:t>
      </w:r>
      <w:r w:rsidRPr="0067642C">
        <w:t>.</w:t>
      </w:r>
      <w:r>
        <w:t xml:space="preserve"> Higher nighttime temperatures will increase the energy consumption of existing air conditioners and drive installation of new air conditioners, further exacerbating climate change</w:t>
      </w:r>
      <w:r w:rsidR="003943AB">
        <w:t xml:space="preserve"> and urban overheating</w:t>
      </w:r>
      <w:r w:rsidR="001D7C13">
        <w:fldChar w:fldCharType="begin"/>
      </w:r>
      <w:r w:rsidR="007676DE">
        <w:instrText xml:space="preserve"> ADDIN ZOTERO_ITEM CSL_CITATION {"citationID":"Pz1vNcTu","properties":{"formattedCitation":"\\super 41\\nosupersub{}","plainCitation":"41","noteIndex":0},"citationItems":[{"id":1554,"uris":["http://zotero.org/users/4259226/items/E8C2Q36V"],"itemData":{"id":1554,"type":"article-journal","abstract":"A consequence of urban heat islands in summer is an increase in the use of air conditioning in urbanized areas, which while cooling the insides of buildings, releases waste heat to the atmosphere. A coupled model consisting of a meso-scale meteorological model (MESO-NH) and an urban energy balance model (TEB) has been used to simulate and quantify the potential impacts on street temperature of four air conditioning scenarios at the scale of Paris. The first case consists of simulating the current types of systems in the city and was based on inventories of dry and evaporative cooling towers and free cooling systems with the river Seine. The other three scenarios were chosen to test the impacts of likely trends in air conditioning equipment in the city: one for which all evaporative and free cooling systems were replaced by dry systems, and the other two designed on a future doubling of the overall air conditioning power but with different technologies. The comparison between the scenarios with heat releases in the street and the baseline case without air conditioning showed a systematic increase in the street air temperature, and this increase was greater at nighttime than day time. It is counter-intuitive because the heat releases are higher during the day. This is due to the shallower atmospheric boundary layer during the night. The increase in temperature was 0.5 °C in the situation with current heat releases, 1 °C with current releases converted to only sensible heat, and 2 °C for the future doubling of air conditioning waste heat released to air. These results demonstrated to what extent the use of air conditioning could enhance street air temperatures at the scale of a city like Paris, and the importance of a spatialized approach for a reasoned planning for future deployment of air conditioning in the city.","container-title":"International Journal of Climatology","DOI":"10.1002/joc.3415","ISSN":"1097-0088","issue":"1","language":"en","note":"_eprint: https://onlinelibrary.wiley.com/doi/pdf/10.1002/joc.3415","page":"210-227","source":"Wiley Online Library","title":"How much can air conditioning increase air temperatures for a city like Paris, France?","URL":"https://onlinelibrary.wiley.com/doi/abs/10.1002/joc.3415","volume":"33","author":[{"family":"Munck","given":"Cécile","non-dropping-particle":"de"},{"family":"Pigeon","given":"Grégoire"},{"family":"Masson","given":"Valéry"},{"family":"Meunier","given":"Francis"},{"family":"Bousquet","given":"Pierre"},{"family":"Tréméac","given":"Brice"},{"family":"Merchat","given":"Michèle"},{"family":"Poeuf","given":"Pierre"},{"family":"Marchadier","given":"Colette"}],"accessed":{"date-parts":[["2022",12,25]]},"issued":{"date-parts":[["2013"]]}}}],"schema":"https://github.com/citation-style-language/schema/raw/master/csl-citation.json"} </w:instrText>
      </w:r>
      <w:r w:rsidR="001D7C13">
        <w:fldChar w:fldCharType="separate"/>
      </w:r>
      <w:r w:rsidR="007676DE" w:rsidRPr="007676DE">
        <w:rPr>
          <w:rFonts w:cs="Times New Roman"/>
          <w:vertAlign w:val="superscript"/>
        </w:rPr>
        <w:t>41</w:t>
      </w:r>
      <w:r w:rsidR="001D7C13">
        <w:fldChar w:fldCharType="end"/>
      </w:r>
      <w:r w:rsidR="00B07C94">
        <w:t>; it will also reduce heating needs</w:t>
      </w:r>
      <w:r>
        <w:t>. Second, the greater frequency and intensity of climate change impacts like heat waves, cold snaps, and wildfires increases the probability of power disruptions. These events compound the disaster</w:t>
      </w:r>
      <w:r>
        <w:fldChar w:fldCharType="begin"/>
      </w:r>
      <w:r w:rsidR="007676DE">
        <w:instrText xml:space="preserve"> ADDIN ZOTERO_ITEM CSL_CITATION {"citationID":"D3fCTuT3","properties":{"formattedCitation":"\\super 42\\nosupersub{}","plainCitation":"42","noteIndex":0},"citationItems":[{"id":295,"uris":["http://zotero.org/users/4259226/items/SKKP5G8A"],"itemData":{"id":295,"type":"article-journal","abstract":"The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fldChar w:fldCharType="separate"/>
      </w:r>
      <w:r w:rsidR="007676DE" w:rsidRPr="007676DE">
        <w:rPr>
          <w:rFonts w:cs="Times New Roman"/>
          <w:vertAlign w:val="superscript"/>
        </w:rPr>
        <w:t>42</w:t>
      </w:r>
      <w:r>
        <w:fldChar w:fldCharType="end"/>
      </w:r>
      <w:r>
        <w:t xml:space="preserve"> as was seen in British Columbia, Canada and the U.S. Pacific Northwest in summer 2021 and in Texas in Winter 2021</w:t>
      </w:r>
      <w:r>
        <w:fldChar w:fldCharType="begin"/>
      </w:r>
      <w:r w:rsidR="007676DE">
        <w:instrText xml:space="preserve"> ADDIN ZOTERO_ITEM CSL_CITATION {"citationID":"3rRpRdEw","properties":{"formattedCitation":"\\super 43\\nosupersub{}","plainCitation":"43","noteIndex":0},"citationItems":[{"id":20,"uris":["http://zotero.org/users/4259226/items/PXISSYPA"],"itemData":{"id":20,"type":"report","publisher":"University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7676DE" w:rsidRPr="007676DE">
        <w:rPr>
          <w:rFonts w:cs="Times New Roman"/>
          <w:vertAlign w:val="superscript"/>
        </w:rPr>
        <w:t>43</w:t>
      </w:r>
      <w:r>
        <w:fldChar w:fldCharType="end"/>
      </w:r>
      <w:r>
        <w:t>. The lack of resiliency and energy intensity of conventional HVAC systems necessitate an alternate strategy, such as personal comfort systems (PCS) to maintain comfortable and health</w:t>
      </w:r>
      <w:r w:rsidR="00531E1E">
        <w:t>y</w:t>
      </w:r>
      <w:r>
        <w:t xml:space="preserve"> indoor air temperatures during sleep. </w:t>
      </w:r>
    </w:p>
    <w:p w14:paraId="02FF1B4B" w14:textId="1C647019" w:rsidR="004F7E72" w:rsidRDefault="004F7E72" w:rsidP="004F7E72">
      <w:r>
        <w:t>PCS are</w:t>
      </w:r>
      <w:r w:rsidR="00DF66D6">
        <w:t xml:space="preserve"> thermal systems that heat and/or cool </w:t>
      </w:r>
      <w:r w:rsidR="008273CF">
        <w:t xml:space="preserve">the </w:t>
      </w:r>
      <w:r w:rsidR="00DF66D6">
        <w:t>individual</w:t>
      </w:r>
      <w:r>
        <w:t xml:space="preserve"> rather than the entire space</w:t>
      </w:r>
      <w:r w:rsidR="00DF66D6">
        <w:t xml:space="preserve"> and are under the individual’s control</w:t>
      </w:r>
      <w:r w:rsidR="001D7C13">
        <w:fldChar w:fldCharType="begin"/>
      </w:r>
      <w:r w:rsidR="007676DE">
        <w:instrText xml:space="preserve"> ADDIN ZOTERO_ITEM CSL_CITATION {"citationID":"CBI3HXFK","properties":{"formattedCitation":"\\super 44\\nosupersub{}","plainCitation":"44","noteIndex":0},"citationItems":[{"id":471,"uris":["http://zotero.org/users/4259226/items/HHWPVF8B"],"itemData":{"id":471,"type":"article-journal","abstract":"This paper discusses a spectrum of systems that cool or heat occupants personally, termed ‘personal comfort systems’ (PCS), in order to quantify their ability to produce comfort in ambient temperatures that are above or below the subjects' neutral temperatures. The comfort-producing effectiveness may be quantified in terms of a temperature difference, coining the index ‘corrective power’ (CP). CP is defined as difference between two ambient temperatures at which equal thermal sensation is achieved - one with no PCS (the reference condition), and one with PCS in use. CP represents the degree to which a PCS system may “correct” the ambient temperature toward neutrality. CP can alternatively be expressed in terms of thermal sensation and comfort survey scale units. Published studies of PCS are reviewed to extract their CP values. Cooling CP ranges from −1 to −6 K, and heating CP from 2K to 10 K. The physical characteristics of the particular PCS systems are not reported in detail here, but are presented as prototypes of what is possible. Deeper understanding of PCS will require new physiological and psychological information about comfort in local body segments and subsegments, and about spatial and temporal alliesthesia. These topics present many opportunities for productive future research.","collection-title":"Fifty Year Anniversary for Building and Environment","container-title":"Building and Environment","DOI":"10.1016/j.buildenv.2015.03.013","ISSN":"0360-1323","journalAbbreviation":"Building and Environment","language":"en","page":"15-41","source":"ScienceDirect","title":"A review of the corrective power of personal comfort systems in non-neutral ambient environments","URL":"https://www.sciencedirect.com/science/article/pii/S0360132315001225","volume":"91","author":[{"family":"Zhang","given":"Hui"},{"family":"Arens","given":"Edward"},{"family":"Zhai","given":"Yongchao"}],"accessed":{"date-parts":[["2021",6,11]]},"issued":{"date-parts":[["2015",9,1]]}}}],"schema":"https://github.com/citation-style-language/schema/raw/master/csl-citation.json"} </w:instrText>
      </w:r>
      <w:r w:rsidR="001D7C13">
        <w:fldChar w:fldCharType="separate"/>
      </w:r>
      <w:r w:rsidR="007676DE" w:rsidRPr="007676DE">
        <w:rPr>
          <w:rFonts w:cs="Times New Roman"/>
          <w:vertAlign w:val="superscript"/>
        </w:rPr>
        <w:t>44</w:t>
      </w:r>
      <w:r w:rsidR="001D7C13">
        <w:fldChar w:fldCharType="end"/>
      </w:r>
      <w:r>
        <w:t>. Most research on applications of PCS focus on increasing thermal comfort and reducing energy consumption in office buildings</w:t>
      </w:r>
      <w:r>
        <w:fldChar w:fldCharType="begin"/>
      </w:r>
      <w:r w:rsidR="007676DE">
        <w:instrText xml:space="preserve"> ADDIN ZOTERO_ITEM CSL_CITATION {"citationID":"Dyh0uQNi","properties":{"formattedCitation":"\\super 45\\nosupersub{}","plainCitation":"45","noteIndex":0},"citationItems":[{"id":303,"uris":["http://zotero.org/users/4259226/items/UQMZ8TBI"],"itemData":{"id":303,"type":"article-journal","abstract":"Conventional heating, ventilation, and air-conditioning (HVAC) systems are designed to condition the entire building volume. In contrast, Personal Comfort Systems (PCS) target conditioning only the occupied zones of the space, while maintaining the remaining volume at a relatively under-conditioned state. PCS offer the occupants the choice of modulating their immediate thermal ambience with local controls. The individual-level control helps in improving the subjective thermal and air quality acceptability with the desired thermal sensation. This review paper details on the various types of heating, cooling, ventilation, heating with ventilation, and cooling with ventilation PCS devices. It summarises the thermal ambience created by the respective PCS devices and the resultant subjective responses of the occupants. This review also identifies the energy saving potential of various kinds of PCS devices, the power use of PCS devices, and discusses their economic viability.","container-title":"Energy and Buildings","DOI":"10.1016/j.enbuild.2020.109858","ISSN":"0378-7788","journalAbbreviation":"Energy and Buildings","language":"en","page":"109858","source":"ScienceDirect","title":"Personal comfort systems: A review on comfort, energy, and economics","title-short":"Personal comfort systems","URL":"https://www.sciencedirect.com/science/article/pii/S0378778819316111","volume":"214","author":[{"family":"Rawal","given":"Rajan"},{"family":"Schweiker","given":"Marcel"},{"family":"Kazanci","given":"Ongun Berk"},{"family":"Vardhan","given":"Vishnu"},{"family":"Jin","given":"Quan"},{"family":"Duanmu","given":"Lin"}],"accessed":{"date-parts":[["2021",6,11]]},"issued":{"date-parts":[["2020",5,1]]}}}],"schema":"https://github.com/citation-style-language/schema/raw/master/csl-citation.json"} </w:instrText>
      </w:r>
      <w:r>
        <w:fldChar w:fldCharType="separate"/>
      </w:r>
      <w:r w:rsidR="007676DE" w:rsidRPr="007676DE">
        <w:rPr>
          <w:rFonts w:cs="Times New Roman"/>
          <w:vertAlign w:val="superscript"/>
        </w:rPr>
        <w:t>45</w:t>
      </w:r>
      <w:r>
        <w:fldChar w:fldCharType="end"/>
      </w:r>
      <w:r>
        <w:t xml:space="preserve">. However, PCS may be well-suited for sleeping due to the stationary nature of the person. They are cheaper to operate as they </w:t>
      </w:r>
      <w:r w:rsidR="0082218C">
        <w:t>require less power</w:t>
      </w:r>
      <w:r>
        <w:t xml:space="preserve"> </w:t>
      </w:r>
      <w:r w:rsidR="00B07C94">
        <w:t xml:space="preserve">(1-100 W) </w:t>
      </w:r>
      <w:r>
        <w:t xml:space="preserve">than conventional HVAC systems. Some devices are so efficient that they can be battery operated, making them resilient to utility power interruptions. PCS can also be implemented as part of a strategy to reduce building </w:t>
      </w:r>
      <w:r w:rsidR="00F550D5">
        <w:t xml:space="preserve">HVAC </w:t>
      </w:r>
      <w:r>
        <w:t>energy consumption by extending air temperature set points</w:t>
      </w:r>
      <w:r>
        <w:fldChar w:fldCharType="begin"/>
      </w:r>
      <w:r w:rsidR="007676DE">
        <w:instrText xml:space="preserve"> ADDIN ZOTERO_ITEM CSL_CITATION {"citationID":"U2tPeFcy","properties":{"formattedCitation":"\\super 46\\uc0\\u8211{}48\\nosupersub{}","plainCitation":"46–48","noteIndex":0},"citationItems":[{"id":1563,"uris":["http://zotero.org/users/4259226/items/HNKQVCSJ"],"itemData":{"id":1563,"type":"article-journal","abstract":"In tropical buildings, it is not uncommon to find low space temperatures around 23 °C and high relative humidity levels in the order of about 70–75%. The present paper explores the possibility of operating at space temperatures close to 26 °C with relative humidity around 60%. The study is based on acceptable thermal comfort conditions in the space by resorting to ASHRAE comfort chart and comfort diagrams. The psychrometric challenge, as a consequence of higher space temperatures, is illustrated in the paper and an alternative method of air conditioning to overcome the problem is demonstrated. The analysis also reveals the potential savings in energy that could be obtained as a result of reduced space cooling loads due to higher space temperatures.","container-title":"Energy and Buildings","DOI":"10.1016/0378-7788(95)00932-N","ISSN":"0378-7788","issue":"1","journalAbbreviation":"Energy and Buildings","language":"en","page":"63-70","source":"ScienceDirect","title":"Higher space temperatures and better thermal comfort — a tropical analysis","URL":"https://www.sciencedirect.com/science/article/pii/037877889500932N","volume":"23","author":[{"family":"Sekhar","given":"S. C."}],"accessed":{"date-parts":[["2022",12,25]]},"issued":{"date-parts":[["1995",10,1]]}}},{"id":1565,"uris":["http://zotero.org/users/4259226/items/W7Q66Z5E"],"itemData":{"id":1565,"type":"article-journal","abstract":"In this study, the potential saving of cooling energy by elevated air speed which can offset the impact of increased room air temperature on occupants’ comfort, as recommended in the present standards (ASHRAE 55 2004, ISO 7730 2005 and EN 15251 2007), was quantified by means of simulations with EnergyPlus software. Fifty-four cases covering six cities (Helsinki, Berlin, Bordeaux, Rome, Jerusalem and Athens), three indoor environment categories I, II and III (according to standard EN 15251 2007) and three air velocities (&lt;0.2, 0.5 and 0.8m/s) were simulated. The required cooling/heating energy was calculated assuming a perfectly efficient HVAC system. A cooling energy saving between 17 and 48% and a reduction of the maximum cooling power in the range 10–28% has been obtained. The results reveal that the required power input of the fan is a critical factor for achieving energy saving at elevated room temperature. Under the assumptions of this study, the energy saving may not be achieved with the methods for air speed increase, such as ceiling, standing, tower and desk fans widely used today when the power consumption of the fan is higher than 20W.","container-title":"Energy and Buildings","DOI":"10.1016/j.enbuild.2008.05.001","ISSN":"0378-7788","issue":"10","journalAbbreviation":"Energy and Buildings","language":"en","page":"1954-1960","source":"ScienceDirect","title":"Energy saving and improved comfort by increased air movement","URL":"https://www.sciencedirect.com/science/article/pii/S0378778808001084","volume":"40","author":[{"family":"Schiavon","given":"Stefano"},{"family":"Melikov","given":"Arsen K."}],"accessed":{"date-parts":[["2022",12,25]]},"issued":{"date-parts":[["2008",1,1]]}}},{"id":512,"uris":["http://zotero.org/users/4259226/items/WV3Y242K"],"itemData":{"id":512,"type":"article-journal","abstract":"The thermostat setpoint range (deadband) in office buildings impacts both occupant thermal comfort and energy consumption. Zones operating within the deadband require no heating or cooling, and the terminal unit airflow volume rate may be reduced to its design minimum. Wider deadbands allow energy savings as well as lower total airflows through the terminal. The extent of such savings has not been systematically quantified. Reference models representing standard HVAC and building design practice were used to simulate the impact of thermostat setpoint ranges on annual HVAC energy consumption. &amp;nbsp;Heating and cooling setpoints were varied parametrically in seven ASHRAE climate zones and in six distinct medium-sized office buildings, each representing either a new building design or a building controls retrofit. The minimum airflow volume rates through the VAV terminal units were also varied to represent both standard and best practices. The simulations are compared to empirical data from monitored buildings. Without reducing satisfaction levels, by increasing the cooling setpoint of 22.2°C (72°F) to 25°C (77°F), an average of 29% of cooling energy and 27% total HVAC energy savings are achieved. Reducing the heating setpoint of 21.1°C (70°F) to 20°C (68°F) saves an average of 34% of terminal heating energy. Further widened temperature bands achieved with fans or personal controls can result in HVAC savings in the range of 32%–73% depending on the climate. It is demonstrated that in order to fully realize energy savings from widening thermostat temperature setpoints, today’s typical VAV minimum volume flow rates should be reduced.","container-title":"Building and Environment","DOI":"10.1016/j.buildenv.2014.09.010","language":"en","page":"89-96","source":"escholarship.org","title":"Extending air temperature setpoints: Simulated energy savings and design considerations for new and retrofit buildings","title-short":"Extending air temperature setpoints","URL":"https://escholarship.org/uc/item/13s1q2xc","volume":"88","author":[{"family":"Hoyt","given":"Tyler"},{"family":"Arens","given":"Edward"},{"family":"Zhang","given":"Hui"}],"accessed":{"date-parts":[["2021",10,23]]},"issued":{"date-parts":[["2014",9,1]]}}}],"schema":"https://github.com/citation-style-language/schema/raw/master/csl-citation.json"} </w:instrText>
      </w:r>
      <w:r>
        <w:fldChar w:fldCharType="separate"/>
      </w:r>
      <w:r w:rsidR="007676DE" w:rsidRPr="007676DE">
        <w:rPr>
          <w:rFonts w:cs="Times New Roman"/>
          <w:vertAlign w:val="superscript"/>
        </w:rPr>
        <w:t>46–48</w:t>
      </w:r>
      <w:r>
        <w:fldChar w:fldCharType="end"/>
      </w:r>
      <w:r>
        <w:t xml:space="preserve">. </w:t>
      </w:r>
    </w:p>
    <w:p w14:paraId="0FC6BEFA" w14:textId="789A3BB5" w:rsidR="004F7E72" w:rsidRDefault="004F7E72" w:rsidP="004F7E72">
      <w:r>
        <w:t>A few studies have reviewed the impact of PCS on sleep quality and thermal comfort. Lan et al</w:t>
      </w:r>
      <w:r>
        <w:fldChar w:fldCharType="begin"/>
      </w:r>
      <w:r w:rsidR="007676DE">
        <w:instrText xml:space="preserve"> ADDIN ZOTERO_ITEM CSL_CITATION {"citationID":"1PBe47Yn","properties":{"formattedCitation":"\\super 49\\nosupersub{}","plainCitation":"49","noteIndex":0},"citationItems":[{"id":356,"uris":["http://zotero.org/users/4259226/items/SV75C9QL"],"itemData":{"id":356,"type":"article-journal","abstract":"The effects of local body cooling on thermal comfort and sleep quality in a hot environment were investigated in an experiment with 16 male subjects. Sleep quality was evaluated subjectively, using questionnaires completed in the morning, and objectively, by analysis of electroencephalogram (EEG) signals that were continuously monitored during the sleeping period. Compared with no cooling, the largest improvement in thermal comfort and sleep quality was observed when the back and head (neck) were both cooled at a room temperature of 32°C. Back cooling alone also improved thermal comfort and sleep quality, although the effects were less than when cooling both back and head (neck). Mean sleep efficiency was improved from 84.6% in the no cooling condition to 95.3% and 92.8%, respectively, in these conditions, indicating good sleep quality. Head (neck) cooling alone slightly improved thermal comfort and subjective sleep quality and increased Stage N3 sleep, but did not otherwise improve sleep quality. The results show that local cooling applied to large body sections (back and head) could effectively maintain good sleep and improve thermal comfort in a hot environment.","container-title":"Indoor Air","DOI":"10.1111/ina.12428","ISSN":"1600-0668","issue":"1","language":"en","note":"_eprint: https://onlinelibrary.wiley.com/doi/pdf/10.1111/ina.12428","page":"135-145","source":"Wiley Online Library","title":"Local body cooling to improve sleep quality and thermal comfort in a hot environment","URL":"https://onlinelibrary.wiley.com/doi/abs/10.1111/ina.12428","volume":"28","author":[{"family":"Lan","given":"L."},{"family":"Qian","given":"X. L."},{"family":"Lian","given":"Z. W."},{"family":"Lin","given":"Y. B."}],"accessed":{"date-parts":[["2021",8,2]]},"issued":{"date-parts":[["2018"]]}}}],"schema":"https://github.com/citation-style-language/schema/raw/master/csl-citation.json"} </w:instrText>
      </w:r>
      <w:r>
        <w:fldChar w:fldCharType="separate"/>
      </w:r>
      <w:r w:rsidR="007676DE" w:rsidRPr="007676DE">
        <w:rPr>
          <w:rFonts w:cs="Times New Roman"/>
          <w:vertAlign w:val="superscript"/>
        </w:rPr>
        <w:t>49</w:t>
      </w:r>
      <w:r>
        <w:fldChar w:fldCharType="end"/>
      </w:r>
      <w:r>
        <w:t xml:space="preserve"> found localized cooling of the back and/or head with a hypothermia blanket significantly improved objective and subjective measures of sleep quality in a relatively hot environment (32°C). Other studies found that head cooling by means of </w:t>
      </w:r>
      <w:r w:rsidR="00A66AAB">
        <w:t xml:space="preserve">a </w:t>
      </w:r>
      <w:r w:rsidR="008019C3">
        <w:t xml:space="preserve">pillow with a chemical cooling medium </w:t>
      </w:r>
      <w:r>
        <w:t>improved sleep quality</w:t>
      </w:r>
      <w:r>
        <w:fldChar w:fldCharType="begin"/>
      </w:r>
      <w:r w:rsidR="007676DE">
        <w:instrText xml:space="preserve"> ADDIN ZOTERO_ITEM CSL_CITATION {"citationID":"tOSYhNlK","properties":{"formattedCitation":"\\super 50\\nosupersub{}","plainCitation":"50","noteIndex":0},"citationItems":[{"id":340,"uris":["http://zotero.org/users/4259226/items/6DAW2DLL"],"itemData":{"id":340,"type":"article-journal","abstract":"We compared thermoregulatory responses during night sleep between two kinds of pillow. One has special cool medium consisting of sodium sulfate and ceramic fiber (pillow A) and the other polyester padding (pillow B). The subjects wore 100% cotton thin pajamas with short sleeves and three-quarters trousers for summer use. They lay and slept in bed with cotton sleeping mat and cotton quilt between 10:30 p.m. and 6:30 a.m. in a bed room with an ambient temperature (Ta) of 27 ± 1°C and a relative humidity of 55 ± 5%, using either of the pillow A or pillow B. When they awoke, the subjects filled out a questionnaire on how well they slept during sleep. Main results were: 1) Rectal and forehead skin temperatures and heart rate were kept significantly lower in the pillow A during the latter half of the night sleep. 2) Palm and thigh skin temperatures were significantly higher mostly in the pillow A. 3) All the subjects regarded the pillow A better for deeper sleep. It was concluded that slight cooling of the head due to the pillow A during night sleep seemed to be of significance for deep sleep.","container-title":"Applied Human Science","DOI":"10.2114/jpa.15.155","issue":"4","page":"155-159","source":"J-Stage","title":"Effects of Two kinds of Pillow on Thermoregulatory Responses during Night Sleep","volume":"15","author":[{"family":"Kawabata","given":"Atsuko"},{"family":"Tokura","given":"Hiromi"}],"issued":{"date-parts":[["1996"]]}}}],"schema":"https://github.com/citation-style-language/schema/raw/master/csl-citation.json"} </w:instrText>
      </w:r>
      <w:r>
        <w:fldChar w:fldCharType="separate"/>
      </w:r>
      <w:r w:rsidR="007676DE" w:rsidRPr="007676DE">
        <w:rPr>
          <w:rFonts w:cs="Times New Roman"/>
          <w:vertAlign w:val="superscript"/>
        </w:rPr>
        <w:t>50</w:t>
      </w:r>
      <w:r>
        <w:fldChar w:fldCharType="end"/>
      </w:r>
      <w:r>
        <w:t xml:space="preserve"> and decreased the sweat rate</w:t>
      </w:r>
      <w:r>
        <w:fldChar w:fldCharType="begin"/>
      </w:r>
      <w:r w:rsidR="007676DE">
        <w:instrText xml:space="preserve"> ADDIN ZOTERO_ITEM CSL_CITATION {"citationID":"SuJ9mC6i","properties":{"formattedCitation":"\\super 51\\nosupersub{}","plainCitation":"51","noteIndex":0},"citationItems":[{"id":341,"uris":["http://zotero.org/users/4259226/items/BX5P9BKG"],"itemData":{"id":341,"type":"article-journal","abstract":"The purpose of this study was to confirm the effect of head cooling on human sleep stages and body temperature. Nine healthy male volunteers with a mean age of 25 ± 3.77 years served as subjects. The experiments were carried out under three different sets of conditions: 26 °C, relative humidity (RH) 50% (26/50); 32 °C, RH 80% (32/80); and 32 °C RH 80% with the use of a cooling pillow (32/80 HC). The subjects slept from 2300 hours to 0700 hours with a cotton blanket, wearing short-sleeved pyjamas and shorts on a bed, which was covered with a sheet. Electroencephalograms, electro-ouclogram, and mental electromyelograms were recorded through the night. Rectal temperature (Tre) and skin temperature (Tsk) were measured continuously. Whole-body sweat and the tympanic temperature (Tty) were measured before and after sleep. Wakefulness significantly increased at 32/80 than at 26/50; however, no significant difference was observed between 32/80 HC and 26/50. Tre and mean Tsk were higher both at 32/80 and 32/80 HC than at 26/50. The whole-body sweat loss was significantly greater and Tty in the morning was higher at 32/80 than 32/80 HC and 26/50. These results suggest that head cooling during sleep may help to decrease the whole-body sweat rate during sleep under humid heat conditions.","container-title":"International Journal of Biometeorology","DOI":"10.1007/s00484-003-0181-3","ISSN":"1432-1254","issue":"2","journalAbbreviation":"Int J Biometeorol","language":"en","page":"98-102","source":"Springer Link","title":"Effects of head cooling on human sleep stages and body temperature","URL":"https://doi.org/10.1007/s00484-003-0181-3","volume":"48","author":[{"family":"Okamoto-Mizuno","given":"Kazue"},{"family":"Tsuzuki","given":"Kazuyo"},{"family":"Mizuno","given":"Koh"}],"accessed":{"date-parts":[["2021",8,2]]},"issued":{"date-parts":[["2003",12,1]]}}}],"schema":"https://github.com/citation-style-language/schema/raw/master/csl-citation.json"} </w:instrText>
      </w:r>
      <w:r>
        <w:fldChar w:fldCharType="separate"/>
      </w:r>
      <w:r w:rsidR="007676DE" w:rsidRPr="007676DE">
        <w:rPr>
          <w:rFonts w:cs="Times New Roman"/>
          <w:vertAlign w:val="superscript"/>
        </w:rPr>
        <w:t>51</w:t>
      </w:r>
      <w:r>
        <w:fldChar w:fldCharType="end"/>
      </w:r>
      <w:r>
        <w:t>, a physiological measure of thermal strain. Increased air movement with fans in a relatively hot environment (30°C) maintained thermal comfort and sleep quality compared to conventional air-conditioning set to 27°C</w:t>
      </w:r>
      <w:r>
        <w:fldChar w:fldCharType="begin"/>
      </w:r>
      <w:r w:rsidR="007676DE">
        <w:instrText xml:space="preserve"> ADDIN ZOTERO_ITEM CSL_CITATION {"citationID":"4kOTolmQ","properties":{"formattedCitation":"\\super 52\\nosupersub{}","plainCitation":"52","noteIndex":0},"citationItems":[{"id":339,"uris":["http://zotero.org/users/4259226/items/R54II7GT"],"itemData":{"id":339,"type":"article-journal","abstract":"The effect of elevated airflow on sleep quality was investigated with 18 elderly. Three airflow conditions were set: ceiling fan/30°C/max.0.8 m/s and mean 0.7 m/s, task fan/30°C/max.0.8 m/s and mean 0.6 m/s, and thermally neutral /27°C/0.2 m/s. Sleep quality was evaluated objectively by analysis of electroencephalogram signals that were continuously monitored during the sleeping period. Urinary cortisol concentrations were analyzed to measure the activity of sympathetic nervous system. No significant difference in sleep quality, thermal comfort, or cortisol concentration was found between the ceiling fan and the neutral condition. The duration of total sleep time decreased by 35 minutes, the duration of REM sleep decreased by 15 minutes, and the cortisol concentration in the morning increased by 50 ng/mL in the task fan than the other two conditions. Compared with ceiling fan, less heat load was removed in the task fan condition, possibly due to the lower air speed. This study shows that even small heat load led to reduced sleep quality and overactive sympathetic nervous system of the elderly. By supplying an airflow of 0.8 m/s evenly over the human body, the elderly could maintain sleep quality and thermal comfort at an air temperature that was 3 K higher than the neutral temperature.","container-title":"Indoor Air","DOI":"10.1111/ina.12599","ISSN":"1600-0668","issue":"6","language":"en","note":"_eprint: https://onlinelibrary.wiley.com/doi/pdf/10.1111/ina.12599","page":"1040-1049","source":"Wiley Online Library","title":"Elevated airflow can maintain sleep quality and thermal comfort of the elderly in a hot environment","URL":"https://onlinelibrary.wiley.com/doi/abs/10.1111/ina.12599","volume":"29","author":[{"family":"Lan","given":"Li"},{"family":"Xia","given":"Lulu"},{"family":"Tang","given":"Jieyu"},{"family":"Zhang","given":"Xiaojing"},{"family":"Lin","given":"Yanbin"},{"family":"Wang","given":"Zhentao"}],"accessed":{"date-parts":[["2021",8,2]]},"issued":{"date-parts":[["2019"]]}}}],"schema":"https://github.com/citation-style-language/schema/raw/master/csl-citation.json"} </w:instrText>
      </w:r>
      <w:r>
        <w:fldChar w:fldCharType="separate"/>
      </w:r>
      <w:r w:rsidR="007676DE" w:rsidRPr="007676DE">
        <w:rPr>
          <w:rFonts w:cs="Times New Roman"/>
          <w:vertAlign w:val="superscript"/>
        </w:rPr>
        <w:t>52</w:t>
      </w:r>
      <w:r>
        <w:fldChar w:fldCharType="end"/>
      </w:r>
      <w:r>
        <w:t>. In cold ambient temperatures (5°C), Song et al.</w:t>
      </w:r>
      <w:r>
        <w:fldChar w:fldCharType="begin"/>
      </w:r>
      <w:r w:rsidR="007676DE">
        <w:instrText xml:space="preserve"> ADDIN ZOTERO_ITEM CSL_CITATION {"citationID":"6SXA2Tae","properties":{"formattedCitation":"\\super 53\\nosupersub{}","plainCitation":"53","noteIndex":0},"citationItems":[{"id":338,"uris":["http://zotero.org/users/4259226/items/27PQGB7E"],"itemData":{"id":338,"type":"article-journal","abstract":"This study evaluated the effectiveness of partial-body heating in improving the thermal comfort and sleep quality of young female adults sleeping in a cold indoor environment. A novel partial-body heating system (NPHS) was developed, consisting of three electrically heating pads in the feet, buttocks and shoulder regions with controllable surface temperatures, and the temperatures of the pads can be separately set on phone app. Eight female students were asked to sleep for 8 h in the CON (i.e., the NPHS with power off) and HEAT (i.e., the NPHS with power on) conditions randomly inside a climatic chamber. The chamber was controlled at 5 °C and 65% relative humidity. Physiological responses, including core and local skin temperatures, and heart rate, were recorded throughout all-night sleep. Participants' whole- and local-body thermal sensation, wetness and comfort sensations were evaluated. A subjective survey of sleep quality was also conducted after sleep. Results demonstrated that in comparison with CON, using HEAT showed significantly higher toe, calf and mean skin temperatures (p &lt; 0.05), and remarkably improved whole- and local-body thermal and comfort sensations (p &lt; 0.05), and provided a better sleep quality (p &lt; 0.05). Besides, using NPHS did not induce body thermal stress evidenced by similar core temperatures and heart rate between HEAT and CON scenarios (p &gt; 0.1). The present study shows that partial-body heating at the major body parts could effectively maintain thermoregulation, improve thermal comfort and provide a better sleep quality while sleeping in a cold environment.","container-title":"Building and Environment","DOI":"10.1016/j.buildenv.2019.106585","ISSN":"0360-1323","journalAbbreviation":"Building and Environment","language":"en","page":"106585","source":"ScienceDirect","title":"Effect of partial-body heating on thermal comfort and sleep quality of young female adults in a cold indoor environment","URL":"https://www.sciencedirect.com/science/article/pii/S0360132319307978","volume":"169","author":[{"family":"Song","given":"Wenfang"},{"family":"Lu","given":"Yehu"},{"family":"Liu","given":"Yuping"},{"family":"Yang","given":"Yang"},{"family":"Jiang","given":"Xinghong"}],"accessed":{"date-parts":[["2021",8,2]]},"issued":{"date-parts":[["2020",2,1]]}}}],"schema":"https://github.com/citation-style-language/schema/raw/master/csl-citation.json"} </w:instrText>
      </w:r>
      <w:r>
        <w:fldChar w:fldCharType="separate"/>
      </w:r>
      <w:r w:rsidR="007676DE" w:rsidRPr="007676DE">
        <w:rPr>
          <w:rFonts w:cs="Times New Roman"/>
          <w:vertAlign w:val="superscript"/>
        </w:rPr>
        <w:t>53</w:t>
      </w:r>
      <w:r>
        <w:fldChar w:fldCharType="end"/>
      </w:r>
      <w:r>
        <w:t xml:space="preserve"> found a partial-body heating system with a heated electric blanket improved thermal comfort and sleep quality. Okamoto-Mizuno et al.</w:t>
      </w:r>
      <w:r>
        <w:fldChar w:fldCharType="begin"/>
      </w:r>
      <w:r w:rsidR="007676DE">
        <w:instrText xml:space="preserve"> ADDIN ZOTERO_ITEM CSL_CITATION {"citationID":"6XSgoje4","properties":{"formattedCitation":"\\super 54\\nosupersub{}","plainCitation":"54","noteIndex":0},"citationItems":[{"id":337,"uris":["http://zotero.org/users/4259226/items/9VFTZNTG"],"itemData":{"id":337,"type":"article-journal","abstract":"The aim of this study was to investigate any effects of electric blanket on sleep stages and body temperature. Nine male subjects slept under two conditions: using the electric blanket (HB); and not using the electric blanket (C). The ambient condition was controlled at 3 degrees C relative humidity 50-80%. Electroencephalography, electrooculography (EOG) and electromyography, rectal temperature, skin temperature and microclimate temperature and humidity were recorded continuously through the night. Body weight was measured before and after sleep. The amount of stage 1 and number of stage 1 and rapid eye movement sleep decreased in HB compared to C. No significant difference was observed in other sleep stages. Rectal temperature was higher in HB compared to C. The thigh, leg and foot skin temperature was higher in HB than C. The microclimate temperature of the foot area was higher in HB compared to C. No significant difference was observed in whole body sweat loss between the conditions. These results suggest that use of an electric blanket under low ambient temperature may decrease cold stress to support sleep stability and thermoregulation during sleep.","container-title":"Ergonomics","DOI":"10.1080/00140130500120874","ISSN":"0014-0139","issue":"7","journalAbbreviation":"Ergonomics","language":"eng","note":"PMID: 16076735","page":"749-757","source":"PubMed","title":"Effects of an electric blanket on sleep stages and body temperature in young men","volume":"48","author":[{"family":"Okamoto-Mizuno","given":"Kazue"},{"family":"Tsuzuki","given":"Kazuyo"},{"family":"Ohshiro","given":"Yasushi"},{"family":"Mizuno","given":"Koh"}],"issued":{"date-parts":[["2005",6,10]]}}}],"schema":"https://github.com/citation-style-language/schema/raw/master/csl-citation.json"} </w:instrText>
      </w:r>
      <w:r>
        <w:fldChar w:fldCharType="separate"/>
      </w:r>
      <w:r w:rsidR="007676DE" w:rsidRPr="007676DE">
        <w:rPr>
          <w:rFonts w:cs="Times New Roman"/>
          <w:vertAlign w:val="superscript"/>
        </w:rPr>
        <w:t>54</w:t>
      </w:r>
      <w:r>
        <w:fldChar w:fldCharType="end"/>
      </w:r>
      <w:r>
        <w:t xml:space="preserve"> also found a heated electric blanket to decrease cold stress in a 3°C environment during sleep. </w:t>
      </w:r>
    </w:p>
    <w:p w14:paraId="56992F2C" w14:textId="09755663" w:rsidR="004F7E72" w:rsidRDefault="004F7E72" w:rsidP="004F7E72">
      <w:r>
        <w:t>Fans are a relatively common amenity in U.S. homes, with over 70% of households having at least one ceiling fan and over 40% have at least one floor or window fan</w:t>
      </w:r>
      <w:r>
        <w:fldChar w:fldCharType="begin"/>
      </w:r>
      <w:r w:rsidR="00FD64F3">
        <w:instrText xml:space="preserve"> ADDIN ZOTERO_ITEM CSL_CITATION {"citationID":"Kpl9MnXz","properties":{"formattedCitation":"\\super 26\\nosupersub{}","plainCitation":"26","noteIndex":0},"citationItems":[{"id":505,"uris":["http://zotero.org/users/4259226/items/N749AXDE"],"itemData":{"id":505,"type":"webpage","title":"2020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00FD64F3" w:rsidRPr="00FD64F3">
        <w:rPr>
          <w:rFonts w:cs="Times New Roman"/>
          <w:vertAlign w:val="superscript"/>
        </w:rPr>
        <w:t>26</w:t>
      </w:r>
      <w:r>
        <w:fldChar w:fldCharType="end"/>
      </w:r>
      <w:r>
        <w:t>. Elevated air movement using fans can replace or augment cooling from air conditioning</w:t>
      </w:r>
      <w:r w:rsidR="005951D7">
        <w:t xml:space="preserve"> in normal and extreme thermal conditions</w:t>
      </w:r>
      <w:r>
        <w:t>. The elevated air movement from fans increases thermal comfort at higher air temperatures by accelerating convective and evaporative heat loss</w:t>
      </w:r>
      <w:r w:rsidR="00F550D5">
        <w:t xml:space="preserve"> from occupants</w:t>
      </w:r>
      <w:r>
        <w:t xml:space="preserve">. Other benefits of fans include </w:t>
      </w:r>
      <w:r>
        <w:lastRenderedPageBreak/>
        <w:t>improved air distribution, improved perceived air quality, HVAC first cost savings, and energy savings</w:t>
      </w:r>
      <w:r>
        <w:fldChar w:fldCharType="begin"/>
      </w:r>
      <w:r w:rsidR="007676DE">
        <w:instrText xml:space="preserve"> ADDIN ZOTERO_ITEM CSL_CITATION {"citationID":"N6lsMOVg","properties":{"formattedCitation":"\\super 55\\uc0\\u8211{}57\\nosupersub{}","plainCitation":"55–57","noteIndex":0},"citationItems":[{"id":1568,"uris":["http://zotero.org/users/4259226/items/H5RFRZ9Z"],"itemData":{"id":1568,"type":"article-journal","abstract":"We measured indoor air speeds generated by ceiling fans in 78 full-scale laboratory tests. The factors were the room size, fan diameter, type, speed, direction (up or down), blade height, and mount distance (i.e. blade to ceiling height). We demonstrated the influence of these factors, showing that the most significant are speed, diameter and direction. With other factors fixed, the average room air speed in the occupied zone increases proportionally with fan air speed and diameter. Blowing fans upwards yields lower but far more uniform air speeds than downwards. We show that for the same fan diameter and airflow, fan type has little effect on the air speed distribution in the region outside the fan blades. We developed several new dimensionless representations and demonstrate that they are appropriate for comparisons over a wide range of fan and room characteristics. Dimensionless linear models predict the lowest, average, and highest air speeds in a room with a median (and 90th percentile) absolute error of 0.03 (0.08), 0.05 (0.13), and 0.12 (0.26) m/s respectively over all 56 downwards tests, representing common applications. These models allow designers to quickly and easily estimate the air speeds they can expect for a given fan and room. We include all measured data and analysis code in this paper.","container-title":"Building and Environment","DOI":"10.1016/j.buildenv.2019.03.040","ISSN":"0360-1323","journalAbbreviation":"Building and Environment","language":"en","page":"210-223","source":"ScienceDirect","title":"Ceiling fans: Predicting indoor air speeds based on full scale laboratory measurements","title-short":"Ceiling fans","URL":"https://www.sciencedirect.com/science/article/pii/S0360132319302021","volume":"155","author":[{"family":"Raftery","given":"Paul"},{"family":"Fizer","given":"Jay"},{"family":"Chen","given":"Wenhua"},{"family":"He","given":"Yingdong"},{"family":"Zhang","given":"Hui"},{"family":"Arens","given":"Edward"},{"family":"Schiavon","given":"Stefano"},{"family":"Paliaga","given":"Gwelen"}],"accessed":{"date-parts":[["2022",12,25]]},"issued":{"date-parts":[["2019",5,15]]}}},{"id":1574,"uris":["http://zotero.org/users/4259226/items/C6GNLV3B"],"itemData":{"id":1574,"type":"article-journal","abstract":"Inhalation exposure to pure and metabolic elevated carbon dioxide (CO2) concentration has been associated with impaired work performance, lower perceived air quality, and increased health symptoms. In this study, the concentration of metabolic CO2 was continuously measured in the inhalation zone of 41 subjects performing simulated office work. The measurements took place in an environmental chamber with well-controlled mechanical ventilation arranged as an office environment. The results showed the existence of a personal CO2 cloud in the inhalation zone of all test subjects, characterized by the excess of metabolic CO2 beyond the room background levels. For seated occupants, the median CO2 inhalation zone concentration levels were between 200 and 500 ppm above the background, and the third quartile up to 800 ppm above the background. Each study subject had distinct magnitude of the personal CO2 cloud owing to differences in metabolic CO2 generation, posture, nose geometry, and breathing pattern. A small desktop oscillating fan proved to be suitable for dispersing much of the personal CO2 cloud, thus reducing the inhalation zone concentration to background level. The results suggest that background measurements cannot capture the significant personal CO2 cloud effect in human microclimate.","container-title":"Journal of Exposure Science &amp; Environmental Epidemiology","DOI":"10.1038/s41370-019-0179-5","ISSN":"1559-064X","issue":"2","journalAbbreviation":"J Expo Sci Environ Epidemiol","language":"en","license":"2019 The Author(s), under exclusive licence to Springer Nature America, Inc.","note":"number: 2\npublisher: Nature Publishing Group","page":"328-337","source":"www.nature.com","title":"Personal CO2 cloud: laboratory measurements of metabolic CO2 inhalation zone concentration and dispersion in a typical office desk setting","title-short":"Personal CO2 cloud","URL":"https://www.nature.com/articles/s41370-019-0179-5","volume":"30","author":[{"family":"Pantelic","given":"Jovan"},{"family":"Liu","given":"Shichao"},{"family":"Pistore","given":"Lorenza"},{"family":"Licina","given":"Dusan"},{"family":"Vannucci","given":"Matthew"},{"family":"Sadrizadeh","given":"Sasan"},{"family":"Ghahramani","given":"Ali"},{"family":"Gilligan","given":"Brian"},{"family":"Sternberg","given":"Esther"},{"family":"Kampschroer","given":"Kevin"},{"family":"Schiavon","given":"Stefano"}],"accessed":{"date-parts":[["2022",12,25]]},"issued":{"date-parts":[["2020",3]]}}},{"id":1571,"uris":["http://zotero.org/users/4259226/items/TAEFRJ46"],"itemData":{"id":1571,"type":"article-journal","abstract":"Controlled air movement is an effective strategy for maintaining occupant comfort while reducing energy consumption, since comfort at moderately warmer temperatures requires less space cooling. Modern ceiling fans provide a 2–4 °C cooling effect at power consumption comparable to LED lightbulbs (2–30 W) with gentle air speeds (0.5–1 m/s). However, very limited design guidance and performance data are available for using ceiling fans and air conditioning together, especially in commercial buildings. We present results from a 29-month field study of 99 automated ceiling fans and 12 thermostats installed in ten air-conditioned buildings in a hot/dry climate in California. Staging ceiling fans to automatically cool before, and then operate together with air conditioning enabled raising air conditioning cooling temperature setpoints in most zones, with overall positive occupant interview and survey responses. Overall measured cooling season (April– October) compressor energy savings were 36%, normalized by floor area served (41% during summer peak billing hours). Weather-normalized changes in zone energy use varied from 24% increase to 73% decrease across 13 compressors, reflecting variation in occupant schedules and other uncontrolled factors in occupied buildings. Median weather-normalized energy savings per compressor were 21%. Staging ceiling fans and air conditioning provided comfort across a wider temperature range, using less energy, than air conditioning alone.","container-title":"Energy and Buildings","DOI":"10.1016/j.enbuild.2021.111319","ISSN":"0378-7788","journalAbbreviation":"Energy and Buildings","language":"en","page":"111319","source":"ScienceDirect","title":"Cooling energy savings and occupant feedback in a two year retrofit evaluation of 99 automated ceiling fans staged with air conditioning","URL":"https://www.sciencedirect.com/science/article/pii/S0378778821006034","volume":"251","author":[{"family":"Miller","given":"Dana"},{"family":"Raftery","given":"Paul"},{"family":"Nakajima","given":"Mia"},{"family":"Salo","given":"Sonja"},{"family":"Graham","given":"Lindsay T."},{"family":"Peffer","given":"Therese"},{"family":"Delgado","given":"Marta"},{"family":"Zhang","given":"Hui"},{"family":"Brager","given":"Gail"},{"family":"Douglass-Jaimes","given":"David"},{"family":"Paliaga","given":"Gwelen"},{"family":"Cohn","given":"Sebastian"},{"family":"Greene","given":"Mitch"},{"family":"Brooks","given":"Andy"}],"accessed":{"date-parts":[["2022",12,25]]},"issued":{"date-parts":[["2021",11,15]]}}}],"schema":"https://github.com/citation-style-language/schema/raw/master/csl-citation.json"} </w:instrText>
      </w:r>
      <w:r>
        <w:fldChar w:fldCharType="separate"/>
      </w:r>
      <w:r w:rsidR="007676DE" w:rsidRPr="007676DE">
        <w:rPr>
          <w:rFonts w:cs="Times New Roman"/>
          <w:vertAlign w:val="superscript"/>
        </w:rPr>
        <w:t>55–57</w:t>
      </w:r>
      <w:r>
        <w:fldChar w:fldCharType="end"/>
      </w:r>
      <w:r>
        <w:t>.</w:t>
      </w:r>
    </w:p>
    <w:p w14:paraId="4DB39E39" w14:textId="6D094CE8" w:rsidR="004F7E72" w:rsidRDefault="004F7E72" w:rsidP="004F7E72">
      <w:r>
        <w:t xml:space="preserve">Although the power consumption of PCS is significantly less than conventional HVAC systems, both are considered active strategies as they require an energy input. Alternatively, there are passive adaptations to improve sleep quality that do not require energy input. Examples include change of bedclothes </w:t>
      </w:r>
      <w:r w:rsidR="00446A4F">
        <w:t>and bed type</w:t>
      </w:r>
      <w:r>
        <w:t>, and changing posture</w:t>
      </w:r>
      <w:r>
        <w:fldChar w:fldCharType="begin"/>
      </w:r>
      <w:r w:rsidR="00105E3B">
        <w:instrText xml:space="preserve"> ADDIN ZOTERO_ITEM CSL_CITATION {"citationID":"5sOYpjv1","properties":{"formattedCitation":"\\super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fldChar w:fldCharType="separate"/>
      </w:r>
      <w:r w:rsidR="00306945" w:rsidRPr="00306945">
        <w:rPr>
          <w:rFonts w:cs="Times New Roman"/>
          <w:vertAlign w:val="superscript"/>
        </w:rPr>
        <w:t>16</w:t>
      </w:r>
      <w:r>
        <w:fldChar w:fldCharType="end"/>
      </w:r>
      <w:r>
        <w:t xml:space="preserve">. In a hot environment, a rope bed, such as the </w:t>
      </w:r>
      <w:proofErr w:type="spellStart"/>
      <w:r w:rsidRPr="00AC4F13">
        <w:rPr>
          <w:i/>
          <w:iCs/>
        </w:rPr>
        <w:t>charpai</w:t>
      </w:r>
      <w:proofErr w:type="spellEnd"/>
      <w:r>
        <w:t xml:space="preserve"> in South Asia, may provide more cooling than a conventional mattress. Other behavioral adaptations include migrating to different </w:t>
      </w:r>
      <w:r w:rsidR="00446A4F">
        <w:t xml:space="preserve">levels </w:t>
      </w:r>
      <w:r>
        <w:t xml:space="preserve">of a building based on the principle of heat rising i.e., sleeping downstairs or on the floor in the summer and sleeping upstairs in the winter, or even sleeping outside to take advantage of radiative sky cooling. </w:t>
      </w:r>
    </w:p>
    <w:p w14:paraId="7E448564" w14:textId="023CD230" w:rsidR="00F15671" w:rsidRDefault="004F7E72" w:rsidP="004F7E72">
      <w:r>
        <w:t xml:space="preserve">We know that sleep is crucial for human health and wellbeing, and that </w:t>
      </w:r>
      <w:r w:rsidR="00B9330E">
        <w:t xml:space="preserve">the thermal environment </w:t>
      </w:r>
      <w:r>
        <w:t>can affect sleep quality. The current approach of relying on conventional HVAC to control</w:t>
      </w:r>
      <w:r w:rsidR="00B9330E">
        <w:t xml:space="preserve"> the</w:t>
      </w:r>
      <w:r>
        <w:t xml:space="preserve"> </w:t>
      </w:r>
      <w:r w:rsidR="00B9330E">
        <w:t>thermal environment</w:t>
      </w:r>
      <w:r>
        <w:t xml:space="preserve"> is </w:t>
      </w:r>
      <w:r w:rsidR="00B9330E">
        <w:t xml:space="preserve">challenging </w:t>
      </w:r>
      <w:r>
        <w:t>from an energy</w:t>
      </w:r>
      <w:r w:rsidR="00242493">
        <w:t>, sustainability</w:t>
      </w:r>
      <w:r w:rsidR="00C52F0B">
        <w:t>,</w:t>
      </w:r>
      <w:r>
        <w:t xml:space="preserve"> and </w:t>
      </w:r>
      <w:r w:rsidR="00B9330E">
        <w:t xml:space="preserve">affordability </w:t>
      </w:r>
      <w:r>
        <w:t xml:space="preserve">perspective – issues further exacerbated by climate change. </w:t>
      </w:r>
      <w:r w:rsidRPr="00365E0F">
        <w:t>We do not know the role that localized interventions like PCS and other personal adaptations can play in improving sleep quality</w:t>
      </w:r>
      <w:r w:rsidR="00B3225C">
        <w:t>.</w:t>
      </w:r>
      <w:r w:rsidR="00183113">
        <w:t xml:space="preserve"> </w:t>
      </w:r>
      <w:r>
        <w:t xml:space="preserve"> </w:t>
      </w:r>
    </w:p>
    <w:p w14:paraId="2B524FF9" w14:textId="485AD809" w:rsidR="00F15671" w:rsidRDefault="00F15671" w:rsidP="00070C4D">
      <w:pPr>
        <w:pStyle w:val="Heading1"/>
      </w:pPr>
      <w:r>
        <w:t>Approach</w:t>
      </w:r>
    </w:p>
    <w:p w14:paraId="4529FA74" w14:textId="74C7248B" w:rsidR="00D46CD4" w:rsidRDefault="00F15671" w:rsidP="007D128D">
      <w:r>
        <w:t>We</w:t>
      </w:r>
      <w:r w:rsidR="004F7E72" w:rsidRPr="00297354">
        <w:t xml:space="preserve"> used a dry heat loss thermal manikin</w:t>
      </w:r>
      <w:r w:rsidR="007F2B56">
        <w:fldChar w:fldCharType="begin"/>
      </w:r>
      <w:r w:rsidR="007676DE">
        <w:instrText xml:space="preserve"> ADDIN ZOTERO_ITEM CSL_CITATION {"citationID":"B6ICMTPH","properties":{"formattedCitation":"\\super 58\\nosupersub{}","plainCitation":"58","noteIndex":0},"citationItems":[{"id":567,"uris":["http://zotero.org/users/4259226/items/AABZXNMK"],"itemData":{"id":567,"type":"article-journal","abstract":"This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7F2B56">
        <w:fldChar w:fldCharType="separate"/>
      </w:r>
      <w:r w:rsidR="007676DE" w:rsidRPr="007676DE">
        <w:rPr>
          <w:rFonts w:cs="Times New Roman"/>
          <w:vertAlign w:val="superscript"/>
        </w:rPr>
        <w:t>58</w:t>
      </w:r>
      <w:r w:rsidR="007F2B56">
        <w:fldChar w:fldCharType="end"/>
      </w:r>
      <w:r w:rsidR="004F7E72" w:rsidRPr="00297354">
        <w:t xml:space="preserve"> </w:t>
      </w:r>
      <w:r w:rsidR="004F7E72">
        <w:t xml:space="preserve">in a controlled environmental chamber </w:t>
      </w:r>
      <w:r w:rsidR="004F7E72" w:rsidRPr="00297354">
        <w:t xml:space="preserve">to evaluate the </w:t>
      </w:r>
      <w:r w:rsidR="008273CF">
        <w:t>performance</w:t>
      </w:r>
      <w:r w:rsidR="004F7E72" w:rsidRPr="00297354">
        <w:t xml:space="preserve"> of </w:t>
      </w:r>
      <w:r w:rsidR="00881B2F">
        <w:t>11</w:t>
      </w:r>
      <w:r w:rsidR="007A0889" w:rsidRPr="00297354">
        <w:t xml:space="preserve"> </w:t>
      </w:r>
      <w:r w:rsidR="004F7E72">
        <w:t>passive and low-energy strategies</w:t>
      </w:r>
      <w:r w:rsidR="004F7E72" w:rsidRPr="00297354">
        <w:t xml:space="preserve"> in the context of sleeping. </w:t>
      </w:r>
      <w:r w:rsidR="0011443F">
        <w:rPr>
          <w:rFonts w:eastAsiaTheme="minorEastAsia"/>
        </w:rPr>
        <w:t xml:space="preserve">These </w:t>
      </w:r>
      <w:r w:rsidR="004F7E72">
        <w:rPr>
          <w:rFonts w:eastAsiaTheme="minorEastAsia"/>
        </w:rPr>
        <w:t xml:space="preserve">strategies ranged from simple measures such as </w:t>
      </w:r>
      <w:r w:rsidR="00393B65">
        <w:rPr>
          <w:rFonts w:eastAsiaTheme="minorEastAsia"/>
        </w:rPr>
        <w:t>changing clothing and posture</w:t>
      </w:r>
      <w:r w:rsidR="00F5115E">
        <w:rPr>
          <w:rFonts w:eastAsiaTheme="minorEastAsia"/>
        </w:rPr>
        <w:t>, using a fan,</w:t>
      </w:r>
      <w:r w:rsidR="004F7E72">
        <w:rPr>
          <w:rFonts w:eastAsiaTheme="minorEastAsia"/>
        </w:rPr>
        <w:t xml:space="preserve"> to more advanced products like a hydro-powered mattress pad.</w:t>
      </w:r>
      <w:r w:rsidR="004F7E72">
        <w:t xml:space="preserve"> </w:t>
      </w:r>
      <w:r w:rsidR="004F7F1A">
        <w:t>We tested heating strategies at an indoor air temperature of 16</w:t>
      </w:r>
      <w:r w:rsidR="004F7F1A">
        <w:sym w:font="Symbol" w:char="F0B0"/>
      </w:r>
      <w:r w:rsidR="004F7F1A">
        <w:t>C and cooling strategies at 28</w:t>
      </w:r>
      <w:r w:rsidR="004F7F1A">
        <w:sym w:font="Symbol" w:char="F0B0"/>
      </w:r>
      <w:r w:rsidR="004F7F1A">
        <w:t xml:space="preserve">C. </w:t>
      </w:r>
      <w:r w:rsidR="00393B65">
        <w:t xml:space="preserve">For each strategy, </w:t>
      </w:r>
      <w:r w:rsidR="0011443F">
        <w:t xml:space="preserve">we measured the thermal manikin skin temperature and heat loss at 16 body segments. We then calculated the equivalent temperature, defined as the </w:t>
      </w:r>
      <w:r w:rsidR="0011443F" w:rsidRPr="0074674D" w:rsidDel="00131E6E">
        <w:t>temperature in which a thermal manikin with realistic skin temperature would lose heat at the same rate as it would in the actual environment</w:t>
      </w:r>
      <w:r w:rsidR="00F5115E">
        <w:t>, for each of the 16 body parts</w:t>
      </w:r>
      <w:r w:rsidR="0011443F" w:rsidDel="00131E6E">
        <w:fldChar w:fldCharType="begin"/>
      </w:r>
      <w:r w:rsidR="007676DE">
        <w:instrText xml:space="preserve"> ADDIN ZOTERO_ITEM CSL_CITATION {"citationID":"csBPObX1","properties":{"formattedCitation":"\\super 58\\nosupersub{}","plainCitation":"58","noteIndex":0},"citationItems":[{"id":567,"uris":["http://zotero.org/users/4259226/items/AABZXNMK"],"itemData":{"id":567,"type":"article-journal","abstract":"This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R="0011443F" w:rsidDel="00131E6E">
        <w:fldChar w:fldCharType="separate"/>
      </w:r>
      <w:r w:rsidR="007676DE" w:rsidRPr="007676DE">
        <w:rPr>
          <w:rFonts w:cs="Times New Roman"/>
          <w:vertAlign w:val="superscript"/>
        </w:rPr>
        <w:t>58</w:t>
      </w:r>
      <w:r w:rsidR="0011443F" w:rsidDel="00131E6E">
        <w:fldChar w:fldCharType="end"/>
      </w:r>
      <w:r w:rsidR="0011443F">
        <w:t>. The whole</w:t>
      </w:r>
      <w:r w:rsidR="004F7F1A">
        <w:t>-</w:t>
      </w:r>
      <w:r w:rsidR="0011443F">
        <w:t xml:space="preserve">body </w:t>
      </w:r>
      <w:r w:rsidR="00A3761C">
        <w:t xml:space="preserve">equivalent temperature </w:t>
      </w:r>
      <w:r w:rsidR="0011443F">
        <w:t xml:space="preserve">is the area-weighted average over all body segments. </w:t>
      </w:r>
      <w:r w:rsidR="00A0699E">
        <w:t xml:space="preserve">The difference in equivalent temperature </w:t>
      </w:r>
      <w:r w:rsidR="00A3761C">
        <w:t>between</w:t>
      </w:r>
      <w:r w:rsidR="00A0699E">
        <w:t xml:space="preserve"> </w:t>
      </w:r>
      <w:r w:rsidR="00A3761C">
        <w:t>the thermal manikin with</w:t>
      </w:r>
      <w:r w:rsidR="00A0699E">
        <w:t xml:space="preserve"> heating or cooling intervention and a baseline condition gives the heating and cooling effect</w:t>
      </w:r>
      <w:r w:rsidR="0075710F" w:rsidRPr="0075710F">
        <w:rPr>
          <w:vertAlign w:val="superscript"/>
        </w:rPr>
        <w:t>68</w:t>
      </w:r>
      <w:r w:rsidR="00A0699E">
        <w:t xml:space="preserve">. </w:t>
      </w:r>
      <w:ins w:id="87" w:author="Arfa Aijazi" w:date="2023-12-06T23:49:00Z">
        <w:r w:rsidR="00F94919">
          <w:t xml:space="preserve">While </w:t>
        </w:r>
      </w:ins>
      <w:ins w:id="88" w:author="Arfa Aijazi" w:date="2023-12-06T23:50:00Z">
        <w:r w:rsidR="00F94919">
          <w:t xml:space="preserve">this metric </w:t>
        </w:r>
      </w:ins>
      <w:ins w:id="89" w:author="Arfa Aijazi" w:date="2023-12-07T16:20:00Z">
        <w:r w:rsidR="00017DEA">
          <w:t>will be</w:t>
        </w:r>
      </w:ins>
      <w:ins w:id="90" w:author="Arfa Aijazi" w:date="2023-12-06T23:49:00Z">
        <w:r w:rsidR="00F94919">
          <w:t xml:space="preserve"> conservative</w:t>
        </w:r>
      </w:ins>
      <w:ins w:id="91" w:author="luo maohui" w:date="2023-12-18T20:47:00Z">
        <w:r w:rsidR="00F24186">
          <w:t xml:space="preserve"> for cooling</w:t>
        </w:r>
      </w:ins>
      <w:ins w:id="92" w:author="Arfa Aijazi" w:date="2023-12-06T23:49:00Z">
        <w:r w:rsidR="00F94919">
          <w:t>, since the thermal manikin cannot measure latent heat loss, such as the evaporative cooling effect from sweating</w:t>
        </w:r>
      </w:ins>
      <w:ins w:id="93" w:author="Arfa Aijazi" w:date="2023-12-06T23:45:00Z">
        <w:r w:rsidR="00F94919">
          <w:t>, it</w:t>
        </w:r>
      </w:ins>
      <w:del w:id="94" w:author="Arfa Aijazi" w:date="2023-12-06T23:45:00Z">
        <w:r w:rsidR="00A0699E" w:rsidDel="00F94919">
          <w:delText>This metric</w:delText>
        </w:r>
      </w:del>
      <w:r w:rsidR="00A0699E">
        <w:t xml:space="preserve"> </w:t>
      </w:r>
      <w:del w:id="95" w:author="Arfa Aijazi" w:date="2023-12-06T23:50:00Z">
        <w:r w:rsidR="00A0699E" w:rsidDel="00F94919">
          <w:delText>allows</w:delText>
        </w:r>
      </w:del>
      <w:ins w:id="96" w:author="Arfa Aijazi" w:date="2023-12-06T23:50:00Z">
        <w:r w:rsidR="00F94919">
          <w:t>still allows</w:t>
        </w:r>
      </w:ins>
      <w:r w:rsidR="00A0699E">
        <w:t xml:space="preserve"> us to quantitatively compare the different </w:t>
      </w:r>
      <w:r w:rsidR="00A3761C">
        <w:t xml:space="preserve">heating and cooling </w:t>
      </w:r>
      <w:r w:rsidR="00A0699E">
        <w:t>strategies.</w:t>
      </w:r>
    </w:p>
    <w:p w14:paraId="653195E9" w14:textId="3FE407D0" w:rsidR="00483565" w:rsidRDefault="00F15671" w:rsidP="007D128D">
      <w:pPr>
        <w:rPr>
          <w:ins w:id="97" w:author="Arfa Aijazi" w:date="2023-12-12T17:03:00Z"/>
        </w:rPr>
      </w:pPr>
      <w:r>
        <w:t>To better contextualize our laboratory findings, we applied our results to two historical case studies: the 2015 Pakistan heat wave and the 2021 Texas power crisis</w:t>
      </w:r>
      <w:r w:rsidR="00F5115E">
        <w:t xml:space="preserve"> </w:t>
      </w:r>
      <w:r w:rsidR="00D46CD4">
        <w:t>during a cold snap</w:t>
      </w:r>
      <w:r>
        <w:t>. These represent extreme heat and extreme cold events where conventional HVAC systems were not available either due to lack of access or a multi-day power outage.</w:t>
      </w:r>
      <w:r w:rsidR="00A0699E">
        <w:t xml:space="preserve"> For both case studies, we modeled </w:t>
      </w:r>
      <w:r w:rsidR="00A3761C">
        <w:t xml:space="preserve">both </w:t>
      </w:r>
      <w:r w:rsidR="00A0699E">
        <w:t>the indoor air temperature of a typical residence</w:t>
      </w:r>
      <w:r w:rsidR="00C544E9">
        <w:t xml:space="preserve"> and the relationship between our experimentally measured heating and cooling effect and indoor air temperature. </w:t>
      </w:r>
      <w:r w:rsidR="00A3761C">
        <w:t>We calculated the intensity and duration of hazardous heat or cold exposure during sleep</w:t>
      </w:r>
      <w:r w:rsidR="007D128D">
        <w:t xml:space="preserve"> with and without top-performing heating and cooling interventions. During the case study period, we calculated hazardous heat or cold exposure as the difference between the modeled indoor temperature and WHO’s guidelines for indoor minimal risk temperature for adverse health effects</w:t>
      </w:r>
      <w:r w:rsidR="007D128D">
        <w:fldChar w:fldCharType="begin"/>
      </w:r>
      <w:r w:rsidR="007676DE">
        <w:instrText xml:space="preserve"> ADDIN ZOTERO_ITEM CSL_CITATION {"citationID":"tZPR4NXk","properties":{"formattedCitation":"\\super 59\\nosupersub{}","plainCitation":"59","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rsidR="007D128D">
        <w:fldChar w:fldCharType="separate"/>
      </w:r>
      <w:r w:rsidR="007676DE" w:rsidRPr="007676DE">
        <w:rPr>
          <w:rFonts w:cs="Times New Roman"/>
          <w:vertAlign w:val="superscript"/>
        </w:rPr>
        <w:t>59</w:t>
      </w:r>
      <w:r w:rsidR="007D128D">
        <w:fldChar w:fldCharType="end"/>
      </w:r>
      <w:r w:rsidR="007D128D">
        <w:t xml:space="preserve"> as appropriate for the heating or cooling condition and local climate. We only considered hazardous heat or cold exposure during sleeping hours, defined as 10 p.m. – 7 a.m. per CIBSE TM59. We assume that outside of sleeping hours, individuals would have access to a different set of heating or cooling interventions. </w:t>
      </w:r>
    </w:p>
    <w:p w14:paraId="7E52B714" w14:textId="7465C2A3" w:rsidR="00F15671" w:rsidRDefault="00483565" w:rsidP="007D128D">
      <w:ins w:id="98" w:author="Arfa Aijazi" w:date="2023-12-12T17:02:00Z">
        <w:r>
          <w:lastRenderedPageBreak/>
          <w:t xml:space="preserve">For the 2021 Texas power crisis, we also modeled the impact of </w:t>
        </w:r>
        <w:del w:id="99" w:author="Thomas Parkinson" w:date="2023-12-15T10:04:00Z">
          <w:r w:rsidDel="00C31C62">
            <w:delText xml:space="preserve">applying </w:delText>
          </w:r>
        </w:del>
      </w:ins>
      <w:ins w:id="100" w:author="Arfa Aijazi" w:date="2023-12-12T17:03:00Z">
        <w:r>
          <w:t xml:space="preserve">coupling low-energy and passive heating interventions with heating setpoint reductions </w:t>
        </w:r>
      </w:ins>
      <w:ins w:id="101" w:author="Arfa Aijazi" w:date="2023-12-12T17:04:00Z">
        <w:r>
          <w:t>as a way to</w:t>
        </w:r>
      </w:ins>
      <w:ins w:id="102" w:author="Arfa Aijazi" w:date="2023-12-12T17:03:00Z">
        <w:r>
          <w:t xml:space="preserve"> reduce </w:t>
        </w:r>
      </w:ins>
      <w:ins w:id="103" w:author="Arfa Aijazi" w:date="2023-12-12T17:04:00Z">
        <w:r>
          <w:t>demand on the electric grid</w:t>
        </w:r>
      </w:ins>
      <w:ins w:id="104" w:author="Arfa Aijazi" w:date="2023-12-12T17:07:00Z">
        <w:del w:id="105" w:author="Thomas Parkinson" w:date="2023-12-15T10:04:00Z">
          <w:r w:rsidDel="00C31C62">
            <w:delText>, which we quantified as a peak load and total energy</w:delText>
          </w:r>
        </w:del>
      </w:ins>
      <w:ins w:id="106" w:author="Arfa Aijazi" w:date="2023-12-12T17:04:00Z">
        <w:r>
          <w:t>.</w:t>
        </w:r>
        <w:del w:id="107" w:author="Thomas Parkinson" w:date="2023-12-15T10:04:00Z">
          <w:r w:rsidDel="00C31C62">
            <w:delText xml:space="preserve"> </w:delText>
          </w:r>
        </w:del>
      </w:ins>
      <w:ins w:id="108" w:author="Arfa Aijazi" w:date="2023-12-12T17:03:00Z">
        <w:r>
          <w:t xml:space="preserve"> </w:t>
        </w:r>
      </w:ins>
      <w:ins w:id="109" w:author="Arfa Aijazi" w:date="2023-12-12T17:05:00Z">
        <w:r>
          <w:t xml:space="preserve">We </w:t>
        </w:r>
      </w:ins>
      <w:ins w:id="110" w:author="Arfa Aijazi" w:date="2023-12-12T17:06:00Z">
        <w:r>
          <w:t>modeled</w:t>
        </w:r>
      </w:ins>
      <w:ins w:id="111" w:author="Arfa Aijazi" w:date="2023-12-12T17:05:00Z">
        <w:r>
          <w:t xml:space="preserve"> the heating intervention and heating setpoint reductions from 10</w:t>
        </w:r>
      </w:ins>
      <w:ins w:id="112" w:author="Arfa Aijazi" w:date="2023-12-12T17:06:00Z">
        <w:r>
          <w:t>:00 pm on February 13 until 7:00 am on February 14, effectively the first night of significant power outages.</w:t>
        </w:r>
        <w:del w:id="113" w:author="Thomas Parkinson" w:date="2023-12-15T10:05:00Z">
          <w:r w:rsidDel="00C31C62">
            <w:delText xml:space="preserve"> </w:delText>
          </w:r>
        </w:del>
      </w:ins>
      <w:ins w:id="114" w:author="Arfa Aijazi" w:date="2023-12-13T11:46:00Z">
        <w:del w:id="115" w:author="Thomas Parkinson" w:date="2023-12-15T10:05:00Z">
          <w:r w:rsidDel="00C31C62">
            <w:delText xml:space="preserve">To estimate the power load of </w:delText>
          </w:r>
        </w:del>
      </w:ins>
      <w:ins w:id="116" w:author="Arfa Aijazi" w:date="2023-12-13T11:47:00Z">
        <w:del w:id="117" w:author="Thomas Parkinson" w:date="2023-12-15T10:05:00Z">
          <w:r w:rsidDel="00C31C62">
            <w:delText>low-energy heating interventions,</w:delText>
          </w:r>
        </w:del>
        <w:r>
          <w:t xml:space="preserve"> </w:t>
        </w:r>
      </w:ins>
      <w:ins w:id="118" w:author="Thomas Parkinson" w:date="2023-12-15T10:05:00Z">
        <w:r w:rsidR="00C31C62">
          <w:t>W</w:t>
        </w:r>
      </w:ins>
      <w:ins w:id="119" w:author="Arfa Aijazi" w:date="2023-12-13T11:47:00Z">
        <w:del w:id="120" w:author="Thomas Parkinson" w:date="2023-12-15T10:05:00Z">
          <w:r w:rsidDel="00C31C62">
            <w:delText>w</w:delText>
          </w:r>
        </w:del>
        <w:r>
          <w:t xml:space="preserve">e assumed </w:t>
        </w:r>
      </w:ins>
      <w:ins w:id="121" w:author="Thomas Parkinson" w:date="2023-12-15T10:05:00Z">
        <w:r w:rsidR="00C31C62">
          <w:t>four</w:t>
        </w:r>
      </w:ins>
      <w:ins w:id="122" w:author="Arfa Aijazi" w:date="2023-12-13T11:47:00Z">
        <w:del w:id="123" w:author="Thomas Parkinson" w:date="2023-12-15T10:05:00Z">
          <w:r w:rsidDel="00C31C62">
            <w:delText>4</w:delText>
          </w:r>
        </w:del>
        <w:r>
          <w:t xml:space="preserve"> persons in the household</w:t>
        </w:r>
      </w:ins>
      <w:ins w:id="124" w:author="Thomas Parkinson" w:date="2023-12-15T10:06:00Z">
        <w:r w:rsidR="00C31C62">
          <w:t>,</w:t>
        </w:r>
      </w:ins>
      <w:ins w:id="125" w:author="Arfa Aijazi" w:date="2023-12-13T11:47:00Z">
        <w:del w:id="126" w:author="Thomas Parkinson" w:date="2023-12-15T10:05:00Z">
          <w:r w:rsidDel="00C31C62">
            <w:delText>,</w:delText>
          </w:r>
        </w:del>
        <w:r>
          <w:t xml:space="preserve"> each using the device continuously overnight</w:t>
        </w:r>
      </w:ins>
      <w:ins w:id="127" w:author="Thomas Parkinson" w:date="2023-12-15T10:06:00Z">
        <w:r w:rsidR="00C31C62">
          <w:t>,</w:t>
        </w:r>
      </w:ins>
      <w:ins w:id="128" w:author="Thomas Parkinson" w:date="2023-12-15T10:05:00Z">
        <w:r w:rsidR="00C31C62">
          <w:t xml:space="preserve"> </w:t>
        </w:r>
      </w:ins>
      <w:ins w:id="129" w:author="Thomas Parkinson" w:date="2023-12-15T10:06:00Z">
        <w:r w:rsidR="00C31C62">
          <w:t>t</w:t>
        </w:r>
      </w:ins>
      <w:ins w:id="130" w:author="Thomas Parkinson" w:date="2023-12-15T10:05:00Z">
        <w:r w:rsidR="00C31C62">
          <w:t>o estimate the power load of low-energy heating interventions</w:t>
        </w:r>
      </w:ins>
      <w:ins w:id="131" w:author="Arfa Aijazi" w:date="2023-12-13T11:47:00Z">
        <w:r>
          <w:t xml:space="preserve">. </w:t>
        </w:r>
      </w:ins>
    </w:p>
    <w:p w14:paraId="2082D67B" w14:textId="1FCAD37B" w:rsidR="004F7E72" w:rsidRDefault="008374B8" w:rsidP="008374B8">
      <w:pPr>
        <w:pStyle w:val="Heading1List"/>
        <w:numPr>
          <w:ilvl w:val="0"/>
          <w:numId w:val="0"/>
        </w:numPr>
        <w:ind w:left="360" w:hanging="360"/>
      </w:pPr>
      <w:r>
        <w:t>Results</w:t>
      </w:r>
    </w:p>
    <w:p w14:paraId="566AE075" w14:textId="6890C42E" w:rsidR="004F7E72" w:rsidRDefault="004F7E72" w:rsidP="004F7E72">
      <w:r>
        <w:t xml:space="preserve">The results of the thermal manikin tests in </w:t>
      </w:r>
      <w:r w:rsidR="00483565">
        <w:fldChar w:fldCharType="begin"/>
      </w:r>
      <w:r w:rsidR="00483565">
        <w:instrText xml:space="preserve"> REF _Ref153360977 \h </w:instrText>
      </w:r>
      <w:r w:rsidR="00483565">
        <w:fldChar w:fldCharType="separate"/>
      </w:r>
      <w:r w:rsidR="00483565">
        <w:t xml:space="preserve">Fig. </w:t>
      </w:r>
      <w:r w:rsidR="00483565">
        <w:rPr>
          <w:noProof/>
        </w:rPr>
        <w:t>1</w:t>
      </w:r>
      <w:r w:rsidR="00483565">
        <w:fldChar w:fldCharType="end"/>
      </w:r>
      <w:r w:rsidR="00483565">
        <w:t xml:space="preserve"> </w:t>
      </w:r>
      <w:r>
        <w:t>show</w:t>
      </w:r>
      <w:r w:rsidRPr="00134FB1">
        <w:t xml:space="preserve"> </w:t>
      </w:r>
      <w:r>
        <w:t>that many of the</w:t>
      </w:r>
      <w:r w:rsidR="000033F3">
        <w:t xml:space="preserve"> tested</w:t>
      </w:r>
      <w:r>
        <w:t xml:space="preserve"> interventions provide </w:t>
      </w:r>
      <w:r w:rsidR="005D436F">
        <w:t xml:space="preserve">substantial </w:t>
      </w:r>
      <w:r>
        <w:t>heating or cooling effects</w:t>
      </w:r>
      <w:r w:rsidR="005D436F">
        <w:t>, meaning that these solutions can be effective at keep</w:t>
      </w:r>
      <w:r w:rsidR="00C52F0B">
        <w:t>ing</w:t>
      </w:r>
      <w:r w:rsidR="005D436F">
        <w:t xml:space="preserve"> people in comfort while sleeping.</w:t>
      </w:r>
      <w:r>
        <w:t xml:space="preserve"> While passive personal adaptations </w:t>
      </w:r>
      <w:r w:rsidR="00F239A3">
        <w:t xml:space="preserve">provide an effect </w:t>
      </w:r>
      <w:r>
        <w:t>equivalent to (or exceed) th</w:t>
      </w:r>
      <w:r w:rsidR="00F239A3">
        <w:t>at</w:t>
      </w:r>
      <w:r>
        <w:t xml:space="preserve"> of low-energy strategies, the combined effect is particularly effective at helping to offset more extreme bedroom temperatures.</w:t>
      </w:r>
      <w:r w:rsidRPr="00134FB1">
        <w:t xml:space="preserve"> </w:t>
      </w:r>
      <w:r>
        <w:t xml:space="preserve"> </w:t>
      </w:r>
    </w:p>
    <w:p w14:paraId="676C7D58" w14:textId="5450AB7C" w:rsidR="00483565" w:rsidRDefault="00483565" w:rsidP="00483565">
      <w:pPr>
        <w:pStyle w:val="Caption"/>
        <w:keepNext/>
        <w:jc w:val="left"/>
      </w:pPr>
      <w:bookmarkStart w:id="132" w:name="_Ref153360977"/>
      <w:r>
        <w:t xml:space="preserve">Fig. </w:t>
      </w:r>
      <w:fldSimple w:instr=" SEQ Fig. \* ARABIC ">
        <w:r>
          <w:rPr>
            <w:noProof/>
          </w:rPr>
          <w:t>1</w:t>
        </w:r>
      </w:fldSimple>
      <w:bookmarkEnd w:id="132"/>
      <w:r w:rsidRPr="00483565">
        <w:t xml:space="preserve"> </w:t>
      </w:r>
      <w:r w:rsidRPr="00E114F4">
        <w:t xml:space="preserve">: </w:t>
      </w:r>
      <w:ins w:id="133" w:author="Arfa Aijazi" w:date="2023-12-12T17:43:00Z">
        <w:r>
          <w:t>Experimentally determined h</w:t>
        </w:r>
      </w:ins>
      <w:r w:rsidRPr="00E114F4">
        <w:t>eating and cooling effect</w:t>
      </w:r>
      <w:ins w:id="134" w:author="Thomas Parkinson" w:date="2023-12-15T10:06:00Z">
        <w:r w:rsidR="00C31C62">
          <w:t xml:space="preserve"> measured by the thermal manikin</w:t>
        </w:r>
      </w:ins>
      <w:ins w:id="135" w:author="Thomas Parkinson" w:date="2023-12-15T10:09:00Z">
        <w:r w:rsidR="00C31C62">
          <w:t xml:space="preserve"> in a laboratory setting</w:t>
        </w:r>
      </w:ins>
      <w:ins w:id="136" w:author="Thomas Parkinson" w:date="2023-12-15T10:06:00Z">
        <w:r w:rsidR="00C31C62">
          <w:t>. Results are</w:t>
        </w:r>
      </w:ins>
      <w:r w:rsidRPr="00E114F4">
        <w:t xml:space="preserve"> grouped by passive and active strategies and ordered by decreasing magnitude.</w:t>
      </w:r>
    </w:p>
    <w:p w14:paraId="405FE536" w14:textId="784A2F67" w:rsidR="004F7E72" w:rsidRDefault="00306945" w:rsidP="004F7E72">
      <w:pPr>
        <w:pStyle w:val="Caption"/>
      </w:pPr>
      <w:r>
        <w:rPr>
          <w:noProof/>
          <w:lang w:eastAsia="zh-CN"/>
        </w:rPr>
        <w:drawing>
          <wp:inline distT="0" distB="0" distL="0" distR="0" wp14:anchorId="56F336CC" wp14:editId="1BAF56E4">
            <wp:extent cx="5943504" cy="4671695"/>
            <wp:effectExtent l="0" t="0" r="635" b="1905"/>
            <wp:docPr id="943913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13545"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504" cy="4671695"/>
                    </a:xfrm>
                    <a:prstGeom prst="rect">
                      <a:avLst/>
                    </a:prstGeom>
                  </pic:spPr>
                </pic:pic>
              </a:graphicData>
            </a:graphic>
          </wp:inline>
        </w:drawing>
      </w:r>
      <w:r w:rsidR="004F7E72">
        <w:t xml:space="preserve">The heating or cooling effect is a relative metric, so a value of 0 means there is no heating or cooling effective relative to the baseline and higher values indicate a stronger heating or cooling effect relative to the baseline. Vertical reference lines show no heating or cooling effect (dashed) and a </w:t>
      </w:r>
      <w:r w:rsidR="004F7E72" w:rsidRPr="00D46C83">
        <w:t xml:space="preserve">combination of passive strategies (dotted) for comparison to low-energy strategies. </w:t>
      </w:r>
      <w:r w:rsidR="002E3622">
        <w:t xml:space="preserve">For heating strategies, the combination of passive strategies is adding clothing, bedding, and emergency blanket with fetal </w:t>
      </w:r>
      <w:r w:rsidR="002E3622">
        <w:lastRenderedPageBreak/>
        <w:t xml:space="preserve">posture. For cooling strategies, the combination of passive strategies is removing clothing and bedding with starfish posture. </w:t>
      </w:r>
      <w:r w:rsidR="004F7E72" w:rsidRPr="00D46C83">
        <w:t>Error bars represent 95% confidence interval (CI).</w:t>
      </w:r>
      <w:r w:rsidR="00B61458" w:rsidRPr="00D46C83">
        <w:t xml:space="preserve"> </w:t>
      </w:r>
    </w:p>
    <w:p w14:paraId="07035575" w14:textId="77777777" w:rsidR="00667D9A" w:rsidRDefault="004F7E72" w:rsidP="004F7E72">
      <w:pPr>
        <w:rPr>
          <w:ins w:id="137" w:author="Arfa Aijazi" w:date="2023-12-19T16:55:00Z"/>
        </w:rPr>
      </w:pPr>
      <w:r>
        <w:t xml:space="preserve">All the tested passive strategies for heating had a measurable </w:t>
      </w:r>
      <w:r w:rsidR="00D46C83">
        <w:t xml:space="preserve">impact </w:t>
      </w:r>
      <w:r>
        <w:t>in isolation</w:t>
      </w:r>
      <w:r w:rsidR="00D46C83">
        <w:t>,</w:t>
      </w:r>
      <w:r>
        <w:t xml:space="preserve"> </w:t>
      </w:r>
      <w:r w:rsidR="00D46C83">
        <w:t xml:space="preserve">with the more effective options like adding bedding having almost a </w:t>
      </w:r>
      <w:r w:rsidR="009E7124">
        <w:t>4</w:t>
      </w:r>
      <w:r w:rsidR="009E7124" w:rsidRPr="00072C63">
        <w:t>°</w:t>
      </w:r>
      <w:r w:rsidR="009E7124">
        <w:t>C</w:t>
      </w:r>
      <w:r w:rsidR="00D46C83">
        <w:t xml:space="preserve"> heating effect</w:t>
      </w:r>
      <w:r w:rsidR="009E7124">
        <w:t xml:space="preserve">. </w:t>
      </w:r>
      <w:r>
        <w:t>Among low-energy strategies, the highest effect came from the heated blanket</w:t>
      </w:r>
      <w:r w:rsidR="009E7124">
        <w:t xml:space="preserve"> (~4.5</w:t>
      </w:r>
      <w:r w:rsidR="009E7124" w:rsidRPr="00072C63">
        <w:t>°</w:t>
      </w:r>
      <w:r w:rsidR="009E7124">
        <w:t>C)</w:t>
      </w:r>
      <w:r>
        <w:t>, followed by the hydro-powered mattress pad</w:t>
      </w:r>
      <w:r w:rsidR="009E7124">
        <w:t xml:space="preserve"> (~2</w:t>
      </w:r>
      <w:r w:rsidR="009E7124" w:rsidRPr="00072C63">
        <w:t>°</w:t>
      </w:r>
      <w:r w:rsidR="009E7124">
        <w:t>C)</w:t>
      </w:r>
      <w:r>
        <w:t>, and then the electric mattress pad</w:t>
      </w:r>
      <w:r w:rsidR="009E7124">
        <w:t xml:space="preserve"> (~1</w:t>
      </w:r>
      <w:r w:rsidR="009E7124" w:rsidRPr="00072C63">
        <w:t>°</w:t>
      </w:r>
      <w:r w:rsidR="009E7124">
        <w:t>C)</w:t>
      </w:r>
      <w:r>
        <w:t>.</w:t>
      </w:r>
      <w:r w:rsidR="00A6595D">
        <w:t xml:space="preserve"> The electric mattress was tested a</w:t>
      </w:r>
      <w:r w:rsidR="00050CB2">
        <w:t>t</w:t>
      </w:r>
      <w:r w:rsidR="00A6595D">
        <w:t xml:space="preserve"> low settings.</w:t>
      </w:r>
      <w:r>
        <w:t xml:space="preserve"> The hot water bottle had a significantly lower effect, likely because it is a highly localized </w:t>
      </w:r>
      <w:proofErr w:type="gramStart"/>
      <w:r>
        <w:t>strategy</w:t>
      </w:r>
      <w:proofErr w:type="gramEnd"/>
      <w:r w:rsidR="009E7124">
        <w:t xml:space="preserve"> and the water temperature was set relatively low </w:t>
      </w:r>
      <w:r w:rsidR="00D46C83">
        <w:t>(</w:t>
      </w:r>
      <w:r w:rsidR="009E7124">
        <w:t>36</w:t>
      </w:r>
      <w:r w:rsidR="009E7124" w:rsidRPr="00072C63">
        <w:t>°</w:t>
      </w:r>
      <w:r w:rsidR="009E7124">
        <w:t>C</w:t>
      </w:r>
      <w:r w:rsidR="00D46C83">
        <w:t>)</w:t>
      </w:r>
      <w:r>
        <w:t xml:space="preserve">. Combining the passive strategies led to a heating effect close to </w:t>
      </w:r>
      <w:bookmarkStart w:id="138" w:name="OLE_LINK2"/>
      <w:bookmarkStart w:id="139" w:name="OLE_LINK3"/>
      <w:r>
        <w:t>6</w:t>
      </w:r>
      <w:r w:rsidRPr="00072C63">
        <w:t>°</w:t>
      </w:r>
      <w:r>
        <w:t>C</w:t>
      </w:r>
      <w:bookmarkEnd w:id="138"/>
      <w:bookmarkEnd w:id="139"/>
      <w:r>
        <w:t xml:space="preserve">. The magnitude of the heating effect is similar between passive and low-energy strategies, meaning individuals could select the most appropriate strategy depending on their circumstances. For example, someone with back problems may not be able to sleep in a fetal position but could consider an electric mattress pad for a similar heating effect. An emergency blanket may not be preferred on a day-to-day basis but could be considered under more dire circumstances like a power outage. </w:t>
      </w:r>
    </w:p>
    <w:p w14:paraId="7FDB3C55" w14:textId="4D2D9E24" w:rsidR="00667D9A" w:rsidRDefault="00667D9A">
      <w:pPr>
        <w:pStyle w:val="Caption"/>
        <w:keepNext/>
        <w:jc w:val="left"/>
        <w:rPr>
          <w:ins w:id="140" w:author="Arfa Aijazi" w:date="2023-12-19T16:55:00Z"/>
        </w:rPr>
        <w:pPrChange w:id="141" w:author="Arfa Aijazi" w:date="2023-12-19T16:55:00Z">
          <w:pPr/>
        </w:pPrChange>
      </w:pPr>
      <w:ins w:id="142" w:author="Arfa Aijazi" w:date="2023-12-19T16:55:00Z">
        <w:r>
          <w:t xml:space="preserve">Fig. </w:t>
        </w:r>
        <w:r>
          <w:fldChar w:fldCharType="begin"/>
        </w:r>
        <w:r>
          <w:instrText xml:space="preserve"> SEQ Fig. \* ARABIC </w:instrText>
        </w:r>
        <w:r>
          <w:fldChar w:fldCharType="separate"/>
        </w:r>
        <w:r>
          <w:rPr>
            <w:noProof/>
          </w:rPr>
          <w:t>2</w:t>
        </w:r>
        <w:r>
          <w:rPr>
            <w:noProof/>
          </w:rPr>
          <w:fldChar w:fldCharType="end"/>
        </w:r>
        <w:r w:rsidRPr="00E114F4">
          <w:t>: Application of laboratory results</w:t>
        </w:r>
        <w:r>
          <w:t xml:space="preserve"> of heating and cooling effects</w:t>
        </w:r>
        <w:r w:rsidRPr="00E114F4">
          <w:t xml:space="preserve"> to two historical case studies</w:t>
        </w:r>
        <w:r>
          <w:t xml:space="preserve"> to model sleep time heat and cold exposure.</w:t>
        </w:r>
      </w:ins>
    </w:p>
    <w:p w14:paraId="39E92CA6" w14:textId="3CBF03D8" w:rsidR="004F7E72" w:rsidRDefault="00667D9A" w:rsidP="004F7E72">
      <w:pPr>
        <w:rPr>
          <w:ins w:id="143" w:author="Arfa Aijazi" w:date="2023-12-19T16:56:00Z"/>
        </w:rPr>
      </w:pPr>
      <w:ins w:id="144" w:author="Arfa Aijazi" w:date="2023-12-19T16:55:00Z">
        <w:r>
          <w:rPr>
            <w:i/>
            <w:iCs/>
            <w:noProof/>
            <w:lang w:eastAsia="zh-CN"/>
          </w:rPr>
          <w:drawing>
            <wp:inline distT="0" distB="0" distL="0" distR="0" wp14:anchorId="2657359F" wp14:editId="4ED21F27">
              <wp:extent cx="5943600" cy="4587240"/>
              <wp:effectExtent l="0" t="0" r="0" b="0"/>
              <wp:docPr id="166280955" name="Picture 16628095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0955" name="Picture 166280955"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587240"/>
                      </a:xfrm>
                      <a:prstGeom prst="rect">
                        <a:avLst/>
                      </a:prstGeom>
                    </pic:spPr>
                  </pic:pic>
                </a:graphicData>
              </a:graphic>
            </wp:inline>
          </w:drawing>
        </w:r>
      </w:ins>
    </w:p>
    <w:p w14:paraId="384B2115" w14:textId="622F4BCA" w:rsidR="00667D9A" w:rsidRPr="00667D9A" w:rsidRDefault="00667D9A" w:rsidP="004F7E72">
      <w:pPr>
        <w:rPr>
          <w:i/>
          <w:iCs/>
          <w:sz w:val="18"/>
          <w:szCs w:val="18"/>
          <w:rPrChange w:id="145" w:author="Arfa Aijazi" w:date="2023-12-19T16:56:00Z">
            <w:rPr/>
          </w:rPrChange>
        </w:rPr>
      </w:pPr>
      <w:ins w:id="146" w:author="Arfa Aijazi" w:date="2023-12-19T16:56:00Z">
        <w:r w:rsidRPr="00667D9A">
          <w:rPr>
            <w:i/>
            <w:iCs/>
            <w:sz w:val="18"/>
            <w:szCs w:val="18"/>
            <w:rPrChange w:id="147" w:author="Arfa Aijazi" w:date="2023-12-19T16:56:00Z">
              <w:rPr/>
            </w:rPrChange>
          </w:rPr>
          <w:t xml:space="preserve">a) 2015 Pakistan heat wave (June 17-24) and b) 2021 Texas power crisis (February 14-19) as a </w:t>
        </w:r>
        <w:proofErr w:type="spellStart"/>
        <w:r w:rsidRPr="00667D9A">
          <w:rPr>
            <w:i/>
            <w:iCs/>
            <w:sz w:val="18"/>
            <w:szCs w:val="18"/>
            <w:rPrChange w:id="148" w:author="Arfa Aijazi" w:date="2023-12-19T16:56:00Z">
              <w:rPr/>
            </w:rPrChange>
          </w:rPr>
          <w:t>i</w:t>
        </w:r>
        <w:proofErr w:type="spellEnd"/>
        <w:r w:rsidRPr="00667D9A">
          <w:rPr>
            <w:i/>
            <w:iCs/>
            <w:sz w:val="18"/>
            <w:szCs w:val="18"/>
            <w:rPrChange w:id="149" w:author="Arfa Aijazi" w:date="2023-12-19T16:56:00Z">
              <w:rPr/>
            </w:rPrChange>
          </w:rPr>
          <w:t xml:space="preserve">. time series of modeled indoor temperatures with and without heating or cooling effects caused by selected interventions and ii. Sleep time (10 p.m. – 7 a.m.) </w:t>
        </w:r>
        <w:r w:rsidRPr="00667D9A">
          <w:rPr>
            <w:i/>
            <w:iCs/>
            <w:sz w:val="18"/>
            <w:szCs w:val="18"/>
            <w:rPrChange w:id="150" w:author="Arfa Aijazi" w:date="2023-12-19T16:56:00Z">
              <w:rPr/>
            </w:rPrChange>
          </w:rPr>
          <w:lastRenderedPageBreak/>
          <w:t>heat or cold exposure based on the World Health Organization (WHO)’s indoor minimal risk temperature guideline. The higher the sleep time heat/cold exposure the more potentially hazardous is the situation.</w:t>
        </w:r>
      </w:ins>
    </w:p>
    <w:p w14:paraId="48E97D8B" w14:textId="0662B40A" w:rsidR="00527503" w:rsidDel="00667D9A" w:rsidRDefault="004F7E72" w:rsidP="008374B8">
      <w:pPr>
        <w:rPr>
          <w:del w:id="151" w:author="Arfa Aijazi" w:date="2023-12-19T16:56:00Z"/>
        </w:rPr>
      </w:pPr>
      <w:r>
        <w:t>On the cooling side, only two of the four passive strategies had a measurable cooling effect in isolation. Removing bedding and removing the mattress had a cooling effect of about 1</w:t>
      </w:r>
      <w:bookmarkStart w:id="152" w:name="_Hlk121923253"/>
      <w:bookmarkStart w:id="153" w:name="OLE_LINK4"/>
      <w:r w:rsidRPr="00072C63">
        <w:t>°</w:t>
      </w:r>
      <w:r>
        <w:t>C</w:t>
      </w:r>
      <w:bookmarkEnd w:id="152"/>
      <w:bookmarkEnd w:id="153"/>
      <w:r>
        <w:t xml:space="preserve"> each, while changing sleeping posture or removing clothing had a negligible effect. The cooling effect increases when different combinations of passive strategies are used. We chose the reference case as the best combination without removing the mattress (2.5</w:t>
      </w:r>
      <w:r w:rsidRPr="00072C63">
        <w:t>°</w:t>
      </w:r>
      <w:r>
        <w:t xml:space="preserve">C), since that is not common in </w:t>
      </w:r>
      <w:r w:rsidR="00F239A3">
        <w:t>high- and middle-income</w:t>
      </w:r>
      <w:r>
        <w:t xml:space="preserve"> countries. However, a more ventilated bed type, as is </w:t>
      </w:r>
      <w:r w:rsidR="00A22649">
        <w:t xml:space="preserve">used </w:t>
      </w:r>
      <w:r>
        <w:t xml:space="preserve">in </w:t>
      </w:r>
      <w:r w:rsidR="00A22649">
        <w:t xml:space="preserve">some </w:t>
      </w:r>
      <w:r>
        <w:t xml:space="preserve">cultures, can be highly effective especially in combination with other passive strategies. For the low-energy strategies, the ceiling and pedestal fan both had a strong cooling effect when operated on the high speed. </w:t>
      </w:r>
      <w:r w:rsidR="00A22649">
        <w:t>In the tested conditions, n</w:t>
      </w:r>
      <w:r>
        <w:t xml:space="preserve">either fan type generated enough air </w:t>
      </w:r>
      <w:commentRangeStart w:id="154"/>
      <w:r>
        <w:t xml:space="preserve">movement in the low setting due to the insulative effects of bedding. The cooling effect from both fan types is almost three times higher when </w:t>
      </w:r>
      <w:commentRangeEnd w:id="154"/>
      <w:r w:rsidR="00551454">
        <w:rPr>
          <w:rStyle w:val="CommentReference"/>
        </w:rPr>
        <w:commentReference w:id="154"/>
      </w:r>
      <w:r>
        <w:t>combined with passive such as minimal clothing and bedding</w:t>
      </w:r>
      <w:r w:rsidR="00D46C83">
        <w:t>.</w:t>
      </w:r>
      <w:r w:rsidR="004253E5">
        <w:t xml:space="preserve"> </w:t>
      </w:r>
    </w:p>
    <w:p w14:paraId="356BA6EA" w14:textId="42707273" w:rsidR="00483565" w:rsidDel="00667D9A" w:rsidRDefault="00483565" w:rsidP="00483565">
      <w:pPr>
        <w:pStyle w:val="Caption"/>
        <w:keepNext/>
        <w:jc w:val="left"/>
        <w:rPr>
          <w:del w:id="155" w:author="Arfa Aijazi" w:date="2023-12-19T16:55:00Z"/>
        </w:rPr>
      </w:pPr>
      <w:bookmarkStart w:id="156" w:name="_Ref153360117"/>
      <w:del w:id="157" w:author="Arfa Aijazi" w:date="2023-12-19T16:55:00Z">
        <w:r w:rsidDel="00667D9A">
          <w:delText xml:space="preserve">Fig. </w:delText>
        </w:r>
        <w:r w:rsidDel="00667D9A">
          <w:rPr>
            <w:i w:val="0"/>
            <w:iCs w:val="0"/>
          </w:rPr>
          <w:fldChar w:fldCharType="begin"/>
        </w:r>
        <w:r w:rsidDel="00667D9A">
          <w:delInstrText xml:space="preserve"> SEQ Fig. \* ARABIC </w:delInstrText>
        </w:r>
        <w:r w:rsidDel="00667D9A">
          <w:rPr>
            <w:i w:val="0"/>
            <w:iCs w:val="0"/>
          </w:rPr>
          <w:fldChar w:fldCharType="separate"/>
        </w:r>
        <w:r w:rsidDel="00667D9A">
          <w:rPr>
            <w:noProof/>
          </w:rPr>
          <w:delText>2</w:delText>
        </w:r>
        <w:r w:rsidDel="00667D9A">
          <w:rPr>
            <w:i w:val="0"/>
            <w:iCs w:val="0"/>
            <w:noProof/>
          </w:rPr>
          <w:fldChar w:fldCharType="end"/>
        </w:r>
        <w:bookmarkEnd w:id="156"/>
        <w:r w:rsidRPr="00E114F4" w:rsidDel="00667D9A">
          <w:delText>: Application of laboratory results</w:delText>
        </w:r>
      </w:del>
      <w:ins w:id="158" w:author="Thomas Parkinson" w:date="2023-12-15T10:10:00Z">
        <w:del w:id="159" w:author="Arfa Aijazi" w:date="2023-12-19T16:55:00Z">
          <w:r w:rsidR="00C31C62" w:rsidDel="00667D9A">
            <w:delText xml:space="preserve"> of heating and cooling effects</w:delText>
          </w:r>
        </w:del>
      </w:ins>
      <w:del w:id="160" w:author="Arfa Aijazi" w:date="2023-12-19T16:55:00Z">
        <w:r w:rsidRPr="00E114F4" w:rsidDel="00667D9A">
          <w:delText xml:space="preserve"> to two historical case studies</w:delText>
        </w:r>
      </w:del>
      <w:ins w:id="161" w:author="Thomas Parkinson" w:date="2023-12-15T10:10:00Z">
        <w:del w:id="162" w:author="Arfa Aijazi" w:date="2023-12-19T16:55:00Z">
          <w:r w:rsidR="00C31C62" w:rsidDel="00667D9A">
            <w:delText>.</w:delText>
          </w:r>
        </w:del>
      </w:ins>
    </w:p>
    <w:p w14:paraId="6FB3B413" w14:textId="3FBD84EB" w:rsidR="007B66CB" w:rsidRDefault="005215B8">
      <w:pPr>
        <w:pPrChange w:id="163" w:author="Arfa Aijazi" w:date="2023-12-19T16:56:00Z">
          <w:pPr>
            <w:pStyle w:val="Caption"/>
          </w:pPr>
        </w:pPrChange>
      </w:pPr>
      <w:commentRangeStart w:id="164"/>
      <w:commentRangeStart w:id="165"/>
      <w:del w:id="166" w:author="Arfa Aijazi" w:date="2023-12-19T16:55:00Z">
        <w:r w:rsidDel="00667D9A">
          <w:rPr>
            <w:i/>
            <w:iCs/>
            <w:noProof/>
            <w:lang w:eastAsia="zh-CN"/>
          </w:rPr>
          <w:drawing>
            <wp:inline distT="0" distB="0" distL="0" distR="0" wp14:anchorId="5592A818" wp14:editId="13EEF1D7">
              <wp:extent cx="5943600" cy="4587597"/>
              <wp:effectExtent l="0" t="0" r="0" b="0"/>
              <wp:docPr id="189327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76498"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587597"/>
                      </a:xfrm>
                      <a:prstGeom prst="rect">
                        <a:avLst/>
                      </a:prstGeom>
                    </pic:spPr>
                  </pic:pic>
                </a:graphicData>
              </a:graphic>
            </wp:inline>
          </w:drawing>
        </w:r>
      </w:del>
      <w:commentRangeEnd w:id="164"/>
      <w:r w:rsidR="00483565">
        <w:rPr>
          <w:rStyle w:val="CommentReference"/>
        </w:rPr>
        <w:commentReference w:id="164"/>
      </w:r>
      <w:commentRangeEnd w:id="165"/>
      <w:r w:rsidR="00C31C62">
        <w:rPr>
          <w:rStyle w:val="CommentReference"/>
        </w:rPr>
        <w:commentReference w:id="165"/>
      </w:r>
      <w:del w:id="167" w:author="Arfa Aijazi" w:date="2023-12-19T16:55:00Z">
        <w:r w:rsidR="007B66CB" w:rsidDel="00667D9A">
          <w:delText>a) 2015 Pakistan heat wave (June 17-24) and b) 2021 Texas power crisis (February 14-19) as a i. time series of modeled indoor temperatures with and without heating or cooling effects</w:delText>
        </w:r>
        <w:r w:rsidR="006005ED" w:rsidDel="00667D9A">
          <w:delText xml:space="preserve"> caused by selected interventions</w:delText>
        </w:r>
        <w:r w:rsidR="007B66CB" w:rsidDel="00667D9A">
          <w:delText xml:space="preserve"> and ii. </w:delText>
        </w:r>
        <w:r w:rsidR="00C31C62" w:rsidDel="00667D9A">
          <w:delText>S</w:delText>
        </w:r>
        <w:r w:rsidR="007B66CB" w:rsidDel="00667D9A">
          <w:delText>leep time (10 p.m. – 7 a.m.) heat or cold exposure based on the World Health Organization (WHO)’s indoor minimal risk temperature guideline. The higher the sleep time heat/cold exposure the more</w:delText>
        </w:r>
        <w:r w:rsidR="00BF1F00" w:rsidDel="00667D9A">
          <w:delText xml:space="preserve"> potentially</w:delText>
        </w:r>
        <w:r w:rsidR="007B66CB" w:rsidDel="00667D9A">
          <w:delText xml:space="preserve"> hazardous is the situation. </w:delText>
        </w:r>
      </w:del>
      <w:del w:id="168" w:author="Arfa Aijazi" w:date="2023-12-12T17:44:00Z">
        <w:r w:rsidR="006005ED" w:rsidDel="00483565">
          <w:delText>The “</w:delText>
        </w:r>
        <w:r w:rsidDel="00483565">
          <w:delText>baseline</w:delText>
        </w:r>
        <w:r w:rsidR="006005ED" w:rsidDel="00483565">
          <w:delText xml:space="preserve">” </w:delText>
        </w:r>
        <w:r w:rsidDel="00483565">
          <w:delText xml:space="preserve">has no passive and/or active interventions. </w:delText>
        </w:r>
      </w:del>
    </w:p>
    <w:p w14:paraId="05FCDC3A" w14:textId="18E270C2" w:rsidR="00483565" w:rsidRDefault="004F7E72" w:rsidP="004F7E72">
      <w:r>
        <w:t>The results of the thermal manikin test demonstrate the potential for passive and low-energy solutions for heating and cooling to minimize thermal discomfort in sleeping environments. The results in</w:t>
      </w:r>
      <w:r w:rsidR="00483565">
        <w:t xml:space="preserve"> </w:t>
      </w:r>
      <w:r w:rsidR="00483565">
        <w:fldChar w:fldCharType="begin"/>
      </w:r>
      <w:r w:rsidR="00483565">
        <w:instrText xml:space="preserve"> REF _Ref153360117 \h </w:instrText>
      </w:r>
      <w:r w:rsidR="00483565">
        <w:fldChar w:fldCharType="separate"/>
      </w:r>
      <w:r w:rsidR="00483565">
        <w:t xml:space="preserve">Fig. </w:t>
      </w:r>
      <w:r w:rsidR="00483565">
        <w:rPr>
          <w:noProof/>
        </w:rPr>
        <w:t>2</w:t>
      </w:r>
      <w:r w:rsidR="00483565">
        <w:fldChar w:fldCharType="end"/>
      </w:r>
      <w:r>
        <w:t xml:space="preserve"> </w:t>
      </w:r>
      <w:del w:id="169" w:author="Arfa Aijazi" w:date="2023-12-13T11:56:00Z">
        <w:r w:rsidR="00E87CB3" w:rsidDel="00483565">
          <w:delText xml:space="preserve"> </w:delText>
        </w:r>
      </w:del>
      <w:r>
        <w:t>show that a combination of passive and low-energy strategies could reduce sleep-time heat exposure by as much as 91% and cold exposure by as much as 84%</w:t>
      </w:r>
      <w:ins w:id="170" w:author="luo maohui" w:date="2023-12-18T21:06:00Z">
        <w:r w:rsidR="00A236DE">
          <w:t xml:space="preserve"> during </w:t>
        </w:r>
      </w:ins>
      <w:ins w:id="171" w:author="luo maohui" w:date="2023-12-18T21:07:00Z">
        <w:r w:rsidR="00A12AE1">
          <w:t>the</w:t>
        </w:r>
      </w:ins>
      <w:ins w:id="172" w:author="luo maohui" w:date="2023-12-18T21:12:00Z">
        <w:r w:rsidR="00A12AE1">
          <w:t>se extreme weather conditions</w:t>
        </w:r>
      </w:ins>
      <w:del w:id="173" w:author="luo maohui" w:date="2023-12-18T21:07:00Z">
        <w:r w:rsidDel="00A12AE1">
          <w:delText>.</w:delText>
        </w:r>
      </w:del>
      <w:r>
        <w:t xml:space="preserve"> Relying only on passive strategies, which may be necessitated by a power outage, could still reduce sleep-time heat exposure by 69% and cold exposure by 76%. These reductions in thermal discomfort or stress demonstrate the potential of passive and low-energy strategies to alleviate heat and cold exposure and improve </w:t>
      </w:r>
      <w:r w:rsidR="004142FF">
        <w:t>human health and wellbeing</w:t>
      </w:r>
      <w:r>
        <w:t xml:space="preserve">. </w:t>
      </w:r>
      <w:ins w:id="174" w:author="Thomas Parkinson" w:date="2023-12-15T10:11:00Z">
        <w:del w:id="175" w:author="Arfa Aijazi" w:date="2023-12-19T16:56:00Z">
          <w:r w:rsidR="00C31C62" w:rsidDel="00667D9A">
            <w:delText xml:space="preserve"> of low</w:delText>
          </w:r>
        </w:del>
      </w:ins>
      <w:ins w:id="176" w:author="Thomas Parkinson" w:date="2023-12-15T10:12:00Z">
        <w:del w:id="177" w:author="Arfa Aijazi" w:date="2023-12-19T16:56:00Z">
          <w:r w:rsidR="00CB039C" w:rsidDel="00667D9A">
            <w:delText>-</w:delText>
          </w:r>
        </w:del>
      </w:ins>
      <w:ins w:id="178" w:author="Thomas Parkinson" w:date="2023-12-15T10:11:00Z">
        <w:del w:id="179" w:author="Arfa Aijazi" w:date="2023-12-19T16:56:00Z">
          <w:r w:rsidR="00C31C62" w:rsidDel="00667D9A">
            <w:delText>energy and passive heating devices</w:delText>
          </w:r>
        </w:del>
      </w:ins>
      <w:ins w:id="180" w:author="Thomas Parkinson" w:date="2023-12-15T10:12:00Z">
        <w:del w:id="181" w:author="Arfa Aijazi" w:date="2023-12-19T16:56:00Z">
          <w:r w:rsidR="00C31C62" w:rsidDel="00667D9A">
            <w:delText>reduced energyloads</w:delText>
          </w:r>
        </w:del>
      </w:ins>
      <w:ins w:id="182" w:author="Thomas Parkinson" w:date="2023-12-15T10:11:00Z">
        <w:del w:id="183" w:author="Arfa Aijazi" w:date="2023-12-19T16:56:00Z">
          <w:r w:rsidR="00C31C62" w:rsidDel="00667D9A">
            <w:delText>.</w:delText>
          </w:r>
        </w:del>
      </w:ins>
      <w:commentRangeStart w:id="184"/>
      <w:commentRangeStart w:id="185"/>
      <w:commentRangeStart w:id="186"/>
      <w:commentRangeEnd w:id="184"/>
      <w:ins w:id="187" w:author="Arfa Aijazi" w:date="2023-12-13T11:52:00Z">
        <w:r w:rsidR="00483565">
          <w:rPr>
            <w:rStyle w:val="CommentReference"/>
          </w:rPr>
          <w:commentReference w:id="184"/>
        </w:r>
      </w:ins>
      <w:commentRangeEnd w:id="185"/>
      <w:r w:rsidR="00271D16">
        <w:rPr>
          <w:rStyle w:val="CommentReference"/>
        </w:rPr>
        <w:commentReference w:id="185"/>
      </w:r>
      <w:commentRangeEnd w:id="186"/>
      <w:r w:rsidR="00215B2C">
        <w:rPr>
          <w:rStyle w:val="CommentReference"/>
        </w:rPr>
        <w:commentReference w:id="186"/>
      </w:r>
    </w:p>
    <w:p w14:paraId="69240147" w14:textId="5A37D3EE" w:rsidR="00667D9A" w:rsidRDefault="00CB039C" w:rsidP="00483565">
      <w:pPr>
        <w:rPr>
          <w:ins w:id="188" w:author="Arfa Aijazi" w:date="2023-12-19T16:56:00Z"/>
        </w:rPr>
      </w:pPr>
      <w:ins w:id="189" w:author="Thomas Parkinson" w:date="2023-12-15T10:12:00Z">
        <w:del w:id="190" w:author="Arfa Aijazi" w:date="2023-12-19T16:56:00Z">
          <w:r w:rsidDel="00667D9A">
            <w:delText>four</w:delText>
          </w:r>
        </w:del>
      </w:ins>
      <w:ins w:id="191" w:author="Arfa Aijazi" w:date="2023-12-13T11:43:00Z">
        <w:r w:rsidR="00483565">
          <w:t xml:space="preserve">We </w:t>
        </w:r>
      </w:ins>
      <w:ins w:id="192" w:author="Thomas Parkinson" w:date="2023-12-15T10:13:00Z">
        <w:r>
          <w:t>also</w:t>
        </w:r>
      </w:ins>
      <w:ins w:id="193" w:author="Arfa Aijazi" w:date="2023-12-13T11:44:00Z">
        <w:r w:rsidR="00483565">
          <w:t xml:space="preserve"> </w:t>
        </w:r>
      </w:ins>
      <w:ins w:id="194" w:author="Arfa Aijazi" w:date="2023-12-13T11:43:00Z">
        <w:r w:rsidR="00483565">
          <w:t>applied</w:t>
        </w:r>
      </w:ins>
      <w:ins w:id="195" w:author="Arfa Aijazi" w:date="2023-12-13T11:32:00Z">
        <w:r w:rsidR="00483565">
          <w:t xml:space="preserve"> the laboratory findings</w:t>
        </w:r>
      </w:ins>
      <w:ins w:id="196" w:author="Thomas Parkinson" w:date="2023-12-15T10:12:00Z">
        <w:r>
          <w:t xml:space="preserve"> of the manikin tests</w:t>
        </w:r>
      </w:ins>
      <w:ins w:id="197" w:author="Arfa Aijazi" w:date="2023-12-13T11:32:00Z">
        <w:r w:rsidR="00483565">
          <w:t xml:space="preserve"> to the 2021 Texas power crisis case</w:t>
        </w:r>
      </w:ins>
      <w:ins w:id="198" w:author="Arfa Aijazi" w:date="2023-12-13T11:33:00Z">
        <w:r w:rsidR="00483565">
          <w:t xml:space="preserve"> study</w:t>
        </w:r>
      </w:ins>
      <w:ins w:id="199" w:author="Arfa Aijazi" w:date="2023-12-13T11:44:00Z">
        <w:r w:rsidR="00483565">
          <w:t xml:space="preserve"> </w:t>
        </w:r>
      </w:ins>
      <w:ins w:id="200" w:author="Thomas Parkinson" w:date="2023-12-15T10:13:00Z">
        <w:r>
          <w:t xml:space="preserve">to </w:t>
        </w:r>
      </w:ins>
      <w:ins w:id="201" w:author="Arfa Aijazi" w:date="2023-12-13T11:44:00Z">
        <w:del w:id="202" w:author="Thomas Parkinson" w:date="2023-12-15T10:13:00Z">
          <w:r w:rsidR="00483565" w:rsidDel="00CB039C">
            <w:delText>again</w:delText>
          </w:r>
        </w:del>
      </w:ins>
      <w:ins w:id="203" w:author="Arfa Aijazi" w:date="2023-12-13T11:33:00Z">
        <w:del w:id="204" w:author="Thomas Parkinson" w:date="2023-12-15T10:13:00Z">
          <w:r w:rsidR="00483565" w:rsidDel="00CB039C">
            <w:delText>,</w:delText>
          </w:r>
        </w:del>
      </w:ins>
      <w:ins w:id="205" w:author="Arfa Aijazi" w:date="2023-12-13T11:44:00Z">
        <w:del w:id="206" w:author="Thomas Parkinson" w:date="2023-12-15T10:13:00Z">
          <w:r w:rsidR="00483565" w:rsidDel="00CB039C">
            <w:delText xml:space="preserve"> but</w:delText>
          </w:r>
        </w:del>
      </w:ins>
      <w:ins w:id="207" w:author="Arfa Aijazi" w:date="2023-12-13T11:33:00Z">
        <w:del w:id="208" w:author="Thomas Parkinson" w:date="2023-12-15T10:13:00Z">
          <w:r w:rsidR="00483565" w:rsidDel="00CB039C">
            <w:delText xml:space="preserve"> this time </w:delText>
          </w:r>
        </w:del>
        <w:r w:rsidR="00483565">
          <w:t>model</w:t>
        </w:r>
        <w:del w:id="209" w:author="Thomas Parkinson" w:date="2023-12-15T10:13:00Z">
          <w:r w:rsidR="00483565" w:rsidDel="00CB039C">
            <w:delText>ing</w:delText>
          </w:r>
        </w:del>
        <w:r w:rsidR="00483565">
          <w:t xml:space="preserve"> the </w:t>
        </w:r>
      </w:ins>
      <w:ins w:id="210" w:author="Arfa Aijazi" w:date="2023-12-13T11:57:00Z">
        <w:r w:rsidR="00483565">
          <w:t xml:space="preserve">energy </w:t>
        </w:r>
      </w:ins>
      <w:ins w:id="211" w:author="Arfa Aijazi" w:date="2023-12-13T11:33:00Z">
        <w:r w:rsidR="00483565">
          <w:t xml:space="preserve">impact of coupling </w:t>
        </w:r>
      </w:ins>
      <w:ins w:id="212" w:author="Arfa Aijazi" w:date="2023-12-13T11:57:00Z">
        <w:r w:rsidR="00483565">
          <w:t xml:space="preserve">low-energy and passive </w:t>
        </w:r>
      </w:ins>
      <w:ins w:id="213" w:author="Arfa Aijazi" w:date="2023-12-13T11:33:00Z">
        <w:r w:rsidR="00483565">
          <w:t xml:space="preserve">heating interventions with lower heating set points during sleep time hours. </w:t>
        </w:r>
      </w:ins>
      <w:ins w:id="214" w:author="Arfa Aijazi" w:date="2023-12-13T11:34:00Z">
        <w:r w:rsidR="00483565">
          <w:t>The original</w:t>
        </w:r>
      </w:ins>
      <w:ins w:id="215" w:author="Thomas Parkinson" w:date="2023-12-15T10:13:00Z">
        <w:r>
          <w:t xml:space="preserve"> reference energy model for</w:t>
        </w:r>
      </w:ins>
      <w:ins w:id="216" w:author="Arfa Aijazi" w:date="2023-12-13T11:34:00Z">
        <w:r w:rsidR="00483565">
          <w:t xml:space="preserve"> Dallas </w:t>
        </w:r>
        <w:del w:id="217" w:author="Thomas Parkinson" w:date="2023-12-15T10:13:00Z">
          <w:r w:rsidR="00483565" w:rsidDel="00CB039C">
            <w:delText xml:space="preserve">energy model </w:delText>
          </w:r>
        </w:del>
        <w:r w:rsidR="00483565">
          <w:t>had a heat</w:t>
        </w:r>
      </w:ins>
      <w:ins w:id="218" w:author="Arfa Aijazi" w:date="2023-12-13T11:49:00Z">
        <w:r w:rsidR="00483565">
          <w:t>ing</w:t>
        </w:r>
      </w:ins>
      <w:ins w:id="219" w:author="Arfa Aijazi" w:date="2023-12-13T11:34:00Z">
        <w:r w:rsidR="00483565">
          <w:t xml:space="preserve"> setpoint of 22</w:t>
        </w:r>
      </w:ins>
      <w:ins w:id="220" w:author="Arfa Aijazi" w:date="2023-12-13T11:35:00Z">
        <w:r w:rsidR="00483565" w:rsidRPr="00483565">
          <w:t>°C</w:t>
        </w:r>
        <w:r w:rsidR="00483565">
          <w:t xml:space="preserve">, </w:t>
        </w:r>
      </w:ins>
      <w:ins w:id="221" w:author="Arfa Aijazi" w:date="2023-12-13T11:36:00Z">
        <w:r w:rsidR="00483565">
          <w:t>which exceeds the World Health Organization</w:t>
        </w:r>
      </w:ins>
      <w:ins w:id="222" w:author="Arfa Aijazi" w:date="2023-12-13T11:38:00Z">
        <w:r w:rsidR="00483565">
          <w:t>’</w:t>
        </w:r>
      </w:ins>
      <w:ins w:id="223" w:author="Arfa Aijazi" w:date="2023-12-13T11:36:00Z">
        <w:r w:rsidR="00483565">
          <w:t>s</w:t>
        </w:r>
      </w:ins>
      <w:ins w:id="224" w:author="Arfa Aijazi" w:date="2023-12-13T11:37:00Z">
        <w:r w:rsidR="00483565">
          <w:t xml:space="preserve"> (</w:t>
        </w:r>
      </w:ins>
      <w:ins w:id="225" w:author="Arfa Aijazi" w:date="2023-12-13T11:38:00Z">
        <w:r w:rsidR="00483565">
          <w:t>WHO)</w:t>
        </w:r>
      </w:ins>
      <w:ins w:id="226" w:author="Arfa Aijazi" w:date="2023-12-13T11:36:00Z">
        <w:r w:rsidR="00483565">
          <w:t xml:space="preserve"> indoor minimal risk temperature guideline of 18</w:t>
        </w:r>
        <w:r w:rsidR="00483565" w:rsidRPr="00483565">
          <w:t>°C</w:t>
        </w:r>
        <w:r w:rsidR="00483565">
          <w:t xml:space="preserve">. We first </w:t>
        </w:r>
      </w:ins>
      <w:ins w:id="227" w:author="Arfa Aijazi" w:date="2023-12-13T11:37:00Z">
        <w:r w:rsidR="00483565">
          <w:t>modeled the effect of reducing the setpoint to the WHO guideline</w:t>
        </w:r>
      </w:ins>
      <w:ins w:id="228" w:author="Thomas Parkinson" w:date="2023-12-15T10:14:00Z">
        <w:r>
          <w:t xml:space="preserve"> (18</w:t>
        </w:r>
        <w:r w:rsidRPr="00483565">
          <w:t>°C</w:t>
        </w:r>
        <w:r>
          <w:t>)</w:t>
        </w:r>
      </w:ins>
      <w:ins w:id="229" w:author="Arfa Aijazi" w:date="2023-12-13T11:37:00Z">
        <w:r w:rsidR="00483565">
          <w:t xml:space="preserve"> and then subsequently reduced the setpoint</w:t>
        </w:r>
      </w:ins>
      <w:ins w:id="230" w:author="Arfa Aijazi" w:date="2023-12-13T11:38:00Z">
        <w:del w:id="231" w:author="Thomas Parkinson" w:date="2023-12-15T10:14:00Z">
          <w:r w:rsidR="00483565" w:rsidDel="00CB039C">
            <w:delText>,</w:delText>
          </w:r>
        </w:del>
      </w:ins>
      <w:ins w:id="232" w:author="Arfa Aijazi" w:date="2023-12-13T11:37:00Z">
        <w:r w:rsidR="00483565">
          <w:t xml:space="preserve"> so that </w:t>
        </w:r>
      </w:ins>
      <w:ins w:id="233" w:author="Arfa Aijazi" w:date="2023-12-13T11:38:00Z">
        <w:r w:rsidR="00483565">
          <w:t xml:space="preserve">the heating effect from the </w:t>
        </w:r>
        <w:del w:id="234" w:author="Thomas Parkinson" w:date="2023-12-15T10:14:00Z">
          <w:r w:rsidR="00483565" w:rsidDel="00CB039C">
            <w:delText xml:space="preserve">heating </w:delText>
          </w:r>
        </w:del>
        <w:r w:rsidR="00483565">
          <w:t xml:space="preserve">intervention would bring the equivalent temperature to within the WHO guideline. </w:t>
        </w:r>
        <w:del w:id="235" w:author="Thomas Parkinson" w:date="2023-12-15T10:15:00Z">
          <w:r w:rsidR="00483565" w:rsidDel="00CB039C">
            <w:delText>For a heat</w:delText>
          </w:r>
        </w:del>
      </w:ins>
      <w:ins w:id="236" w:author="Arfa Aijazi" w:date="2023-12-13T11:50:00Z">
        <w:del w:id="237" w:author="Thomas Parkinson" w:date="2023-12-15T10:15:00Z">
          <w:r w:rsidR="00483565" w:rsidDel="00CB039C">
            <w:delText>ed</w:delText>
          </w:r>
        </w:del>
      </w:ins>
      <w:ins w:id="238" w:author="Arfa Aijazi" w:date="2023-12-13T11:38:00Z">
        <w:del w:id="239" w:author="Thomas Parkinson" w:date="2023-12-15T10:15:00Z">
          <w:r w:rsidR="00483565" w:rsidDel="00CB039C">
            <w:delText xml:space="preserve"> blanket, t</w:delText>
          </w:r>
        </w:del>
      </w:ins>
      <w:ins w:id="240" w:author="Thomas Parkinson" w:date="2023-12-15T10:15:00Z">
        <w:r>
          <w:t>T</w:t>
        </w:r>
      </w:ins>
      <w:ins w:id="241" w:author="Arfa Aijazi" w:date="2023-12-13T11:38:00Z">
        <w:r w:rsidR="00483565">
          <w:t xml:space="preserve">his resulted in a temperature setpoint of </w:t>
        </w:r>
      </w:ins>
      <w:ins w:id="242" w:author="Arfa Aijazi" w:date="2023-12-13T11:39:00Z">
        <w:r w:rsidR="00483565">
          <w:t>13.9°C</w:t>
        </w:r>
      </w:ins>
      <w:ins w:id="243" w:author="Thomas Parkinson" w:date="2023-12-15T10:15:00Z">
        <w:r>
          <w:t xml:space="preserve"> for a heated blanked</w:t>
        </w:r>
      </w:ins>
      <w:ins w:id="244" w:author="Arfa Aijazi" w:date="2023-12-13T11:39:00Z">
        <w:r w:rsidR="00483565">
          <w:t xml:space="preserve">, </w:t>
        </w:r>
        <w:del w:id="245" w:author="Thomas Parkinson" w:date="2023-12-15T10:15:00Z">
          <w:r w:rsidR="00483565" w:rsidDel="00CB039C">
            <w:delText xml:space="preserve">for the passive combination </w:delText>
          </w:r>
        </w:del>
        <w:r w:rsidR="00483565">
          <w:t>a setpoint of 12.3°C</w:t>
        </w:r>
      </w:ins>
      <w:ins w:id="246" w:author="Thomas Parkinson" w:date="2023-12-15T10:15:00Z">
        <w:r>
          <w:t xml:space="preserve"> for the passive combination</w:t>
        </w:r>
      </w:ins>
      <w:ins w:id="247" w:author="Arfa Aijazi" w:date="2023-12-13T11:39:00Z">
        <w:r w:rsidR="00483565">
          <w:t xml:space="preserve">, </w:t>
        </w:r>
        <w:del w:id="248" w:author="Thomas Parkinson" w:date="2023-12-15T10:15:00Z">
          <w:r w:rsidR="00483565" w:rsidDel="00CB039C">
            <w:delText xml:space="preserve">and for the passive combination and heated blanket, </w:delText>
          </w:r>
        </w:del>
        <w:r w:rsidR="00483565">
          <w:t>a</w:t>
        </w:r>
      </w:ins>
      <w:ins w:id="249" w:author="Thomas Parkinson" w:date="2023-12-15T10:15:00Z">
        <w:r>
          <w:t>nd a</w:t>
        </w:r>
      </w:ins>
      <w:ins w:id="250" w:author="Arfa Aijazi" w:date="2023-12-13T11:39:00Z">
        <w:r w:rsidR="00483565">
          <w:t xml:space="preserve"> setpoint of 11.6°C</w:t>
        </w:r>
      </w:ins>
      <w:ins w:id="251" w:author="Thomas Parkinson" w:date="2023-12-15T10:15:00Z">
        <w:r>
          <w:t xml:space="preserve"> for the passive combination and heated blanket</w:t>
        </w:r>
      </w:ins>
      <w:ins w:id="252" w:author="Arfa Aijazi" w:date="2023-12-13T11:39:00Z">
        <w:r w:rsidR="00483565">
          <w:t>.</w:t>
        </w:r>
      </w:ins>
      <w:ins w:id="253" w:author="Arfa Aijazi" w:date="2023-12-13T11:40:00Z">
        <w:r w:rsidR="00483565">
          <w:t xml:space="preserve"> While the thermostat setpoint is significantly lower, we not</w:t>
        </w:r>
      </w:ins>
      <w:ins w:id="254" w:author="Arfa Aijazi" w:date="2023-12-13T11:41:00Z">
        <w:r w:rsidR="00483565">
          <w:t xml:space="preserve">e that it </w:t>
        </w:r>
        <w:del w:id="255" w:author="Thomas Parkinson" w:date="2023-12-15T10:16:00Z">
          <w:r w:rsidR="00483565" w:rsidDel="00CB039C">
            <w:delText>still exceeds</w:delText>
          </w:r>
        </w:del>
      </w:ins>
      <w:ins w:id="256" w:author="Thomas Parkinson" w:date="2023-12-15T10:16:00Z">
        <w:r>
          <w:t>is still warmer than</w:t>
        </w:r>
      </w:ins>
      <w:ins w:id="257" w:author="Arfa Aijazi" w:date="2023-12-13T11:41:00Z">
        <w:r w:rsidR="00483565">
          <w:t xml:space="preserve"> the indoor temperatures modeled in the home during the power outage with n</w:t>
        </w:r>
      </w:ins>
      <w:ins w:id="258" w:author="Arfa Aijazi" w:date="2023-12-13T11:50:00Z">
        <w:r w:rsidR="00483565">
          <w:t>o</w:t>
        </w:r>
      </w:ins>
      <w:ins w:id="259" w:author="Arfa Aijazi" w:date="2023-12-13T11:41:00Z">
        <w:r w:rsidR="00483565">
          <w:t xml:space="preserve"> intervention, </w:t>
        </w:r>
        <w:r w:rsidR="00483565">
          <w:fldChar w:fldCharType="begin"/>
        </w:r>
        <w:r w:rsidR="00483565">
          <w:instrText xml:space="preserve"> REF _Ref153360117 \h </w:instrText>
        </w:r>
      </w:ins>
      <w:r w:rsidR="00483565">
        <w:fldChar w:fldCharType="separate"/>
      </w:r>
      <w:ins w:id="260" w:author="Arfa Aijazi" w:date="2023-12-13T11:41:00Z">
        <w:r w:rsidR="00483565">
          <w:t xml:space="preserve">Fig. </w:t>
        </w:r>
        <w:r w:rsidR="00483565">
          <w:rPr>
            <w:noProof/>
          </w:rPr>
          <w:t>2</w:t>
        </w:r>
        <w:r w:rsidR="00483565">
          <w:fldChar w:fldCharType="end"/>
        </w:r>
        <w:r w:rsidR="00483565">
          <w:t xml:space="preserve">b. </w:t>
        </w:r>
      </w:ins>
      <w:ins w:id="261" w:author="Arfa Aijazi" w:date="2023-12-13T11:43:00Z">
        <w:r w:rsidR="00483565">
          <w:t xml:space="preserve">The results in </w:t>
        </w:r>
      </w:ins>
      <w:ins w:id="262" w:author="Arfa Aijazi" w:date="2023-12-13T11:44:00Z">
        <w:r w:rsidR="00483565">
          <w:fldChar w:fldCharType="begin"/>
        </w:r>
        <w:r w:rsidR="00483565">
          <w:instrText xml:space="preserve"> REF _Ref153359540 \h </w:instrText>
        </w:r>
      </w:ins>
      <w:r w:rsidR="00483565">
        <w:fldChar w:fldCharType="separate"/>
      </w:r>
      <w:ins w:id="263" w:author="Arfa Aijazi" w:date="2023-12-13T11:44:00Z">
        <w:r w:rsidR="00483565">
          <w:t xml:space="preserve">Fig. </w:t>
        </w:r>
        <w:r w:rsidR="00483565">
          <w:rPr>
            <w:noProof/>
          </w:rPr>
          <w:t>3</w:t>
        </w:r>
        <w:r w:rsidR="00483565">
          <w:fldChar w:fldCharType="end"/>
        </w:r>
        <w:r w:rsidR="00483565">
          <w:t xml:space="preserve"> show that reducing the setpoint to the WHO guideline gives a 28% reduction in peak</w:t>
        </w:r>
      </w:ins>
      <w:ins w:id="264" w:author="Arfa Aijazi" w:date="2023-12-13T11:45:00Z">
        <w:r w:rsidR="00483565">
          <w:t xml:space="preserve"> loads and a 39% reduction in total energy use during sleep time hours. Applying heating </w:t>
        </w:r>
        <w:del w:id="265" w:author="Thomas Parkinson" w:date="2023-12-15T10:16:00Z">
          <w:r w:rsidR="00483565" w:rsidDel="00CB039C">
            <w:delText xml:space="preserve">interventions can then </w:delText>
          </w:r>
        </w:del>
        <w:r w:rsidR="00483565">
          <w:t>lower</w:t>
        </w:r>
      </w:ins>
      <w:ins w:id="266" w:author="Thomas Parkinson" w:date="2023-12-15T10:16:00Z">
        <w:r>
          <w:t>s</w:t>
        </w:r>
      </w:ins>
      <w:ins w:id="267" w:author="Arfa Aijazi" w:date="2023-12-13T11:45:00Z">
        <w:r w:rsidR="00483565">
          <w:t xml:space="preserve"> the peak loads </w:t>
        </w:r>
      </w:ins>
      <w:ins w:id="268" w:author="Thomas Parkinson" w:date="2023-12-15T10:16:00Z">
        <w:r>
          <w:t xml:space="preserve">by </w:t>
        </w:r>
      </w:ins>
      <w:ins w:id="269" w:author="Arfa Aijazi" w:date="2023-12-13T11:45:00Z">
        <w:r w:rsidR="00483565">
          <w:t>up to 67% and the total energy consumption to 83</w:t>
        </w:r>
      </w:ins>
      <w:ins w:id="270" w:author="Arfa Aijazi" w:date="2023-12-13T11:46:00Z">
        <w:r w:rsidR="00483565">
          <w:t>%, effectively double that of just lowering the setpoint</w:t>
        </w:r>
      </w:ins>
      <w:ins w:id="271" w:author="Arfa Aijazi" w:date="2023-12-13T11:51:00Z">
        <w:r w:rsidR="00483565">
          <w:t xml:space="preserve"> alone</w:t>
        </w:r>
      </w:ins>
      <w:ins w:id="272" w:author="Arfa Aijazi" w:date="2023-12-13T11:46:00Z">
        <w:r w:rsidR="00483565">
          <w:t>. While the heated blanket consumes</w:t>
        </w:r>
      </w:ins>
      <w:ins w:id="273" w:author="Arfa Aijazi" w:date="2023-12-13T11:47:00Z">
        <w:r w:rsidR="00483565">
          <w:t xml:space="preserve"> a nominal amount of energy, even </w:t>
        </w:r>
      </w:ins>
      <w:ins w:id="274" w:author="Arfa Aijazi" w:date="2023-12-13T11:48:00Z">
        <w:r w:rsidR="00483565">
          <w:t xml:space="preserve">the load from </w:t>
        </w:r>
      </w:ins>
      <w:r>
        <w:t>four</w:t>
      </w:r>
      <w:ins w:id="275" w:author="Arfa Aijazi" w:date="2023-12-13T11:48:00Z">
        <w:r w:rsidR="00483565">
          <w:t xml:space="preserve"> persons is </w:t>
        </w:r>
      </w:ins>
      <w:ins w:id="276" w:author="Thomas Parkinson" w:date="2023-12-15T10:17:00Z">
        <w:r>
          <w:t>small</w:t>
        </w:r>
      </w:ins>
      <w:ins w:id="277" w:author="Arfa Aijazi" w:date="2023-12-13T11:48:00Z">
        <w:r w:rsidR="00483565">
          <w:t xml:space="preserve"> relative to the energy savings from reducing the thermostat setpoint. </w:t>
        </w:r>
      </w:ins>
      <w:ins w:id="278" w:author="Arfa Aijazi" w:date="2023-12-13T14:05:00Z">
        <w:r w:rsidR="00CD4659">
          <w:t>The heated bl</w:t>
        </w:r>
      </w:ins>
      <w:ins w:id="279" w:author="Arfa Aijazi" w:date="2023-12-13T14:06:00Z">
        <w:r w:rsidR="00CD4659">
          <w:t xml:space="preserve">anket is </w:t>
        </w:r>
        <w:del w:id="280" w:author="Thomas Parkinson" w:date="2023-12-15T10:17:00Z">
          <w:r w:rsidR="00CD4659" w:rsidDel="00CB039C">
            <w:delText xml:space="preserve">able to be </w:delText>
          </w:r>
        </w:del>
        <w:r w:rsidR="00CD4659">
          <w:t xml:space="preserve">much more efficient </w:t>
        </w:r>
        <w:del w:id="281" w:author="Thomas Parkinson" w:date="2023-12-15T10:17:00Z">
          <w:r w:rsidR="00CD4659" w:rsidDel="00CB039C">
            <w:delText>because</w:delText>
          </w:r>
        </w:del>
      </w:ins>
      <w:ins w:id="282" w:author="Thomas Parkinson" w:date="2023-12-15T10:17:00Z">
        <w:r>
          <w:t>as</w:t>
        </w:r>
      </w:ins>
      <w:ins w:id="283" w:author="Arfa Aijazi" w:date="2023-12-13T14:06:00Z">
        <w:r w:rsidR="00CD4659">
          <w:t xml:space="preserve"> its </w:t>
        </w:r>
        <w:del w:id="284" w:author="Thomas Parkinson" w:date="2023-12-15T10:17:00Z">
          <w:r w:rsidR="00CD4659" w:rsidDel="00CB039C">
            <w:delText>output</w:delText>
          </w:r>
        </w:del>
      </w:ins>
      <w:ins w:id="285" w:author="Thomas Parkinson" w:date="2023-12-15T10:17:00Z">
        <w:r>
          <w:t>heat</w:t>
        </w:r>
      </w:ins>
      <w:ins w:id="286" w:author="Arfa Aijazi" w:date="2023-12-13T14:06:00Z">
        <w:r w:rsidR="00CD4659">
          <w:t xml:space="preserve"> is </w:t>
        </w:r>
        <w:del w:id="287" w:author="Thomas Parkinson" w:date="2023-12-15T10:17:00Z">
          <w:r w:rsidR="00CD4659" w:rsidDel="00CB039C">
            <w:delText>concentrated on</w:delText>
          </w:r>
        </w:del>
      </w:ins>
      <w:ins w:id="288" w:author="Thomas Parkinson" w:date="2023-12-15T10:17:00Z">
        <w:r>
          <w:t>directed at</w:t>
        </w:r>
      </w:ins>
      <w:ins w:id="289" w:author="Arfa Aijazi" w:date="2023-12-13T14:06:00Z">
        <w:r w:rsidR="00CD4659">
          <w:t xml:space="preserve"> the person, rather than heating the entire space volume. </w:t>
        </w:r>
      </w:ins>
    </w:p>
    <w:p w14:paraId="5344465F" w14:textId="1606AC33" w:rsidR="00667D9A" w:rsidRDefault="00667D9A">
      <w:pPr>
        <w:pStyle w:val="Caption"/>
        <w:keepNext/>
        <w:rPr>
          <w:ins w:id="290" w:author="Arfa Aijazi" w:date="2023-12-19T16:56:00Z"/>
        </w:rPr>
        <w:pPrChange w:id="291" w:author="Arfa Aijazi" w:date="2023-12-19T16:56:00Z">
          <w:pPr/>
        </w:pPrChange>
      </w:pPr>
      <w:bookmarkStart w:id="292" w:name="_Ref153359540"/>
      <w:ins w:id="293" w:author="Arfa Aijazi" w:date="2023-12-19T16:56:00Z">
        <w:r>
          <w:lastRenderedPageBreak/>
          <w:t xml:space="preserve">Fig. </w:t>
        </w:r>
        <w:r>
          <w:fldChar w:fldCharType="begin"/>
        </w:r>
        <w:r>
          <w:instrText xml:space="preserve"> SEQ Fig. \* ARABIC </w:instrText>
        </w:r>
        <w:r>
          <w:fldChar w:fldCharType="separate"/>
        </w:r>
        <w:r>
          <w:rPr>
            <w:noProof/>
          </w:rPr>
          <w:t>3</w:t>
        </w:r>
        <w:r>
          <w:fldChar w:fldCharType="end"/>
        </w:r>
        <w:bookmarkEnd w:id="292"/>
        <w:r>
          <w:t>: Application of laboratory results of low-energy and passive heating devices to historical case study to model reduced energy loads.</w:t>
        </w:r>
      </w:ins>
    </w:p>
    <w:p w14:paraId="17422A4F" w14:textId="6E8DDC2B" w:rsidR="00483565" w:rsidRDefault="00667D9A" w:rsidP="00483565">
      <w:pPr>
        <w:rPr>
          <w:ins w:id="294" w:author="Arfa Aijazi" w:date="2023-12-19T16:57:00Z"/>
        </w:rPr>
      </w:pPr>
      <w:ins w:id="295" w:author="Arfa Aijazi" w:date="2023-12-19T16:56:00Z">
        <w:r>
          <w:rPr>
            <w:noProof/>
          </w:rPr>
          <w:drawing>
            <wp:inline distT="0" distB="0" distL="0" distR="0" wp14:anchorId="735C5316" wp14:editId="4BD409A9">
              <wp:extent cx="5943600" cy="4559300"/>
              <wp:effectExtent l="0" t="0" r="0" b="0"/>
              <wp:docPr id="451330309" name="Picture 1" descr="A graph of energy efficien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0309" name="Picture 1" descr="A graph of energy efficiency&#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559300"/>
                      </a:xfrm>
                      <a:prstGeom prst="rect">
                        <a:avLst/>
                      </a:prstGeom>
                    </pic:spPr>
                  </pic:pic>
                </a:graphicData>
              </a:graphic>
            </wp:inline>
          </w:drawing>
        </w:r>
      </w:ins>
    </w:p>
    <w:p w14:paraId="7DFEF030" w14:textId="2670A911" w:rsidR="00667D9A" w:rsidRPr="00483565" w:rsidRDefault="00667D9A">
      <w:pPr>
        <w:pStyle w:val="Caption"/>
        <w:rPr>
          <w:ins w:id="296" w:author="Arfa Aijazi" w:date="2023-12-13T11:31:00Z"/>
        </w:rPr>
        <w:pPrChange w:id="297" w:author="Arfa Aijazi" w:date="2023-12-19T16:57:00Z">
          <w:pPr/>
        </w:pPrChange>
      </w:pPr>
      <w:ins w:id="298" w:author="Arfa Aijazi" w:date="2023-12-19T16:57:00Z">
        <w:r>
          <w:t xml:space="preserve">a and c) 2021 Texas power crisis (February 14-19) as a time series of modeled indoor temperatures and energy consumption with and without heating effects caused by selected interventions and b and d) sleep time (10 p.m. – 7 a.m.) reductions in peak energy use and total energy use overnight from February 13-14. The adjusted energy consumption from low-energy heating interventions assumes use by four persons continuously overnight. </w:t>
        </w:r>
      </w:ins>
    </w:p>
    <w:p w14:paraId="46586075" w14:textId="589640D6" w:rsidR="004F7E72" w:rsidRDefault="004F7E72" w:rsidP="008374B8">
      <w:pPr>
        <w:pStyle w:val="Heading1"/>
      </w:pPr>
      <w:r>
        <w:t>Discussion</w:t>
      </w:r>
    </w:p>
    <w:p w14:paraId="477952C1" w14:textId="1D474FFE" w:rsidR="004F7E72" w:rsidRDefault="004F7E72" w:rsidP="004F7E72">
      <w:r>
        <w:t xml:space="preserve">Our laboratory results demonstrate that many passive and low-energy strategies can provide a </w:t>
      </w:r>
      <w:r w:rsidR="00E90867">
        <w:t xml:space="preserve">practically relevant </w:t>
      </w:r>
      <w:r>
        <w:t xml:space="preserve">heating or cooling effect, making them viable alternatives or supplements to </w:t>
      </w:r>
      <w:r w:rsidR="00E90867">
        <w:t>HVAC systems</w:t>
      </w:r>
      <w:r>
        <w:t xml:space="preserve"> for sleeping environments. In comparison to conventional HVAC systems, low-energy strategies </w:t>
      </w:r>
      <w:r w:rsidR="00213C73">
        <w:t xml:space="preserve">require </w:t>
      </w:r>
      <w:r w:rsidR="00E90867">
        <w:t>one or two</w:t>
      </w:r>
      <w:r>
        <w:t xml:space="preserve"> orders of magnitude less energy. </w:t>
      </w:r>
      <w:ins w:id="299" w:author="Arfa Aijazi" w:date="2023-12-08T16:39:00Z">
        <w:del w:id="300" w:author="Thomas Parkinson" w:date="2023-12-15T10:18:00Z">
          <w:r w:rsidR="00880778" w:rsidDel="00876193">
            <w:delText>In the United States</w:delText>
          </w:r>
        </w:del>
      </w:ins>
      <w:ins w:id="301" w:author="Arfa Aijazi" w:date="2023-12-12T17:31:00Z">
        <w:del w:id="302" w:author="Thomas Parkinson" w:date="2023-12-15T10:18:00Z">
          <w:r w:rsidR="00483565" w:rsidDel="00876193">
            <w:delText xml:space="preserve">, </w:delText>
          </w:r>
        </w:del>
      </w:ins>
      <w:ins w:id="303" w:author="Thomas Parkinson" w:date="2023-12-15T10:18:00Z">
        <w:r w:rsidR="00876193">
          <w:t>T</w:t>
        </w:r>
      </w:ins>
      <w:ins w:id="304" w:author="Arfa Aijazi" w:date="2023-12-12T17:31:00Z">
        <w:del w:id="305" w:author="Thomas Parkinson" w:date="2023-12-15T10:18:00Z">
          <w:r w:rsidR="00483565" w:rsidDel="00876193">
            <w:delText>t</w:delText>
          </w:r>
        </w:del>
        <w:r w:rsidR="00483565">
          <w:t>he average cost of household electricity</w:t>
        </w:r>
      </w:ins>
      <w:ins w:id="306" w:author="Thomas Parkinson" w:date="2023-12-15T10:18:00Z">
        <w:r w:rsidR="00876193">
          <w:t xml:space="preserve"> in the United States</w:t>
        </w:r>
      </w:ins>
      <w:ins w:id="307" w:author="Arfa Aijazi" w:date="2023-12-20T17:21:00Z">
        <w:r w:rsidR="001A5768">
          <w:t xml:space="preserve"> in September 2023</w:t>
        </w:r>
      </w:ins>
      <w:ins w:id="308" w:author="Arfa Aijazi" w:date="2023-12-12T17:31:00Z">
        <w:r w:rsidR="00483565">
          <w:t xml:space="preserve"> is $0.1</w:t>
        </w:r>
      </w:ins>
      <w:ins w:id="309" w:author="Arfa Aijazi" w:date="2023-12-20T17:20:00Z">
        <w:r w:rsidR="001A5768">
          <w:t>6</w:t>
        </w:r>
      </w:ins>
      <w:r w:rsidR="00D37EB0">
        <w:fldChar w:fldCharType="begin"/>
      </w:r>
      <w:r w:rsidR="00B51AA2">
        <w:instrText xml:space="preserve"> ADDIN ZOTERO_ITEM CSL_CITATION {"citationID":"jmWSlION","properties":{"formattedCitation":"\\super 60\\nosupersub{}","plainCitation":"60","noteIndex":0},"citationItems":[{"id":1761,"uris":["http://zotero.org/users/4259226/items/V5HZHBZY"],"itemData":{"id":1761,"type":"webpage","container-title":"U.S. Energy Information Administration","title":"Table 5.6.A. Average Price of Electricity to Ultimate Customers by End-Use Sector","URL":"https://www.eia.gov/electricity/monthly/epm_table_grapher.php","author":[{"family":"EIA","given":""}],"accessed":{"date-parts":[["2023",12,20]]},"issued":{"date-parts":[["2023",12]]}}}],"schema":"https://github.com/citation-style-language/schema/raw/master/csl-citation.json"} </w:instrText>
      </w:r>
      <w:r w:rsidR="00D37EB0">
        <w:fldChar w:fldCharType="separate"/>
      </w:r>
      <w:r w:rsidR="00D37EB0" w:rsidRPr="00D37EB0">
        <w:rPr>
          <w:rFonts w:cs="Times New Roman"/>
          <w:vertAlign w:val="superscript"/>
        </w:rPr>
        <w:t>60</w:t>
      </w:r>
      <w:r w:rsidR="00D37EB0">
        <w:fldChar w:fldCharType="end"/>
      </w:r>
      <w:ins w:id="310" w:author="Arfa Aijazi" w:date="2023-12-12T17:31:00Z">
        <w:r w:rsidR="00483565">
          <w:t>, which is significantly che</w:t>
        </w:r>
      </w:ins>
      <w:ins w:id="311" w:author="Arfa Aijazi" w:date="2023-12-12T17:32:00Z">
        <w:r w:rsidR="00483565">
          <w:t>aper than other parts of the world</w:t>
        </w:r>
      </w:ins>
      <w:r w:rsidR="00483565">
        <w:fldChar w:fldCharType="begin"/>
      </w:r>
      <w:r w:rsidR="00D37EB0">
        <w:instrText xml:space="preserve"> ADDIN ZOTERO_ITEM CSL_CITATION {"citationID":"NtHu9DIK","properties":{"formattedCitation":"\\super 61\\nosupersub{}","plainCitation":"61","noteIndex":0},"citationItems":[{"id":1741,"uris":["http://zotero.org/users/4259226/items/DU83GHTH"],"itemData":{"id":1741,"type":"webpage","abstract":"Electricity prices, March 2023:  The chart shows the price of electricity for households and businesses in over 100 countries.  The prices are per kWh and include all items in the electricity bill such as the distribution and energy cost, various environmental and fuel cost charges and taxes.  The world average price is 0.158 U.S. Dollar per kWh for household users and 0.163 U.S. Dollar per kWh for business users.  The prices for households are calculated using the average annual household electricity consumption per year and for businesses, we use 1,000,000 kWh consumption per year. We do, however, calculate several data points at different levels of consumption for both households and businesses. The methodology of price collection is described on the about page.  The latest business and household electricity price data from September 2023 are available for download.","container-title":"GlobalPetrolPrices.com","language":"en","title":"Electricity prices around the world","URL":"https://www.globalpetrolprices.com/electricity_prices/","author":[{"family":"GlobalPetrolPrices.com","given":""}],"accessed":{"date-parts":[["2023",12,12]]}}}],"schema":"https://github.com/citation-style-language/schema/raw/master/csl-citation.json"} </w:instrText>
      </w:r>
      <w:r w:rsidR="00483565">
        <w:fldChar w:fldCharType="separate"/>
      </w:r>
      <w:r w:rsidR="00D37EB0" w:rsidRPr="00D37EB0">
        <w:rPr>
          <w:rFonts w:cs="Times New Roman"/>
          <w:vertAlign w:val="superscript"/>
        </w:rPr>
        <w:t>61</w:t>
      </w:r>
      <w:r w:rsidR="00483565">
        <w:fldChar w:fldCharType="end"/>
      </w:r>
      <w:ins w:id="312" w:author="Arfa Aijazi" w:date="2023-12-08T16:48:00Z">
        <w:r w:rsidR="00880778">
          <w:t>. Therefore</w:t>
        </w:r>
      </w:ins>
      <w:ins w:id="313" w:author="Thomas Parkinson" w:date="2023-12-15T10:18:00Z">
        <w:r w:rsidR="00876193">
          <w:t>,</w:t>
        </w:r>
      </w:ins>
      <w:ins w:id="314" w:author="Arfa Aijazi" w:date="2023-12-08T16:48:00Z">
        <w:r w:rsidR="00880778">
          <w:t xml:space="preserve"> a </w:t>
        </w:r>
      </w:ins>
      <w:ins w:id="315" w:author="Arfa Aijazi" w:date="2023-12-08T16:50:00Z">
        <w:r w:rsidR="005805BF">
          <w:t>3</w:t>
        </w:r>
      </w:ins>
      <w:ins w:id="316" w:author="Arfa Aijazi" w:date="2023-12-08T16:48:00Z">
        <w:r w:rsidR="00880778">
          <w:t xml:space="preserve"> </w:t>
        </w:r>
      </w:ins>
      <w:ins w:id="317" w:author="Arfa Aijazi" w:date="2023-12-20T17:36:00Z">
        <w:r w:rsidR="00D37EB0">
          <w:t>ton</w:t>
        </w:r>
      </w:ins>
      <w:del w:id="318" w:author="Arfa Aijazi" w:date="2023-12-20T17:36:00Z">
        <w:r w:rsidR="00D37EB0" w:rsidDel="00D37EB0">
          <w:delText>ton</w:delText>
        </w:r>
      </w:del>
      <w:ins w:id="319" w:author="Arfa Aijazi" w:date="2023-12-08T16:48:00Z">
        <w:r w:rsidR="00880778">
          <w:t xml:space="preserve"> air conditioner </w:t>
        </w:r>
      </w:ins>
      <w:ins w:id="320" w:author="Arfa Aijazi" w:date="2023-12-08T16:51:00Z">
        <w:r w:rsidR="005805BF">
          <w:t>would cost</w:t>
        </w:r>
      </w:ins>
      <w:ins w:id="321" w:author="Arfa Aijazi" w:date="2023-12-08T17:06:00Z">
        <w:r w:rsidR="00515E5E">
          <w:t xml:space="preserve"> </w:t>
        </w:r>
      </w:ins>
      <w:ins w:id="322" w:author="Arfa Aijazi" w:date="2023-12-20T17:36:00Z">
        <w:r w:rsidR="00B51AA2">
          <w:t xml:space="preserve">$14.40 </w:t>
        </w:r>
      </w:ins>
      <w:ins w:id="323" w:author="Arfa Aijazi" w:date="2023-12-08T17:06:00Z">
        <w:r w:rsidR="00515E5E">
          <w:t>to run overnight</w:t>
        </w:r>
      </w:ins>
      <w:ins w:id="324" w:author="Arfa Aijazi" w:date="2023-12-20T17:36:00Z">
        <w:r w:rsidR="00D37EB0">
          <w:t xml:space="preserve"> (10 p.m. – 7 a.m.)</w:t>
        </w:r>
      </w:ins>
      <w:ins w:id="325" w:author="Arfa Aijazi" w:date="2023-12-08T17:06:00Z">
        <w:r w:rsidR="00515E5E">
          <w:t xml:space="preserve"> respectively</w:t>
        </w:r>
      </w:ins>
      <w:ins w:id="326" w:author="Arfa Aijazi" w:date="2023-12-08T16:49:00Z">
        <w:r w:rsidR="005805BF">
          <w:t>.</w:t>
        </w:r>
      </w:ins>
      <w:ins w:id="327" w:author="Arfa Aijazi" w:date="2023-12-20T17:37:00Z">
        <w:r w:rsidR="00B51AA2">
          <w:t xml:space="preserve"> The average cost of household natural gas in the United States in September 2023 is $</w:t>
        </w:r>
      </w:ins>
      <w:ins w:id="328" w:author="Arfa Aijazi" w:date="2023-12-20T17:38:00Z">
        <w:r w:rsidR="00B51AA2">
          <w:t>21.85/</w:t>
        </w:r>
      </w:ins>
      <w:ins w:id="329" w:author="Arfa Aijazi" w:date="2023-12-20T17:41:00Z">
        <w:r w:rsidR="00B51AA2">
          <w:t xml:space="preserve">1,000 </w:t>
        </w:r>
      </w:ins>
      <w:ins w:id="330" w:author="Arfa Aijazi" w:date="2023-12-20T17:38:00Z">
        <w:r w:rsidR="00B51AA2">
          <w:t>ft</w:t>
        </w:r>
        <w:r w:rsidR="00B51AA2">
          <w:rPr>
            <w:vertAlign w:val="superscript"/>
          </w:rPr>
          <w:t>3</w:t>
        </w:r>
      </w:ins>
      <w:ins w:id="331" w:author="Arfa Aijazi" w:date="2023-12-20T17:40:00Z">
        <w:r w:rsidR="00B51AA2">
          <w:rPr>
            <w:vertAlign w:val="superscript"/>
          </w:rPr>
          <w:t xml:space="preserve"> </w:t>
        </w:r>
      </w:ins>
      <w:r w:rsidR="00B51AA2">
        <w:rPr>
          <w:vertAlign w:val="superscript"/>
        </w:rPr>
        <w:fldChar w:fldCharType="begin"/>
      </w:r>
      <w:r w:rsidR="00B51AA2">
        <w:rPr>
          <w:vertAlign w:val="superscript"/>
        </w:rPr>
        <w:instrText xml:space="preserve"> ADDIN ZOTERO_ITEM CSL_CITATION {"citationID":"qs1vIEh2","properties":{"formattedCitation":"\\super 62\\nosupersub{}","plainCitation":"62","noteIndex":0},"citationItems":[{"id":1763,"uris":["http://zotero.org/users/4259226/items/3JXBT824"],"itemData":{"id":1763,"type":"webpage","container-title":"U.S. Energy Information Administration","title":"Natural Gas Prices","URL":"https://www.eia.gov/dnav/ng/ng_pri_sum_a_EPG0_PRS_DMcf_m.htm","author":[{"family":"EIA","given":""}],"accessed":{"date-parts":[["2023",12,20]]},"issued":{"date-parts":[["2023",12]]}}}],"schema":"https://github.com/citation-style-language/schema/raw/master/csl-citation.json"} </w:instrText>
      </w:r>
      <w:r w:rsidR="00B51AA2">
        <w:rPr>
          <w:vertAlign w:val="superscript"/>
        </w:rPr>
        <w:fldChar w:fldCharType="separate"/>
      </w:r>
      <w:r w:rsidR="00B51AA2" w:rsidRPr="00B51AA2">
        <w:rPr>
          <w:rFonts w:cs="Times New Roman"/>
          <w:vertAlign w:val="superscript"/>
        </w:rPr>
        <w:t>62</w:t>
      </w:r>
      <w:r w:rsidR="00B51AA2">
        <w:rPr>
          <w:vertAlign w:val="superscript"/>
        </w:rPr>
        <w:fldChar w:fldCharType="end"/>
      </w:r>
      <w:ins w:id="332" w:author="Arfa Aijazi" w:date="2023-12-20T17:40:00Z">
        <w:r w:rsidR="00B51AA2">
          <w:t>.</w:t>
        </w:r>
      </w:ins>
      <w:ins w:id="333" w:author="Arfa Aijazi" w:date="2023-12-08T17:11:00Z">
        <w:r w:rsidR="00515E5E">
          <w:t xml:space="preserve"> In comparison, </w:t>
        </w:r>
        <w:r w:rsidR="0089601C">
          <w:t xml:space="preserve">our most effective low-energy </w:t>
        </w:r>
      </w:ins>
      <w:ins w:id="334" w:author="Arfa Aijazi" w:date="2023-12-08T17:12:00Z">
        <w:r w:rsidR="0089601C">
          <w:t>cooling</w:t>
        </w:r>
      </w:ins>
      <w:ins w:id="335" w:author="Thomas Parkinson" w:date="2023-12-15T10:19:00Z">
        <w:r w:rsidR="00876193">
          <w:t xml:space="preserve"> (ceiling fan) and heating</w:t>
        </w:r>
      </w:ins>
      <w:ins w:id="336" w:author="Arfa Aijazi" w:date="2023-12-08T17:12:00Z">
        <w:r w:rsidR="0089601C">
          <w:t xml:space="preserve"> option</w:t>
        </w:r>
      </w:ins>
      <w:ins w:id="337" w:author="Thomas Parkinson" w:date="2023-12-15T10:20:00Z">
        <w:r w:rsidR="00876193">
          <w:t>s</w:t>
        </w:r>
      </w:ins>
      <w:ins w:id="338" w:author="Thomas Parkinson" w:date="2023-12-15T10:19:00Z">
        <w:r w:rsidR="00876193">
          <w:t xml:space="preserve"> (</w:t>
        </w:r>
      </w:ins>
      <w:ins w:id="339" w:author="Arfa Aijazi" w:date="2023-12-08T17:12:00Z">
        <w:del w:id="340" w:author="Thomas Parkinson" w:date="2023-12-15T10:19:00Z">
          <w:r w:rsidR="0089601C" w:rsidDel="00876193">
            <w:delText xml:space="preserve">, a </w:delText>
          </w:r>
        </w:del>
        <w:del w:id="341" w:author="Thomas Parkinson" w:date="2023-12-15T10:20:00Z">
          <w:r w:rsidR="0089601C" w:rsidDel="00876193">
            <w:delText>ceiling fan</w:delText>
          </w:r>
        </w:del>
      </w:ins>
      <w:ins w:id="342" w:author="Thomas Parkinson" w:date="2023-12-15T10:20:00Z">
        <w:r w:rsidR="00876193">
          <w:t>heated blanket</w:t>
        </w:r>
      </w:ins>
      <w:ins w:id="343" w:author="Thomas Parkinson" w:date="2023-12-15T10:19:00Z">
        <w:r w:rsidR="00876193">
          <w:t>)</w:t>
        </w:r>
      </w:ins>
      <w:ins w:id="344" w:author="Arfa Aijazi" w:date="2023-12-08T17:12:00Z">
        <w:del w:id="345" w:author="Thomas Parkinson" w:date="2023-12-15T10:19:00Z">
          <w:r w:rsidR="0089601C" w:rsidDel="00876193">
            <w:delText>,</w:delText>
          </w:r>
        </w:del>
        <w:r w:rsidR="0089601C">
          <w:t xml:space="preserve"> use</w:t>
        </w:r>
        <w:del w:id="346" w:author="Thomas Parkinson" w:date="2023-12-15T10:20:00Z">
          <w:r w:rsidR="0089601C" w:rsidDel="00876193">
            <w:delText>s</w:delText>
          </w:r>
        </w:del>
        <w:r w:rsidR="0089601C">
          <w:t xml:space="preserve"> 18 W</w:t>
        </w:r>
      </w:ins>
      <w:ins w:id="347" w:author="Arfa Aijazi" w:date="2023-12-08T17:17:00Z">
        <w:del w:id="348" w:author="Thomas Parkinson" w:date="2023-12-15T10:20:00Z">
          <w:r w:rsidR="0089601C" w:rsidDel="00876193">
            <w:delText>, and o</w:delText>
          </w:r>
        </w:del>
      </w:ins>
      <w:ins w:id="349" w:author="Arfa Aijazi" w:date="2023-12-08T17:14:00Z">
        <w:del w:id="350" w:author="Thomas Parkinson" w:date="2023-12-15T10:20:00Z">
          <w:r w:rsidR="0089601C" w:rsidDel="00876193">
            <w:delText>ur most effective low-energy heating strategy, a heated blanket,</w:delText>
          </w:r>
        </w:del>
        <w:r w:rsidR="0089601C">
          <w:t xml:space="preserve"> </w:t>
        </w:r>
      </w:ins>
      <w:ins w:id="351" w:author="Thomas Parkinson" w:date="2023-12-15T10:20:00Z">
        <w:r w:rsidR="00876193">
          <w:t>and</w:t>
        </w:r>
      </w:ins>
      <w:ins w:id="352" w:author="Arfa Aijazi" w:date="2023-12-08T17:14:00Z">
        <w:del w:id="353" w:author="Thomas Parkinson" w:date="2023-12-15T10:20:00Z">
          <w:r w:rsidR="0089601C" w:rsidDel="00876193">
            <w:delText>uses</w:delText>
          </w:r>
        </w:del>
        <w:r w:rsidR="0089601C">
          <w:t xml:space="preserve"> 41 W</w:t>
        </w:r>
      </w:ins>
      <w:ins w:id="354" w:author="Thomas Parkinson" w:date="2023-12-15T10:20:00Z">
        <w:r w:rsidR="00876193">
          <w:t xml:space="preserve"> respectively</w:t>
        </w:r>
      </w:ins>
      <w:ins w:id="355" w:author="Arfa Aijazi" w:date="2023-12-08T17:17:00Z">
        <w:r w:rsidR="0089601C">
          <w:t xml:space="preserve">. Either of these devices would cost a fraction of a cent to run </w:t>
        </w:r>
      </w:ins>
      <w:ins w:id="356" w:author="Arfa Aijazi" w:date="2023-12-08T17:18:00Z">
        <w:r w:rsidR="0089601C">
          <w:t>overnight</w:t>
        </w:r>
      </w:ins>
      <w:ins w:id="357" w:author="Arfa Aijazi" w:date="2023-12-12T17:26:00Z">
        <w:r w:rsidR="00483565">
          <w:t>.</w:t>
        </w:r>
      </w:ins>
      <w:ins w:id="358" w:author="Arfa Aijazi" w:date="2023-12-08T17:18:00Z">
        <w:r w:rsidR="0089601C">
          <w:t xml:space="preserve"> </w:t>
        </w:r>
      </w:ins>
      <w:r>
        <w:t xml:space="preserve">In extreme events like the 2015 Pakistan heat wave and the 2021 Texas power crisis, load shedding or rolling blackouts by utility providers to manage the surge in demand puts individuals at risk of prolonged exposure to hazardous indoor </w:t>
      </w:r>
      <w:r w:rsidR="00E90867">
        <w:t>thermal conditions</w:t>
      </w:r>
      <w:r>
        <w:t xml:space="preserve">. </w:t>
      </w:r>
      <w:r>
        <w:lastRenderedPageBreak/>
        <w:t xml:space="preserve">Utility providers and emergency planning agencies must consider ways to reduce peak loads during extreme events to avoid more drastic curtailment measures. </w:t>
      </w:r>
      <w:ins w:id="359" w:author="Arfa Aijazi" w:date="2023-12-13T11:53:00Z">
        <w:r w:rsidR="00483565">
          <w:t>Our results show that e</w:t>
        </w:r>
      </w:ins>
      <w:r>
        <w:t xml:space="preserve">ncouraging use of effective passive and low-energy strategies during sleep could help minimize load on energy grids while reducing exposure to extreme indoor </w:t>
      </w:r>
      <w:r w:rsidR="00877F00">
        <w:t>conditions</w:t>
      </w:r>
      <w:r>
        <w:t xml:space="preserve">. This may take the form of free distribution or subsidies for low-energy devices, particularly to members of vulnerable populations, and public service announcements encouraging use of passive strategies. </w:t>
      </w:r>
      <w:ins w:id="360" w:author="Stefano Schiavon" w:date="2023-12-15T14:57:00Z">
        <w:r w:rsidR="00271D16" w:rsidRPr="00271D16">
          <w:t>In this paper, our emphasis is on interventions directly applicable to individuals or their sleeping spaces. While there are additional interventions associated with enhancing building quality or landscapes, such as weatherization, shading, natural ventilation, and vegetation, we acknowledge their potential importance and recommend further exploration, even though they were not specifically addressed in our study</w:t>
        </w:r>
      </w:ins>
      <w:ins w:id="361" w:author="Stefano Schiavon" w:date="2023-12-15T14:54:00Z">
        <w:r w:rsidR="002C0CD5">
          <w:t>.</w:t>
        </w:r>
      </w:ins>
    </w:p>
    <w:p w14:paraId="28EC410A" w14:textId="3ACE76DD" w:rsidR="00C4422A" w:rsidRDefault="001D51D8" w:rsidP="004F7E72">
      <w:pPr>
        <w:rPr>
          <w:ins w:id="362" w:author="Arfa Aijazi" w:date="2023-12-08T14:36:00Z"/>
        </w:rPr>
      </w:pPr>
      <w:ins w:id="363" w:author="Arfa Aijazi" w:date="2023-12-07T15:31:00Z">
        <w:r>
          <w:t>While passive and low-energy strategies may already b</w:t>
        </w:r>
      </w:ins>
      <w:ins w:id="364" w:author="Arfa Aijazi" w:date="2023-12-07T15:32:00Z">
        <w:r>
          <w:t xml:space="preserve">e </w:t>
        </w:r>
        <w:del w:id="365" w:author="Thomas Parkinson" w:date="2023-12-15T09:35:00Z">
          <w:r w:rsidDel="006971DB">
            <w:delText>adapted by many individuals</w:delText>
          </w:r>
        </w:del>
      </w:ins>
      <w:ins w:id="366" w:author="Thomas Parkinson" w:date="2023-12-15T09:35:00Z">
        <w:r w:rsidR="006971DB">
          <w:t>used in many contexts</w:t>
        </w:r>
      </w:ins>
      <w:ins w:id="367" w:author="Arfa Aijazi" w:date="2023-12-07T15:32:00Z">
        <w:r>
          <w:t xml:space="preserve">, </w:t>
        </w:r>
      </w:ins>
      <w:ins w:id="368" w:author="Arfa Aijazi" w:date="2023-12-07T15:43:00Z">
        <w:r w:rsidR="00061E9B">
          <w:t xml:space="preserve">there remain barriers to their </w:t>
        </w:r>
      </w:ins>
      <w:ins w:id="369" w:author="Thomas Parkinson" w:date="2023-12-15T10:21:00Z">
        <w:r w:rsidR="00876193">
          <w:t xml:space="preserve">preferential </w:t>
        </w:r>
      </w:ins>
      <w:ins w:id="370" w:author="Arfa Aijazi" w:date="2023-12-07T15:43:00Z">
        <w:r w:rsidR="00061E9B">
          <w:t>use over conventional HVAC</w:t>
        </w:r>
      </w:ins>
      <w:ins w:id="371" w:author="Arfa Aijazi" w:date="2023-12-07T15:45:00Z">
        <w:r w:rsidR="00061E9B">
          <w:t xml:space="preserve"> systems</w:t>
        </w:r>
      </w:ins>
      <w:ins w:id="372" w:author="Arfa Aijazi" w:date="2023-12-07T15:44:00Z">
        <w:del w:id="373" w:author="Thomas Parkinson" w:date="2023-12-15T09:35:00Z">
          <w:r w:rsidR="00061E9B" w:rsidDel="006971DB">
            <w:delText>,</w:delText>
          </w:r>
        </w:del>
        <w:r w:rsidR="00061E9B">
          <w:t xml:space="preserve"> </w:t>
        </w:r>
      </w:ins>
      <w:ins w:id="374" w:author="Arfa Aijazi" w:date="2023-12-07T15:43:00Z">
        <w:r w:rsidR="00061E9B">
          <w:t>when available. A study in New York</w:t>
        </w:r>
      </w:ins>
      <w:ins w:id="375" w:author="Arfa Aijazi" w:date="2023-12-07T15:44:00Z">
        <w:r w:rsidR="00061E9B">
          <w:t xml:space="preserve"> City, United States</w:t>
        </w:r>
      </w:ins>
      <w:ins w:id="376" w:author="Arfa Aijazi" w:date="2023-12-07T15:43:00Z">
        <w:r w:rsidR="00061E9B">
          <w:t>, shows that</w:t>
        </w:r>
      </w:ins>
      <w:ins w:id="377" w:author="Arfa Aijazi" w:date="2023-12-06T23:22:00Z">
        <w:r w:rsidR="00D73C6A">
          <w:t xml:space="preserve"> p</w:t>
        </w:r>
      </w:ins>
      <w:r w:rsidR="004F7E72">
        <w:t>assive strategies are less commonly used than other environmental modifications such as turning on the air conditioning or electric fan</w:t>
      </w:r>
      <w:r w:rsidR="004F7E72">
        <w:fldChar w:fldCharType="begin"/>
      </w:r>
      <w:r w:rsidR="007676DE">
        <w:instrText xml:space="preserve"> ADDIN ZOTERO_ITEM CSL_CITATION {"citationID":"7J32ZaKd","properties":{"formattedCitation":"\\super 33\\nosupersub{}","plainCitation":"33","noteIndex":0},"citationItems":[{"id":504,"uris":["http://zotero.org/users/4259226/items/MAR4C65H"],"itemData":{"id":504,"type":"article-journal","abstract":"There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City","URL":"https://linkinghub.elsevier.com/retrieve/pii/S0048969716314498","volume":"574","author":[{"family":"Lee","given":"W. Victoria"},{"family":"Shaman","given":"Jeffrey"}],"accessed":{"date-parts":[["2022",5,19]]},"issued":{"date-parts":[["2017",1]]}}}],"schema":"https://github.com/citation-style-language/schema/raw/master/csl-citation.json"} </w:instrText>
      </w:r>
      <w:r w:rsidR="004F7E72">
        <w:fldChar w:fldCharType="separate"/>
      </w:r>
      <w:r w:rsidR="007676DE" w:rsidRPr="007676DE">
        <w:rPr>
          <w:rFonts w:cs="Times New Roman"/>
          <w:vertAlign w:val="superscript"/>
        </w:rPr>
        <w:t>33</w:t>
      </w:r>
      <w:r w:rsidR="004F7E72">
        <w:fldChar w:fldCharType="end"/>
      </w:r>
      <w:r w:rsidR="004F7E72">
        <w:t xml:space="preserve">. There are social and cultural barriers to the use of passive strategies, </w:t>
      </w:r>
      <w:r w:rsidR="005E7647">
        <w:t>for example, people may prefer</w:t>
      </w:r>
      <w:r w:rsidR="004F7E72">
        <w:t xml:space="preserve"> to sleep with a covering, regardless of the indoor air temperature, because it is associated with feelings of safety and security</w:t>
      </w:r>
      <w:r w:rsidR="004F7E72">
        <w:fldChar w:fldCharType="begin"/>
      </w:r>
      <w:r w:rsidR="00B51AA2">
        <w:instrText xml:space="preserve"> ADDIN ZOTERO_ITEM CSL_CITATION {"citationID":"ozeaoGvH","properties":{"formattedCitation":"\\super 63\\nosupersub{}","plainCitation":"63","noteIndex":0},"citationItems":[{"id":500,"uris":["http://zotero.org/users/4259226/items/6MM2EAHW"],"itemData":{"id":500,"type":"article-journal","abstract":"Abstract\n            Importance: Sensory integration modalities, such as weighted blankets, are used in occupational therapy practice to assist with emotional and physical regulation. However, the research related to the use and effectiveness of weighted blankets is sparse.\n            Objective: To identify, evaluate, and synthesize the current literature to help develop the impetus needed to launch a research study into the effectiveness of using weighted blankets to decrease anxiety and insomnia.\n            Data Sources: A literature search was conducted between January 23, 2018, and March 1, 2018. Databases and sites included the Cochrane Library, PubMed, PsycINFO, CINAHL, OTseeker, Web of Science, and Nursing Reference Center Plus. Search terms included weighted blanket, deep pressure, and occupational therapy as well as combinations of these terms.\n            Study Selection and Data Collection: This systematic review followed the Preferred Reporting Items for Systematic Reviews and Meta-Analyses guidelines. Articles were included if the study used weighted blankets as the modality of deep pressure stimulation. Data from presentations, conference proceedings, non–peer-reviewed literature, dissertations, and theses were excluded.\n            Findings: Only 8 studies were included: 4 Level I, 2 Level III, and 2 Level IV studies. The outcomes of these studies suggest that weighted blankets have the potential to be beneficial in limited settings and populations.\n            Conclusion and Relevance: Weighted blankets may be an appropriate therapeutic tool in reducing anxiety; however, there is not enough evidence to suggest they are helpful with insomnia.\n            What This Article Adds: Evidence-based research on the effectiveness of weighted blankets in reducing anxiety and insomnia is sparse. More research is needed to define guidelines for the use of weighted blankets in clinical practice and to investigate the underlying mechanism of action. This systematic review can be used to begin an investigation of the use of weighted blankets for larger and more diverse populations.","container-title":"The American Journal of Occupational Therapy","DOI":"10.5014/ajot.2020.037358","ISSN":"0272-9490, 1943-7676","issue":"2","language":"en","page":"7402205010p1-7402205010p14","source":"DOI.org (Crossref)","title":"Weighted Blanket Use: A Systematic Review","title-short":"Weighted Blanket Use","URL":"https://research.aota.org/ajot/article/74/2/7402205010p1/6662/Weighted-Blanket-Use-A-Systematic-Review","volume":"74","author":[{"family":"Eron","given":"Kathryn"},{"family":"Kohnert","given":"Lindsey"},{"family":"Watters","given":"Ashlie"},{"family":"Logan","given":"Christina"},{"family":"Weisner-Rose","given":"Melissa"},{"family":"Mehler","given":"Philip S."}],"accessed":{"date-parts":[["2022",5,31]]},"issued":{"date-parts":[["2020",3,1]]}}}],"schema":"https://github.com/citation-style-language/schema/raw/master/csl-citation.json"} </w:instrText>
      </w:r>
      <w:r w:rsidR="004F7E72">
        <w:fldChar w:fldCharType="separate"/>
      </w:r>
      <w:r w:rsidR="00B51AA2" w:rsidRPr="00B51AA2">
        <w:rPr>
          <w:rFonts w:cs="Times New Roman"/>
          <w:vertAlign w:val="superscript"/>
        </w:rPr>
        <w:t>63</w:t>
      </w:r>
      <w:r w:rsidR="004F7E72">
        <w:fldChar w:fldCharType="end"/>
      </w:r>
      <w:r w:rsidR="00E2551F">
        <w:t xml:space="preserve"> or for other reasons </w:t>
      </w:r>
      <w:r w:rsidR="00D17F37">
        <w:t xml:space="preserve">such </w:t>
      </w:r>
      <w:r w:rsidR="00E2551F">
        <w:t xml:space="preserve">as </w:t>
      </w:r>
      <w:r w:rsidR="004F7E72">
        <w:t>privacy. Likewise, swapping a mattress</w:t>
      </w:r>
      <w:r w:rsidR="004F7E72" w:rsidRPr="008E2CCB">
        <w:t xml:space="preserve"> </w:t>
      </w:r>
      <w:r w:rsidR="004F7E72">
        <w:t>for a more ventilated bed type</w:t>
      </w:r>
      <w:r w:rsidR="004F7E72" w:rsidRPr="008E2CCB">
        <w:t xml:space="preserve"> </w:t>
      </w:r>
      <w:r w:rsidR="004F7E72">
        <w:t>may not be a realistic strategy in many parts of the world. While we tested an innerspring mattress, solid foam mattresses</w:t>
      </w:r>
      <w:r w:rsidR="00213C73">
        <w:t>, which create warmer conditions,</w:t>
      </w:r>
      <w:r w:rsidR="004F7E72">
        <w:t xml:space="preserve"> are becoming increasingly common in </w:t>
      </w:r>
      <w:r w:rsidR="00FE0C52">
        <w:t>many parts of the world</w:t>
      </w:r>
      <w:r w:rsidR="004F7E72">
        <w:fldChar w:fldCharType="begin"/>
      </w:r>
      <w:r w:rsidR="00B51AA2">
        <w:instrText xml:space="preserve"> ADDIN ZOTERO_ITEM CSL_CITATION {"citationID":"lFTeUKAw","properties":{"formattedCitation":"\\super 64\\nosupersub{}","plainCitation":"64","noteIndex":0},"citationItems":[{"id":499,"uris":["http://zotero.org/users/4259226/items/GYIU88W8"],"itemData":{"id":499,"type":"report","number":"QYR-15055999","page":"90","title":"Global Memory Foam Mattress Market Research Report","author":[{"family":"360 Research Reports","given":""}],"issued":{"date-parts":[["2020",1,7]]}}}],"schema":"https://github.com/citation-style-language/schema/raw/master/csl-citation.json"} </w:instrText>
      </w:r>
      <w:r w:rsidR="004F7E72">
        <w:fldChar w:fldCharType="separate"/>
      </w:r>
      <w:r w:rsidR="00B51AA2" w:rsidRPr="00B51AA2">
        <w:rPr>
          <w:rFonts w:cs="Times New Roman"/>
          <w:vertAlign w:val="superscript"/>
        </w:rPr>
        <w:t>64</w:t>
      </w:r>
      <w:r w:rsidR="004F7E72">
        <w:fldChar w:fldCharType="end"/>
      </w:r>
      <w:r w:rsidR="004F7E72">
        <w:t>. Our study suggests</w:t>
      </w:r>
      <w:r w:rsidR="004F7E72" w:rsidRPr="008E2CCB">
        <w:t xml:space="preserve"> </w:t>
      </w:r>
      <w:r w:rsidR="004F7E72">
        <w:t xml:space="preserve">the actual heat transfer impact </w:t>
      </w:r>
      <w:r w:rsidR="00D17F37">
        <w:t xml:space="preserve">of </w:t>
      </w:r>
      <w:r w:rsidR="001658C9">
        <w:t>the</w:t>
      </w:r>
      <w:r w:rsidR="00D17F37">
        <w:t xml:space="preserve"> mattress </w:t>
      </w:r>
      <w:r w:rsidR="004F7E72">
        <w:t xml:space="preserve">may not be as significant as clothing or bedding due to higher contact surface area </w:t>
      </w:r>
      <w:r w:rsidR="001658C9">
        <w:t xml:space="preserve">of </w:t>
      </w:r>
      <w:r w:rsidR="004F7E72">
        <w:t>those layers compared to the relatively limited contact surface</w:t>
      </w:r>
      <w:r w:rsidR="001658C9">
        <w:t xml:space="preserve"> area</w:t>
      </w:r>
      <w:r w:rsidR="004F7E72">
        <w:t xml:space="preserve"> with the mattress. </w:t>
      </w:r>
      <w:ins w:id="378" w:author="Arfa Aijazi" w:date="2023-12-07T19:05:00Z">
        <w:r w:rsidR="00C62952">
          <w:t xml:space="preserve">In reality, </w:t>
        </w:r>
      </w:ins>
      <w:ins w:id="379" w:author="Arfa Aijazi" w:date="2023-12-07T19:07:00Z">
        <w:r w:rsidR="00C62952">
          <w:t xml:space="preserve">a person's surface </w:t>
        </w:r>
      </w:ins>
      <w:ins w:id="380" w:author="Arfa Aijazi" w:date="2023-12-07T19:05:00Z">
        <w:r w:rsidR="00C62952">
          <w:t xml:space="preserve">contact with the mattress will likely be higher than what we modeled in this study due to a real adult </w:t>
        </w:r>
      </w:ins>
      <w:ins w:id="381" w:author="Arfa Aijazi" w:date="2023-12-07T19:06:00Z">
        <w:r w:rsidR="00C62952">
          <w:t>weighing</w:t>
        </w:r>
      </w:ins>
      <w:ins w:id="382" w:author="Arfa Aijazi" w:date="2023-12-07T19:05:00Z">
        <w:r w:rsidR="00C62952">
          <w:t xml:space="preserve"> </w:t>
        </w:r>
      </w:ins>
      <w:ins w:id="383" w:author="Arfa Aijazi" w:date="2023-12-19T13:18:00Z">
        <w:r w:rsidR="00D133D5">
          <w:t xml:space="preserve">approximately </w:t>
        </w:r>
      </w:ins>
      <w:ins w:id="384" w:author="Arfa Aijazi" w:date="2023-12-19T13:27:00Z">
        <w:r w:rsidR="005A493A">
          <w:t>2</w:t>
        </w:r>
      </w:ins>
      <w:ins w:id="385" w:author="Arfa Aijazi" w:date="2023-12-19T13:28:00Z">
        <w:r w:rsidR="005A493A">
          <w:t>.9</w:t>
        </w:r>
      </w:ins>
      <w:ins w:id="386" w:author="Arfa Aijazi" w:date="2023-12-07T19:05:00Z">
        <w:r w:rsidR="00C62952">
          <w:t>-4x more</w:t>
        </w:r>
      </w:ins>
      <w:ins w:id="387" w:author="Arfa Aijazi" w:date="2023-12-19T13:20:00Z">
        <w:r w:rsidR="00D133D5">
          <w:fldChar w:fldCharType="begin"/>
        </w:r>
      </w:ins>
      <w:r w:rsidR="00B51AA2">
        <w:instrText xml:space="preserve"> ADDIN ZOTERO_ITEM CSL_CITATION {"citationID":"WMNOA1l8","properties":{"formattedCitation":"\\super 65\\nosupersub{}","plainCitation":"65","noteIndex":0},"citationItems":[{"id":1754,"uris":["http://zotero.org/users/4259226/items/BLZPQ9GC"],"itemData":{"id":1754,"type":"article-journal","abstract":"The energy requirement of species at each trophic level in an ecological pyramid is a function of the number of organisms and their average mass. Regarding human populations, although considerable attention is given to estimating the number of people, much less is given to estimating average mass, despite evidence that average body mass is increasing. We estimate global human biomass, its distribution by region and the proportion of biomass due to overweight and obesity.","container-title":"BMC Public Health","DOI":"10.1186/1471-2458-12-439","ISSN":"1471-2458","issue":"1","journalAbbreviation":"BMC Public Health","page":"439","source":"BioMed Central","title":"The weight of nations: an estimation of adult human biomass","title-short":"The weight of nations","URL":"https://doi.org/10.1186/1471-2458-12-439","volume":"12","author":[{"family":"Walpole","given":"Sarah Catherine"},{"family":"Prieto-Merino","given":"David"},{"family":"Edwards","given":"Phil"},{"family":"Cleland","given":"John"},{"family":"Stevens","given":"Gretchen"},{"family":"Roberts","given":"Ian"}],"accessed":{"date-parts":[["2023",12,19]]},"issued":{"date-parts":[["2012",6,18]]}}}],"schema":"https://github.com/citation-style-language/schema/raw/master/csl-citation.json"} </w:instrText>
      </w:r>
      <w:ins w:id="388" w:author="Arfa Aijazi" w:date="2023-12-19T13:20:00Z">
        <w:r w:rsidR="00D133D5">
          <w:fldChar w:fldCharType="separate"/>
        </w:r>
      </w:ins>
      <w:r w:rsidR="00B51AA2" w:rsidRPr="00B51AA2">
        <w:rPr>
          <w:rFonts w:cs="Times New Roman"/>
          <w:vertAlign w:val="superscript"/>
        </w:rPr>
        <w:t>65</w:t>
      </w:r>
      <w:ins w:id="389" w:author="Arfa Aijazi" w:date="2023-12-19T13:20:00Z">
        <w:r w:rsidR="00D133D5">
          <w:fldChar w:fldCharType="end"/>
        </w:r>
      </w:ins>
      <w:ins w:id="390" w:author="Arfa Aijazi" w:date="2023-12-07T19:05:00Z">
        <w:r w:rsidR="00C62952">
          <w:t xml:space="preserve"> than the thermal manikin and </w:t>
        </w:r>
      </w:ins>
      <w:ins w:id="391" w:author="Arfa Aijazi" w:date="2023-12-07T19:07:00Z">
        <w:r w:rsidR="00C62952">
          <w:t xml:space="preserve">the firmness of a real mattress will decrease over time. </w:t>
        </w:r>
      </w:ins>
      <w:ins w:id="392" w:author="Arfa Aijazi" w:date="2023-12-07T19:08:00Z">
        <w:r w:rsidR="00C62952">
          <w:t>Desp</w:t>
        </w:r>
      </w:ins>
      <w:ins w:id="393" w:author="Arfa Aijazi" w:date="2023-12-07T19:09:00Z">
        <w:r w:rsidR="00C62952">
          <w:t>ite this, we’d still</w:t>
        </w:r>
      </w:ins>
      <w:ins w:id="394" w:author="Arfa Aijazi" w:date="2023-12-07T19:08:00Z">
        <w:r w:rsidR="00C62952">
          <w:t xml:space="preserve"> expect a higher contact surface area with clothing or bedding </w:t>
        </w:r>
        <w:del w:id="395" w:author="Thomas Parkinson" w:date="2023-12-15T10:21:00Z">
          <w:r w:rsidR="00C62952" w:rsidDel="00876193">
            <w:delText>versus</w:delText>
          </w:r>
        </w:del>
      </w:ins>
      <w:ins w:id="396" w:author="Thomas Parkinson" w:date="2023-12-15T10:21:00Z">
        <w:r w:rsidR="00876193">
          <w:t>compare</w:t>
        </w:r>
      </w:ins>
      <w:ins w:id="397" w:author="Thomas Parkinson" w:date="2023-12-15T10:22:00Z">
        <w:r w:rsidR="00876193">
          <w:t>d to</w:t>
        </w:r>
      </w:ins>
      <w:ins w:id="398" w:author="Arfa Aijazi" w:date="2023-12-07T19:08:00Z">
        <w:r w:rsidR="00C62952">
          <w:t xml:space="preserve"> the mattress. </w:t>
        </w:r>
      </w:ins>
    </w:p>
    <w:p w14:paraId="468FFDA6" w14:textId="6584EFC6" w:rsidR="005A493A" w:rsidRPr="00667D9A" w:rsidRDefault="005A493A" w:rsidP="005A493A">
      <w:pPr>
        <w:spacing w:before="240"/>
        <w:rPr>
          <w:ins w:id="399" w:author="Arfa Aijazi" w:date="2023-12-19T13:30:00Z"/>
          <w:rPrChange w:id="400" w:author="Arfa Aijazi" w:date="2023-12-19T16:58:00Z">
            <w:rPr>
              <w:ins w:id="401" w:author="Arfa Aijazi" w:date="2023-12-19T13:30:00Z"/>
              <w:color w:val="0432FF"/>
            </w:rPr>
          </w:rPrChange>
        </w:rPr>
      </w:pPr>
      <w:ins w:id="402" w:author="Arfa Aijazi" w:date="2023-12-19T13:30:00Z">
        <w:r w:rsidRPr="00667D9A">
          <w:rPr>
            <w:rPrChange w:id="403" w:author="Arfa Aijazi" w:date="2023-12-19T16:58:00Z">
              <w:rPr>
                <w:color w:val="0432FF"/>
              </w:rPr>
            </w:rPrChange>
          </w:rPr>
          <w:t>While our study focuses on the impact of indoor temperature on sleep quality, fans may contribute to other factors related to the overall indoor environmental quality of the bedroom, such as acoustics. Loud environmental noise from vehicular traffic, aircraft, trains, and wind turbines can be disruptive to sleep</w:t>
        </w:r>
        <w:r w:rsidRPr="00667D9A">
          <w:rPr>
            <w:rPrChange w:id="404" w:author="Arfa Aijazi" w:date="2023-12-19T16:58:00Z">
              <w:rPr>
                <w:color w:val="0432FF"/>
              </w:rPr>
            </w:rPrChange>
          </w:rPr>
          <w:fldChar w:fldCharType="begin"/>
        </w:r>
      </w:ins>
      <w:r w:rsidR="00B51AA2">
        <w:instrText xml:space="preserve"> ADDIN ZOTERO_ITEM CSL_CITATION {"citationID":"8VoVHOAQ","properties":{"formattedCitation":"\\super 66\\nosupersub{}","plainCitation":"66","noteIndex":0},"citationItems":[{"id":1734,"uris":["http://zotero.org/users/4259226/items/C8KYGJAH"],"itemData":{"id":1734,"type":"article-journal","container-title":"Noise and Health","DOI":"10.4103/1463-1741.104897","ISSN":"1463-1741","issue":"61","journalAbbreviation":"Noise Health","language":"en","page":"297","source":"DOI.org (Crossref)","title":"Effects of environmental noise on sleep","URL":"http://www.noiseandhealth.org/text.asp?2012/14/61/297/104897","volume":"14","author":[{"family":"Hume","given":"KennethI"},{"family":"Brink","given":"Mark"},{"family":"Basner","given":"Mathias"}],"accessed":{"date-parts":[["2023",12,8]]},"issued":{"date-parts":[["2012"]]}}}],"schema":"https://github.com/citation-style-language/schema/raw/master/csl-citation.json"} </w:instrText>
      </w:r>
      <w:ins w:id="405" w:author="Arfa Aijazi" w:date="2023-12-19T13:30:00Z">
        <w:r w:rsidRPr="00667D9A">
          <w:rPr>
            <w:rPrChange w:id="406" w:author="Arfa Aijazi" w:date="2023-12-19T16:58:00Z">
              <w:rPr>
                <w:color w:val="0432FF"/>
              </w:rPr>
            </w:rPrChange>
          </w:rPr>
          <w:fldChar w:fldCharType="separate"/>
        </w:r>
      </w:ins>
      <w:r w:rsidR="00B51AA2" w:rsidRPr="00B51AA2">
        <w:rPr>
          <w:rFonts w:cs="Times New Roman"/>
          <w:vertAlign w:val="superscript"/>
        </w:rPr>
        <w:t>66</w:t>
      </w:r>
      <w:ins w:id="407" w:author="Arfa Aijazi" w:date="2023-12-19T13:30:00Z">
        <w:r w:rsidRPr="00667D9A">
          <w:rPr>
            <w:rPrChange w:id="408" w:author="Arfa Aijazi" w:date="2023-12-19T16:58:00Z">
              <w:rPr>
                <w:color w:val="0432FF"/>
              </w:rPr>
            </w:rPrChange>
          </w:rPr>
          <w:fldChar w:fldCharType="end"/>
        </w:r>
        <w:r w:rsidRPr="00667D9A">
          <w:rPr>
            <w:rPrChange w:id="409" w:author="Arfa Aijazi" w:date="2023-12-19T16:58:00Z">
              <w:rPr>
                <w:color w:val="0432FF"/>
              </w:rPr>
            </w:rPrChange>
          </w:rPr>
          <w:t>. These noises are generally loud and intermittent. On the other hand, soft  and constant noise, such as that produced by a white noise machine may aid sleep</w:t>
        </w:r>
        <w:r w:rsidRPr="00667D9A">
          <w:rPr>
            <w:rPrChange w:id="410" w:author="Arfa Aijazi" w:date="2023-12-19T16:58:00Z">
              <w:rPr>
                <w:color w:val="0432FF"/>
              </w:rPr>
            </w:rPrChange>
          </w:rPr>
          <w:fldChar w:fldCharType="begin"/>
        </w:r>
      </w:ins>
      <w:r w:rsidR="00B51AA2">
        <w:instrText xml:space="preserve"> ADDIN ZOTERO_ITEM CSL_CITATION {"citationID":"ccDpL5Kw","properties":{"formattedCitation":"\\super 67\\nosupersub{}","plainCitation":"67","noteIndex":0},"citationItems":[{"id":1738,"uris":["http://zotero.org/users/4259226/items/P6QK36RT"],"itemData":{"id":1738,"type":"article-journal","abstract":"White noise is purported to mask disruptive noises in the bedroom environment and be a nonpharmacological approach for promoting sleep and improving sleep quality. We conducted a systematic review of all studies examining the relationships between continuous white noise or similar broadband noise and sleep (PROSPERO 2020: CRD42020148736). Animal studies and studies using intermittent white noise to disrupt sleep or enhance slow wave activity were excluded. Two reviewers independently screened titles and abstracts of articles from three databases and assessed risk of bias for the 38 included articles. The primary outcomes described sleep onset latency, sleep fragmentation, sleep quality, and sleep and wake duration. There was heterogeneity in noise characteristics, sleep measurement methodology, adherence to the intervention, control group conditions or interventions, and presence of simultaneous experimental interventions. There was perhaps resultantly variability in research ﬁndings, with the extremes being that continuous noise improves or disrupts sleep. Following the GRADE criteria, the quality of evidence for continuous noise improving sleep was very low, which contradicts its widespread use. Additional research with objective sleep measures and detailed descriptions of noise exposure is needed before promoting continuous noise as a sleep aid, especially since it may also negatively affect sleep and hearing.","container-title":"Sleep Medicine Reviews","DOI":"10.1016/j.smrv.2020.101385","ISSN":"10870792","journalAbbreviation":"Sleep Medicine Reviews","language":"en","page":"101385","source":"DOI.org (Crossref)","title":"Noise as a sleep aid: A systematic review","title-short":"Noise as a sleep aid","URL":"https://linkinghub.elsevier.com/retrieve/pii/S1087079220301283","volume":"55","author":[{"family":"Riedy","given":"Samantha M."},{"family":"Smith","given":"Michael G."},{"family":"Rocha","given":"Sarah"},{"family":"Basner","given":"Mathias"}],"accessed":{"date-parts":[["2023",12,8]]},"issued":{"date-parts":[["2021",2]]}}}],"schema":"https://github.com/citation-style-language/schema/raw/master/csl-citation.json"} </w:instrText>
      </w:r>
      <w:ins w:id="411" w:author="Arfa Aijazi" w:date="2023-12-19T13:30:00Z">
        <w:r w:rsidRPr="00667D9A">
          <w:rPr>
            <w:rPrChange w:id="412" w:author="Arfa Aijazi" w:date="2023-12-19T16:58:00Z">
              <w:rPr>
                <w:color w:val="0432FF"/>
              </w:rPr>
            </w:rPrChange>
          </w:rPr>
          <w:fldChar w:fldCharType="separate"/>
        </w:r>
      </w:ins>
      <w:r w:rsidR="00B51AA2" w:rsidRPr="00B51AA2">
        <w:rPr>
          <w:rFonts w:cs="Times New Roman"/>
          <w:vertAlign w:val="superscript"/>
        </w:rPr>
        <w:t>67</w:t>
      </w:r>
      <w:ins w:id="413" w:author="Arfa Aijazi" w:date="2023-12-19T13:30:00Z">
        <w:r w:rsidRPr="00667D9A">
          <w:rPr>
            <w:rPrChange w:id="414" w:author="Arfa Aijazi" w:date="2023-12-19T16:58:00Z">
              <w:rPr>
                <w:color w:val="0432FF"/>
              </w:rPr>
            </w:rPrChange>
          </w:rPr>
          <w:fldChar w:fldCharType="end"/>
        </w:r>
        <w:r w:rsidRPr="00667D9A">
          <w:rPr>
            <w:rPrChange w:id="415" w:author="Arfa Aijazi" w:date="2023-12-19T16:58:00Z">
              <w:rPr>
                <w:color w:val="0432FF"/>
              </w:rPr>
            </w:rPrChange>
          </w:rPr>
          <w:t xml:space="preserve">. The noise from fans, like the ceiling and floor fans in this study, is more like the second of these two and if a DC motor is used, most probably it is not perceivable, but this is an area for further research. </w:t>
        </w:r>
      </w:ins>
    </w:p>
    <w:p w14:paraId="14687F52" w14:textId="4E8B06C8" w:rsidR="004F7E72" w:rsidDel="005A493A" w:rsidRDefault="00876193" w:rsidP="004F7E72">
      <w:pPr>
        <w:rPr>
          <w:del w:id="416" w:author="Arfa Aijazi" w:date="2023-12-19T13:30:00Z"/>
        </w:rPr>
      </w:pPr>
      <w:ins w:id="417" w:author="Thomas Parkinson" w:date="2023-12-15T10:22:00Z">
        <w:del w:id="418" w:author="Arfa Aijazi" w:date="2023-12-19T13:30:00Z">
          <w:r w:rsidDel="005A493A">
            <w:delText>the thermal environment</w:delText>
          </w:r>
        </w:del>
      </w:ins>
      <w:ins w:id="419" w:author="Thomas Parkinson" w:date="2023-12-15T10:23:00Z">
        <w:del w:id="420" w:author="Arfa Aijazi" w:date="2023-12-19T13:30:00Z">
          <w:r w:rsidDel="005A493A">
            <w:delText>influence indoor environmental qualityins</w:delText>
          </w:r>
        </w:del>
      </w:ins>
      <w:del w:id="421" w:author="Arfa Aijazi" w:date="2023-12-19T13:30:00Z">
        <w:r w:rsidR="00C27ABB" w:rsidDel="005A493A">
          <w:fldChar w:fldCharType="begin"/>
        </w:r>
        <w:r w:rsidR="00D133D5" w:rsidDel="005A493A">
          <w:delInstrText xml:space="preserve"> ADDIN ZOTERO_ITEM CSL_CITATION {"citationID":"8VoVHOAQ","properties":{"formattedCitation":"\\super 62\\nosupersub{}","plainCitation":"62","noteIndex":0},"citationItems":[{"id":1734,"uris":["http://zotero.org/users/4259226/items/C8KYGJAH"],"itemData":{"id":1734,"type":"article-journal","container-title":"Noise and Health","DOI":"10.4103/1463-1741.104897","ISSN":"1463-1741","issue":"61","journalAbbreviation":"Noise Health","language":"en","page":"297","source":"DOI.org (Crossref)","title":"Effects of environmental noise on sleep","URL":"http://www.noiseandhealth.org/text.asp?2012/14/61/297/104897","volume":"14","author":[{"family":"Hume","given":"KennethI"},{"family":"Brink","given":"Mark"},{"family":"Basner","given":"Mathias"}],"accessed":{"date-parts":[["2023",12,8]]},"issued":{"date-parts":[["2012"]]}}}],"schema":"https://github.com/citation-style-language/schema/raw/master/csl-citation.json"} </w:delInstrText>
        </w:r>
        <w:r w:rsidR="00C27ABB" w:rsidDel="005A493A">
          <w:fldChar w:fldCharType="separate"/>
        </w:r>
        <w:r w:rsidR="00D133D5" w:rsidRPr="00D133D5" w:rsidDel="005A493A">
          <w:rPr>
            <w:rFonts w:cs="Times New Roman"/>
            <w:vertAlign w:val="superscript"/>
          </w:rPr>
          <w:delText>62</w:delText>
        </w:r>
        <w:r w:rsidR="00C27ABB" w:rsidDel="005A493A">
          <w:fldChar w:fldCharType="end"/>
        </w:r>
      </w:del>
      <w:ins w:id="422" w:author="Thomas Parkinson" w:date="2023-12-15T10:24:00Z">
        <w:del w:id="423" w:author="Arfa Aijazi" w:date="2023-12-19T13:30:00Z">
          <w:r w:rsidDel="005A493A">
            <w:delText>Disruptive</w:delText>
          </w:r>
        </w:del>
      </w:ins>
      <w:del w:id="424" w:author="Arfa Aijazi" w:date="2023-12-19T13:30:00Z">
        <w:r w:rsidR="00C27ABB" w:rsidDel="005A493A">
          <w:fldChar w:fldCharType="begin"/>
        </w:r>
        <w:r w:rsidR="00D133D5" w:rsidDel="005A493A">
          <w:delInstrText xml:space="preserve"> ADDIN ZOTERO_ITEM CSL_CITATION {"citationID":"ccDpL5Kw","properties":{"formattedCitation":"\\super 63\\nosupersub{}","plainCitation":"63","noteIndex":0},"citationItems":[{"id":1738,"uris":["http://zotero.org/users/4259226/items/P6QK36RT"],"itemData":{"id":1738,"type":"article-journal","abstract":"White noise is purported to mask disruptive noises in the bedroom environment and be a nonpharmacological approach for promoting sleep and improving sleep quality. We conducted a systematic review of all studies examining the relationships between continuous white noise or similar broadband noise and sleep (PROSPERO 2020: CRD42020148736). Animal studies and studies using intermittent white noise to disrupt sleep or enhance slow wave activity were excluded. Two reviewers independently screened titles and abstracts of articles from three databases and assessed risk of bias for the 38 included articles. The primary outcomes described sleep onset latency, sleep fragmentation, sleep quality, and sleep and wake duration. There was heterogeneity in noise characteristics, sleep measurement methodology, adherence to the intervention, control group conditions or interventions, and presence of simultaneous experimental interventions. There was perhaps resultantly variability in research ﬁndings, with the extremes being that continuous noise improves or disrupts sleep. Following the GRADE criteria, the quality of evidence for continuous noise improving sleep was very low, which contradicts its widespread use. Additional research with objective sleep measures and detailed descriptions of noise exposure is needed before promoting continuous noise as a sleep aid, especially since it may also negatively affect sleep and hearing.","container-title":"Sleep Medicine Reviews","DOI":"10.1016/j.smrv.2020.101385","ISSN":"10870792","journalAbbreviation":"Sleep Medicine Reviews","language":"en","page":"101385","source":"DOI.org (Crossref)","title":"Noise as a sleep aid: A systematic review","title-short":"Noise as a sleep aid","URL":"https://linkinghub.elsevier.com/retrieve/pii/S1087079220301283","volume":"55","author":[{"family":"Riedy","given":"Samantha M."},{"family":"Smith","given":"Michael G."},{"family":"Rocha","given":"Sarah"},{"family":"Basner","given":"Mathias"}],"accessed":{"date-parts":[["2023",12,8]]},"issued":{"date-parts":[["2021",2]]}}}],"schema":"https://github.com/citation-style-language/schema/raw/master/csl-citation.json"} </w:delInstrText>
        </w:r>
        <w:r w:rsidR="00C27ABB" w:rsidDel="005A493A">
          <w:fldChar w:fldCharType="separate"/>
        </w:r>
        <w:r w:rsidR="00D133D5" w:rsidRPr="00D133D5" w:rsidDel="005A493A">
          <w:rPr>
            <w:rFonts w:cs="Times New Roman"/>
            <w:vertAlign w:val="superscript"/>
          </w:rPr>
          <w:delText>63</w:delText>
        </w:r>
        <w:r w:rsidR="00C27ABB" w:rsidDel="005A493A">
          <w:fldChar w:fldCharType="end"/>
        </w:r>
      </w:del>
      <w:ins w:id="425" w:author="Thomas Parkinson" w:date="2023-12-15T10:24:00Z">
        <w:del w:id="426" w:author="Arfa Aijazi" w:date="2023-12-19T13:30:00Z">
          <w:r w:rsidDel="005A493A">
            <w:delText>While tceiling and floor a soft continuous noise</w:delText>
          </w:r>
        </w:del>
      </w:ins>
      <w:ins w:id="427" w:author="Thomas Parkinson" w:date="2023-12-15T10:25:00Z">
        <w:del w:id="428" w:author="Arfa Aijazi" w:date="2023-12-19T13:30:00Z">
          <w:r w:rsidDel="005A493A">
            <w:delText>the impact o</w:delText>
          </w:r>
          <w:r w:rsidR="00805797" w:rsidDel="005A493A">
            <w:delText>f their noise on sleep</w:delText>
          </w:r>
          <w:r w:rsidDel="005A493A">
            <w:delText xml:space="preserve"> </w:delText>
          </w:r>
          <w:r w:rsidR="00805797" w:rsidDel="005A493A">
            <w:delText>be used to augm</w:delText>
          </w:r>
        </w:del>
      </w:ins>
      <w:ins w:id="429" w:author="Thomas Parkinson" w:date="2023-12-15T10:26:00Z">
        <w:del w:id="430" w:author="Arfa Aijazi" w:date="2023-12-19T13:30:00Z">
          <w:r w:rsidR="00805797" w:rsidDel="005A493A">
            <w:delText>ent and natural , indoor air quality,</w:delText>
          </w:r>
        </w:del>
      </w:ins>
      <w:del w:id="431" w:author="Arfa Aijazi" w:date="2023-12-19T13:30:00Z">
        <w:r w:rsidR="005C702D" w:rsidDel="005A493A">
          <w:fldChar w:fldCharType="begin"/>
        </w:r>
        <w:r w:rsidR="00D133D5" w:rsidDel="005A493A">
          <w:delInstrText xml:space="preserve"> ADDIN ZOTERO_ITEM CSL_CITATION {"citationID":"tqyMPHhn","properties":{"formattedCitation":"\\super 64\\nosupersub{}","plainCitation":"64","noteIndex":0},"citationItems":[{"id":1736,"uris":["http://zotero.org/users/4259226/items/S6N65MAY"],"itemData":{"id":1736,"type":"article-journal","container-title":"Indoor Air","DOI":"10.1111/ina.12254","ISSN":"0905-6947, 1600-0668","issue":"5","journalAbbreviation":"Indoor Air","language":"en","page":"679-686","source":"DOI.org (Crossref)","title":"The effects of bedroom air quality on sleep and next‐day performance","URL":"https://onlinelibrary.wiley.com/doi/10.1111/ina.12254","volume":"26","author":[{"family":"Strøm‐Tejsen","given":"P."},{"family":"Zukowska","given":"D."},{"family":"Wargocki","given":"P."},{"family":"Wyon","given":"D. P."}],"accessed":{"date-parts":[["2023",12,8]]},"issued":{"date-parts":[["2016",10]]}}}],"schema":"https://github.com/citation-style-language/schema/raw/master/csl-citation.json"} </w:delInstrText>
        </w:r>
        <w:r w:rsidR="005C702D" w:rsidDel="005A493A">
          <w:fldChar w:fldCharType="separate"/>
        </w:r>
        <w:r w:rsidR="00D133D5" w:rsidRPr="00D133D5" w:rsidDel="005A493A">
          <w:rPr>
            <w:rFonts w:cs="Times New Roman"/>
            <w:vertAlign w:val="superscript"/>
          </w:rPr>
          <w:delText>64</w:delText>
        </w:r>
        <w:r w:rsidR="005C702D" w:rsidDel="005A493A">
          <w:fldChar w:fldCharType="end"/>
        </w:r>
      </w:del>
    </w:p>
    <w:p w14:paraId="1830E3BA" w14:textId="5275CD7F" w:rsidR="004F7E72" w:rsidRDefault="004F7E72" w:rsidP="004F7E72">
      <w:r>
        <w:t xml:space="preserve">There are some important limitations in our experimental methodology. First, we tested the heating and cooling interventions at relatively mild conditions due to constraints from the experimental facility and thermal manikin. Moving towards more extreme conditions, we expect </w:t>
      </w:r>
      <w:r w:rsidR="005964D7">
        <w:t xml:space="preserve">that the heating </w:t>
      </w:r>
      <w:r>
        <w:t>effect</w:t>
      </w:r>
      <w:r w:rsidR="005964D7">
        <w:t xml:space="preserve"> would increase linearly with </w:t>
      </w:r>
      <w:r w:rsidR="001F66F4">
        <w:t xml:space="preserve">decreasing </w:t>
      </w:r>
      <w:r w:rsidR="005964D7">
        <w:t>air temperature</w:t>
      </w:r>
      <w:r w:rsidR="008374B8">
        <w:t>s</w:t>
      </w:r>
      <w:r w:rsidR="005964D7">
        <w:t xml:space="preserve">. </w:t>
      </w:r>
      <w:r w:rsidR="00B54898">
        <w:t>However, t</w:t>
      </w:r>
      <w:r w:rsidR="005964D7">
        <w:t>he</w:t>
      </w:r>
      <w:r w:rsidR="00CB4AD7">
        <w:t xml:space="preserve"> relationship between the</w:t>
      </w:r>
      <w:r w:rsidR="005964D7">
        <w:t xml:space="preserve"> cooling effect</w:t>
      </w:r>
      <w:r w:rsidR="00CB4AD7">
        <w:t xml:space="preserve"> and increasing air temperature is nonlinear as </w:t>
      </w:r>
      <w:r w:rsidR="005964D7">
        <w:t>convective cooling decrease</w:t>
      </w:r>
      <w:r w:rsidR="00CB4AD7">
        <w:t>s</w:t>
      </w:r>
      <w:r w:rsidR="005964D7">
        <w:t xml:space="preserve"> </w:t>
      </w:r>
      <w:r w:rsidR="00E35E04">
        <w:t>while evaporative heat loss</w:t>
      </w:r>
      <w:r w:rsidR="00CB4AD7">
        <w:t xml:space="preserve"> from sweating</w:t>
      </w:r>
      <w:r w:rsidR="00E35E04">
        <w:t xml:space="preserve"> (not measured by the manikin increases) tend</w:t>
      </w:r>
      <w:r w:rsidR="00CB4AD7">
        <w:t>s</w:t>
      </w:r>
      <w:r w:rsidR="00E35E04">
        <w:t xml:space="preserve"> to increase</w:t>
      </w:r>
      <w:r>
        <w:t>. Second, the thermal manikin used in this study measures dry heat loss only. Our measurements therefore underestimate the cooling effect</w:t>
      </w:r>
      <w:r w:rsidDel="008E2CCB">
        <w:t xml:space="preserve"> </w:t>
      </w:r>
      <w:r>
        <w:t>by ignoring evaporative cooling from sweating</w:t>
      </w:r>
      <w:r w:rsidR="00BB0BB1">
        <w:t xml:space="preserve">; </w:t>
      </w:r>
      <w:r w:rsidR="001F66F4">
        <w:t xml:space="preserve">both passive and active strategies may provide a larger cooling effect than what </w:t>
      </w:r>
      <w:r w:rsidR="00BB0BB1">
        <w:t xml:space="preserve">is </w:t>
      </w:r>
      <w:r w:rsidR="001F66F4">
        <w:t xml:space="preserve">reported here.  </w:t>
      </w:r>
      <w:r>
        <w:t>This conservative assumption may hold for populations vulnerable to extreme heat, such as the elderly, who have a reduced ability to sweat</w:t>
      </w:r>
      <w:r>
        <w:fldChar w:fldCharType="begin"/>
      </w:r>
      <w:r w:rsidR="00B51AA2">
        <w:instrText xml:space="preserve"> ADDIN ZOTERO_ITEM CSL_CITATION {"citationID":"24l3r7Bg","properties":{"formattedCitation":"\\super 68\\nosupersub{}","plainCitation":"68","noteIndex":0},"citationItems":[{"id":498,"uris":["http://zotero.org/users/4259226/items/76ZJR3VY"],"itemData":{"id":498,"type":"article-journal","container-title":"European Journal of Applied Physiology","DOI":"10.1007/s004210050485","ISSN":"1439-6319, 1439-6327","issue":"2","journalAbbreviation":"European Journal of Applied Physiology","language":"en","page":"121-126","source":"DOI.org (Crossref)","title":"Mechanisms underlying the age-related decrement in the human sweating response","URL":"http://link.springer.com/10.1007/s004210050485","volume":"79","author":[{"family":"Inoue","given":"Yoshimitsu"},{"family":"Shibasaki","given":"Manabu"},{"family":"Ueda","given":"Hiroyuki"},{"family":"Ishizashi","given":"Hiromichi"}],"accessed":{"date-parts":[["2022",6,1]]},"issued":{"date-parts":[["1999",1,1]]}}}],"schema":"https://github.com/citation-style-language/schema/raw/master/csl-citation.json"} </w:instrText>
      </w:r>
      <w:r>
        <w:fldChar w:fldCharType="separate"/>
      </w:r>
      <w:r w:rsidR="00B51AA2" w:rsidRPr="00B51AA2">
        <w:rPr>
          <w:rFonts w:cs="Times New Roman"/>
          <w:vertAlign w:val="superscript"/>
        </w:rPr>
        <w:t>68</w:t>
      </w:r>
      <w:r>
        <w:fldChar w:fldCharType="end"/>
      </w:r>
      <w:r>
        <w:t xml:space="preserve">. Third, we only considered the whole-body thermal effect and </w:t>
      </w:r>
      <w:r>
        <w:lastRenderedPageBreak/>
        <w:t xml:space="preserve">not asymmetric heating or cooling of different body segments. This is more important for localized PCS, such as the mattress pads, pedestal fan, or hot water bottle, as the thermal sensation perceived for individual </w:t>
      </w:r>
      <w:r w:rsidR="00006CC9">
        <w:t>body segment</w:t>
      </w:r>
      <w:r>
        <w:t>s affects thermal sensation and comfort for the whole body</w:t>
      </w:r>
      <w:r>
        <w:fldChar w:fldCharType="begin"/>
      </w:r>
      <w:r w:rsidR="00B51AA2">
        <w:instrText xml:space="preserve"> ADDIN ZOTERO_ITEM CSL_CITATION {"citationID":"a28uGcGX","properties":{"formattedCitation":"\\super 69\\nosupersub{}","plainCitation":"69","noteIndex":0},"citationItems":[{"id":497,"uris":["http://zotero.org/users/4259226/items/VHVGSN9Q"],"itemData":{"id":497,"type":"article-journal","abstract":"Subjects were exposed to sequences of partial-body cooling and warming over a period of three hours. Skin temperatures, core temperature, thermal sensation, and comfort responses were collected for nineteen local body parts, and for the whole body. This paper relates local thermal sensations and comfort to skin and core temperatures, and examines how the thermal sensation and comfort perceived for individual body parts affect thermal sensation and comfort perceived for the whole body. Overshoot in sensation and comfort is stronger when local body parts are cooled or warmed than when the whole body experiences a step-change.","container-title":"Journal of Thermal Biology","DOI":"10.1016/j.jtherbio.2005.11.027","ISSN":"03064565","issue":"1-2","journalAbbreviation":"Journal of Thermal Biology","language":"en","page":"60-66","source":"DOI.org (Crossref)","title":"Partial- and whole-body thermal sensation and comfort—Part II: Non-uniform environmental conditions","title-short":"Partial- and whole-body thermal sensation and comfort—Part II","URL":"https://linkinghub.elsevier.com/retrieve/pii/S0306456505001233","volume":"31","author":[{"family":"Arens","given":"Edward"},{"family":"Zhang","given":"Hui"},{"family":"Huizenga","given":"Charlie"}],"accessed":{"date-parts":[["2022",6,1]]},"issued":{"date-parts":[["2006",1]]}}}],"schema":"https://github.com/citation-style-language/schema/raw/master/csl-citation.json"} </w:instrText>
      </w:r>
      <w:r>
        <w:fldChar w:fldCharType="separate"/>
      </w:r>
      <w:r w:rsidR="00B51AA2" w:rsidRPr="00B51AA2">
        <w:rPr>
          <w:rFonts w:cs="Times New Roman"/>
          <w:vertAlign w:val="superscript"/>
        </w:rPr>
        <w:t>69</w:t>
      </w:r>
      <w:r>
        <w:fldChar w:fldCharType="end"/>
      </w:r>
      <w:r>
        <w:t>. Fourth, the manikin-based equivalent temperature does not consider human sensation, perception, and other subjective aspects of thermal comfort. Lastly, we assume that someone closer to a state of thermal comfort will have improve</w:t>
      </w:r>
      <w:r w:rsidR="001C1EBD">
        <w:t>d</w:t>
      </w:r>
      <w:r>
        <w:t xml:space="preserve"> sleep quantity and quality, and subsequently other health outcomes. </w:t>
      </w:r>
    </w:p>
    <w:p w14:paraId="2E502050" w14:textId="77777777" w:rsidR="00A46F95" w:rsidRDefault="00A46F95" w:rsidP="00CB4AD7">
      <w:pPr>
        <w:pStyle w:val="Heading1"/>
      </w:pPr>
      <w:r>
        <w:t>Methods</w:t>
      </w:r>
    </w:p>
    <w:p w14:paraId="52F46F8F" w14:textId="77777777" w:rsidR="00A46F95" w:rsidRPr="00907AF7" w:rsidRDefault="00A46F95" w:rsidP="00CB4AD7">
      <w:pPr>
        <w:pStyle w:val="Heading2"/>
      </w:pPr>
      <w:r w:rsidRPr="00907AF7">
        <w:t>Experimental facilities</w:t>
      </w:r>
    </w:p>
    <w:p w14:paraId="06689A45" w14:textId="3A881C0B" w:rsidR="00A46F95" w:rsidRDefault="00A46F95" w:rsidP="00A46F95">
      <w:r>
        <w:t>We conducted the study in the controlled environmental chamber (CEC) at the University of California, Berkeley. The chamber measures 5.5 m x 5.5 m x 2.5 m (18 ft x 18 ft x 8 ft 4 in) and is described in detail by Bauman and Arens</w:t>
      </w:r>
      <w:r>
        <w:fldChar w:fldCharType="begin"/>
      </w:r>
      <w:r w:rsidR="00B51AA2">
        <w:instrText xml:space="preserve"> ADDIN ZOTERO_ITEM CSL_CITATION {"citationID":"dFXZyDY8","properties":{"formattedCitation":"\\super 70\\nosupersub{}","plainCitation":"70","noteIndex":0},"citationItems":[{"id":525,"uris":["http://zotero.org/users/4259226/items/X3TDFR9S"],"itemData":{"id":525,"type":"article-journal","abstract":"Author(s): Bauman, Fred; Arens, Edward","language":"en","source":"escholarship.org","title":"The development of a controlled environment chamber for the physical and subjective assessment of human comfort in office environments","URL":"https://escholarship.org/uc/item/0mn5485n","author":[{"family":"Bauman","given":"Fred"},{"family":"Arens","given":"Edward"}],"accessed":{"date-parts":[["2021",8,14]]},"issued":{"date-parts":[["1988",5,1]]}}}],"schema":"https://github.com/citation-style-language/schema/raw/master/csl-citation.json"} </w:instrText>
      </w:r>
      <w:r>
        <w:fldChar w:fldCharType="separate"/>
      </w:r>
      <w:r w:rsidR="00B51AA2" w:rsidRPr="00B51AA2">
        <w:rPr>
          <w:rFonts w:cs="Times New Roman"/>
          <w:vertAlign w:val="superscript"/>
        </w:rPr>
        <w:t>70</w:t>
      </w:r>
      <w:r>
        <w:fldChar w:fldCharType="end"/>
      </w:r>
      <w:r>
        <w:t xml:space="preserve"> and </w:t>
      </w:r>
      <w:proofErr w:type="spellStart"/>
      <w:r>
        <w:t>Arens</w:t>
      </w:r>
      <w:proofErr w:type="spellEnd"/>
      <w:r>
        <w:t xml:space="preserve"> et al.</w:t>
      </w:r>
      <w:r>
        <w:fldChar w:fldCharType="begin"/>
      </w:r>
      <w:r w:rsidR="00B51AA2">
        <w:instrText xml:space="preserve"> ADDIN ZOTERO_ITEM CSL_CITATION {"citationID":"EhREX9ao","properties":{"formattedCitation":"\\super 71\\nosupersub{}","plainCitation":"71","noteIndex":0},"citationItems":[{"id":513,"uris":["http://zotero.org/users/4259226/items/XRL2BM3J"],"itemData":{"id":513,"type":"article-journal","abstract":"This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B51AA2" w:rsidRPr="00B51AA2">
        <w:rPr>
          <w:rFonts w:cs="Times New Roman"/>
          <w:vertAlign w:val="superscript"/>
        </w:rPr>
        <w:t>71</w:t>
      </w:r>
      <w:r>
        <w:fldChar w:fldCharType="end"/>
      </w:r>
      <w:r>
        <w:t xml:space="preserve">. Though the CEC’s design resembles a modern office, its mechanical systems provide a high degree of control over the thermal environment. The chamber’s air handling unit (AHU) can control dry-bulb temperature to within 0.2°C. There are windows on two sides (south and east) with external shades and internal venetian blinds on both windows to control heat gains from solar radiation. </w:t>
      </w:r>
      <w:r w:rsidR="0037269A">
        <w:t xml:space="preserve">The </w:t>
      </w:r>
      <w:r w:rsidR="00872113">
        <w:t xml:space="preserve">interior </w:t>
      </w:r>
      <w:r w:rsidR="0037269A">
        <w:t xml:space="preserve">surface temperature of the exterior walls and windows can be controlled thanks to an </w:t>
      </w:r>
      <w:r w:rsidR="00AE7BC6">
        <w:t xml:space="preserve">independent </w:t>
      </w:r>
      <w:r w:rsidR="0037269A">
        <w:t xml:space="preserve">HVAC </w:t>
      </w:r>
      <w:r w:rsidR="005C593F">
        <w:t>system</w:t>
      </w:r>
      <w:r w:rsidR="0037269A">
        <w:t xml:space="preserve">. </w:t>
      </w:r>
      <w:r>
        <w:t xml:space="preserve">We set the temperature of </w:t>
      </w:r>
      <w:r w:rsidR="00872113">
        <w:t>interior surfaces</w:t>
      </w:r>
      <w:r w:rsidR="0037269A">
        <w:t xml:space="preserve"> </w:t>
      </w:r>
      <w:r>
        <w:t xml:space="preserve">to be isothermal with the </w:t>
      </w:r>
      <w:r w:rsidR="00872113">
        <w:t xml:space="preserve">chamber </w:t>
      </w:r>
      <w:r>
        <w:t xml:space="preserve">to ensure mean radiant temperature was the same as the dry-bulb temperature. </w:t>
      </w:r>
    </w:p>
    <w:p w14:paraId="75F2E9F5" w14:textId="77777777" w:rsidR="00A46F95" w:rsidRPr="007E6B76" w:rsidRDefault="00A46F95" w:rsidP="00CB4AD7">
      <w:pPr>
        <w:pStyle w:val="Heading2"/>
      </w:pPr>
      <w:r w:rsidRPr="00907AF7">
        <w:t>M</w:t>
      </w:r>
      <w:r w:rsidRPr="007E6B76">
        <w:t>easuring instruments</w:t>
      </w:r>
    </w:p>
    <w:p w14:paraId="0306523F" w14:textId="52D2E926" w:rsidR="00A46F95" w:rsidRDefault="00A46F95" w:rsidP="00A46F95">
      <w:r>
        <w:t>We used a dry heat loss thermal manikin to evaluate the effect of different heating and cooling strategies for sleeping environments. A thermal manikin is a heated dummy designed to simulate heat exchange between the human body and its thermal environment</w:t>
      </w:r>
      <w:r>
        <w:fldChar w:fldCharType="begin"/>
      </w:r>
      <w:r w:rsidR="007676DE">
        <w:instrText xml:space="preserve"> ADDIN ZOTERO_ITEM CSL_CITATION {"citationID":"3edoJnin","properties":{"formattedCitation":"\\super 58\\nosupersub{}","plainCitation":"58","noteIndex":0},"citationItems":[{"id":567,"uris":["http://zotero.org/users/4259226/items/AABZXNMK"],"itemData":{"id":567,"type":"article-journal","abstract":"This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fldChar w:fldCharType="separate"/>
      </w:r>
      <w:r w:rsidR="007676DE" w:rsidRPr="007676DE">
        <w:rPr>
          <w:rFonts w:cs="Times New Roman"/>
          <w:vertAlign w:val="superscript"/>
        </w:rPr>
        <w:t>58</w:t>
      </w:r>
      <w:r>
        <w:fldChar w:fldCharType="end"/>
      </w:r>
      <w:r>
        <w:t>. We used a female thermal manikin developed by PT Teknik</w:t>
      </w:r>
      <w:r>
        <w:fldChar w:fldCharType="begin"/>
      </w:r>
      <w:r w:rsidR="00B51AA2">
        <w:instrText xml:space="preserve"> ADDIN ZOTERO_ITEM CSL_CITATION {"citationID":"EM3leHzM","properties":{"formattedCitation":"\\super 72\\nosupersub{}","plainCitation":"72","noteIndex":0},"citationItems":[{"id":511,"uris":["http://zotero.org/users/4259226/items/KRK7BWCU"],"itemData":{"id":511,"type":"document","language":"en","source":"Zotero","title":"Thermal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fldChar w:fldCharType="separate"/>
      </w:r>
      <w:r w:rsidR="00B51AA2" w:rsidRPr="00B51AA2">
        <w:rPr>
          <w:rFonts w:cs="Times New Roman"/>
          <w:vertAlign w:val="superscript"/>
        </w:rPr>
        <w:t>72</w:t>
      </w:r>
      <w:r>
        <w:fldChar w:fldCharType="end"/>
      </w:r>
      <w:r>
        <w:t>. The manikin consists of a molded polystyrene shell wound with embedded nickel wir</w:t>
      </w:r>
      <w:r w:rsidRPr="00667D9A">
        <w:t xml:space="preserve">e. </w:t>
      </w:r>
      <w:commentRangeStart w:id="432"/>
      <w:r w:rsidRPr="00667D9A">
        <w:t>The manikin is 1.68 m tall</w:t>
      </w:r>
      <w:ins w:id="433" w:author="Arfa Aijazi" w:date="2023-12-19T16:58:00Z">
        <w:r w:rsidR="00667D9A" w:rsidRPr="00667D9A">
          <w:rPr>
            <w:rPrChange w:id="434" w:author="Arfa Aijazi" w:date="2023-12-19T16:59:00Z">
              <w:rPr>
                <w:highlight w:val="yellow"/>
              </w:rPr>
            </w:rPrChange>
          </w:rPr>
          <w:t xml:space="preserve"> </w:t>
        </w:r>
      </w:ins>
      <w:del w:id="435" w:author="Arfa Aijazi" w:date="2023-12-19T16:58:00Z">
        <w:r w:rsidRPr="00667D9A" w:rsidDel="00667D9A">
          <w:delText>, has a surface area of 1.48 m</w:delText>
        </w:r>
        <w:r w:rsidRPr="00667D9A" w:rsidDel="00667D9A">
          <w:rPr>
            <w:vertAlign w:val="superscript"/>
          </w:rPr>
          <w:delText>2</w:delText>
        </w:r>
        <w:r w:rsidRPr="00667D9A" w:rsidDel="00667D9A">
          <w:delText xml:space="preserve">, </w:delText>
        </w:r>
      </w:del>
      <w:r w:rsidRPr="00667D9A">
        <w:t xml:space="preserve">and weighs approximately </w:t>
      </w:r>
      <w:del w:id="436" w:author="luo maohui" w:date="2023-12-18T21:23:00Z">
        <w:r w:rsidRPr="00667D9A" w:rsidDel="0078116C">
          <w:delText xml:space="preserve">18 </w:delText>
        </w:r>
      </w:del>
      <w:ins w:id="437" w:author="luo maohui" w:date="2023-12-18T21:23:00Z">
        <w:r w:rsidR="0078116C" w:rsidRPr="00667D9A">
          <w:rPr>
            <w:rPrChange w:id="438" w:author="Arfa Aijazi" w:date="2023-12-19T16:59:00Z">
              <w:rPr>
                <w:highlight w:val="yellow"/>
              </w:rPr>
            </w:rPrChange>
          </w:rPr>
          <w:t>20</w:t>
        </w:r>
        <w:r w:rsidR="0078116C" w:rsidRPr="00667D9A">
          <w:t xml:space="preserve"> </w:t>
        </w:r>
      </w:ins>
      <w:r w:rsidRPr="00667D9A">
        <w:t>kg</w:t>
      </w:r>
      <w:r w:rsidR="00667D9A">
        <w:fldChar w:fldCharType="begin"/>
      </w:r>
      <w:r w:rsidR="00B51AA2">
        <w:instrText xml:space="preserve"> ADDIN ZOTERO_ITEM CSL_CITATION {"citationID":"naxvGOC1","properties":{"formattedCitation":"\\super 72\\nosupersub{}","plainCitation":"72","noteIndex":0},"citationItems":[{"id":511,"uris":["http://zotero.org/users/4259226/items/KRK7BWCU"],"itemData":{"id":511,"type":"document","language":"en","source":"Zotero","title":"Thermal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rsidR="00667D9A">
        <w:fldChar w:fldCharType="separate"/>
      </w:r>
      <w:r w:rsidR="00B51AA2" w:rsidRPr="00B51AA2">
        <w:rPr>
          <w:rFonts w:cs="Times New Roman"/>
          <w:vertAlign w:val="superscript"/>
        </w:rPr>
        <w:t>72</w:t>
      </w:r>
      <w:r w:rsidR="00667D9A">
        <w:fldChar w:fldCharType="end"/>
      </w:r>
      <w:r w:rsidRPr="00667D9A">
        <w:t>.</w:t>
      </w:r>
      <w:commentRangeEnd w:id="432"/>
      <w:r w:rsidR="003847D0" w:rsidRPr="00667D9A">
        <w:rPr>
          <w:rStyle w:val="CommentReference"/>
        </w:rPr>
        <w:commentReference w:id="432"/>
      </w:r>
      <w:r>
        <w:t xml:space="preserve"> The manikin has 16 independently controlled </w:t>
      </w:r>
      <w:r w:rsidR="00006CC9">
        <w:t>body segment</w:t>
      </w:r>
      <w:r>
        <w:t>s</w:t>
      </w:r>
      <w:r w:rsidR="00DB714A">
        <w:t xml:space="preserve"> </w:t>
      </w:r>
      <w:r>
        <w:t xml:space="preserve">and measures the sensible heat loss, </w:t>
      </w:r>
      <w:r w:rsidRPr="00A711AF">
        <w:rPr>
          <w:i/>
          <w:iCs/>
        </w:rPr>
        <w:t>Q</w:t>
      </w:r>
      <w:r w:rsidRPr="00A711AF">
        <w:rPr>
          <w:i/>
          <w:iCs/>
          <w:vertAlign w:val="subscript"/>
        </w:rPr>
        <w:t>t</w:t>
      </w:r>
      <w:r>
        <w:t xml:space="preserve"> [W/m</w:t>
      </w:r>
      <w:r w:rsidRPr="00A711AF">
        <w:rPr>
          <w:vertAlign w:val="superscript"/>
        </w:rPr>
        <w:t>2</w:t>
      </w:r>
      <w:r>
        <w:t xml:space="preserve">] and the skin temperature </w:t>
      </w:r>
      <w:r>
        <w:rPr>
          <w:i/>
          <w:iCs/>
        </w:rPr>
        <w:t>T</w:t>
      </w:r>
      <w:r w:rsidRPr="00A711AF">
        <w:rPr>
          <w:i/>
          <w:iCs/>
          <w:vertAlign w:val="subscript"/>
        </w:rPr>
        <w:t>s</w:t>
      </w:r>
      <w:r>
        <w:rPr>
          <w:i/>
          <w:iCs/>
          <w:vertAlign w:val="subscript"/>
        </w:rPr>
        <w:t>k</w:t>
      </w:r>
      <w:r>
        <w:t xml:space="preserve"> [°C] of each segment.</w:t>
      </w:r>
      <w:r w:rsidR="00DB714A">
        <w:t xml:space="preserve"> </w:t>
      </w:r>
      <w:r w:rsidR="0016102B">
        <w:fldChar w:fldCharType="begin"/>
      </w:r>
      <w:r w:rsidR="0016102B">
        <w:instrText xml:space="preserve"> REF _Ref138199049 \h </w:instrText>
      </w:r>
      <w:r w:rsidR="0016102B">
        <w:fldChar w:fldCharType="separate"/>
      </w:r>
      <w:r w:rsidR="0016102B">
        <w:t xml:space="preserve">Table </w:t>
      </w:r>
      <w:r w:rsidR="0016102B">
        <w:rPr>
          <w:noProof/>
        </w:rPr>
        <w:t>1</w:t>
      </w:r>
      <w:r w:rsidR="0016102B">
        <w:fldChar w:fldCharType="end"/>
      </w:r>
      <w:r w:rsidR="0016102B">
        <w:t xml:space="preserve"> </w:t>
      </w:r>
      <w:r w:rsidR="00DB714A">
        <w:t xml:space="preserve">lists the surface area and core temperature set point for each body segment. </w:t>
      </w:r>
    </w:p>
    <w:p w14:paraId="3475AD5E" w14:textId="47772A18" w:rsidR="0016102B" w:rsidRDefault="0016102B" w:rsidP="0016102B">
      <w:pPr>
        <w:pStyle w:val="Caption"/>
        <w:keepNext/>
      </w:pPr>
      <w:bookmarkStart w:id="439" w:name="_Ref138199049"/>
      <w:r>
        <w:t xml:space="preserve">Table </w:t>
      </w:r>
      <w:fldSimple w:instr=" SEQ Table \* ARABIC ">
        <w:r w:rsidR="006B43D3">
          <w:rPr>
            <w:noProof/>
          </w:rPr>
          <w:t>1</w:t>
        </w:r>
      </w:fldSimple>
      <w:bookmarkEnd w:id="439"/>
      <w:r>
        <w:t xml:space="preserve">: </w:t>
      </w:r>
      <w:r>
        <w:rPr>
          <w:noProof/>
        </w:rPr>
        <w:t>Thermal manikin body segments and associated surface area and core temperature setting for comfort mode per the Advanced Berkeley Comfort model</w:t>
      </w:r>
      <w:r>
        <w:fldChar w:fldCharType="begin"/>
      </w:r>
      <w:r w:rsidR="00B51AA2">
        <w:instrText xml:space="preserve"> ADDIN ZOTERO_ITEM CSL_CITATION {"citationID":"uaFcYBrk","properties":{"formattedCitation":"\\super 73\\nosupersub{}","plainCitation":"73","noteIndex":0},"citationItems":[{"id":494,"uris":["http://zotero.org/users/4259226/items/VQJPJYLG"],"itemData":{"id":494,"type":"article-journal","abstract":"The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fldChar w:fldCharType="separate"/>
      </w:r>
      <w:r w:rsidR="00B51AA2" w:rsidRPr="00B51AA2">
        <w:rPr>
          <w:rFonts w:cs="Times New Roman"/>
          <w:sz w:val="22"/>
          <w:vertAlign w:val="superscript"/>
        </w:rPr>
        <w:t>73</w:t>
      </w:r>
      <w:r>
        <w:fldChar w:fldCharType="end"/>
      </w:r>
      <w:r>
        <w:rPr>
          <w:noProof/>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1481"/>
        <w:gridCol w:w="1663"/>
        <w:gridCol w:w="2054"/>
      </w:tblGrid>
      <w:tr w:rsidR="0016102B" w14:paraId="1B5F5E80" w14:textId="77777777" w:rsidTr="00AA7222">
        <w:tc>
          <w:tcPr>
            <w:tcW w:w="0" w:type="auto"/>
          </w:tcPr>
          <w:p w14:paraId="2A8E0118" w14:textId="77777777" w:rsidR="0016102B" w:rsidRDefault="0016102B" w:rsidP="00AA7222">
            <w:pPr>
              <w:pStyle w:val="Tabletext"/>
            </w:pPr>
          </w:p>
        </w:tc>
        <w:tc>
          <w:tcPr>
            <w:tcW w:w="0" w:type="auto"/>
          </w:tcPr>
          <w:p w14:paraId="24CCBCC1" w14:textId="77777777" w:rsidR="0016102B" w:rsidRPr="00D12370" w:rsidRDefault="0016102B" w:rsidP="00AA7222">
            <w:pPr>
              <w:pStyle w:val="Tabletext"/>
              <w:rPr>
                <w:b/>
                <w:bCs/>
              </w:rPr>
            </w:pPr>
            <w:r>
              <w:rPr>
                <w:b/>
                <w:bCs/>
              </w:rPr>
              <w:t>Body segment</w:t>
            </w:r>
          </w:p>
        </w:tc>
        <w:tc>
          <w:tcPr>
            <w:tcW w:w="0" w:type="auto"/>
          </w:tcPr>
          <w:p w14:paraId="5D71F315" w14:textId="77777777" w:rsidR="0016102B" w:rsidRPr="00D12370" w:rsidRDefault="0016102B" w:rsidP="00AA7222">
            <w:pPr>
              <w:pStyle w:val="Tabletext"/>
              <w:rPr>
                <w:b/>
                <w:bCs/>
              </w:rPr>
            </w:pPr>
            <w:r w:rsidRPr="00D12370">
              <w:rPr>
                <w:b/>
                <w:bCs/>
              </w:rPr>
              <w:t>Surface area (m</w:t>
            </w:r>
            <w:r w:rsidRPr="00D12370">
              <w:rPr>
                <w:b/>
                <w:bCs/>
                <w:vertAlign w:val="superscript"/>
              </w:rPr>
              <w:t>2</w:t>
            </w:r>
            <w:r w:rsidRPr="00D12370">
              <w:rPr>
                <w:b/>
                <w:bCs/>
              </w:rPr>
              <w:t>)</w:t>
            </w:r>
          </w:p>
        </w:tc>
        <w:tc>
          <w:tcPr>
            <w:tcW w:w="0" w:type="auto"/>
          </w:tcPr>
          <w:p w14:paraId="77874497" w14:textId="77777777" w:rsidR="0016102B" w:rsidRPr="00D12370" w:rsidRDefault="0016102B" w:rsidP="00AA7222">
            <w:pPr>
              <w:pStyle w:val="Tabletext"/>
              <w:rPr>
                <w:b/>
                <w:bCs/>
              </w:rPr>
            </w:pPr>
            <w:r>
              <w:rPr>
                <w:b/>
                <w:bCs/>
              </w:rPr>
              <w:t>Core temperature (°C)</w:t>
            </w:r>
          </w:p>
        </w:tc>
      </w:tr>
      <w:tr w:rsidR="0016102B" w14:paraId="7F3C7D78" w14:textId="77777777" w:rsidTr="00AA7222">
        <w:tc>
          <w:tcPr>
            <w:tcW w:w="0" w:type="auto"/>
          </w:tcPr>
          <w:p w14:paraId="34B921E7" w14:textId="77777777" w:rsidR="0016102B" w:rsidRDefault="0016102B" w:rsidP="00AA7222">
            <w:pPr>
              <w:pStyle w:val="Tabletext"/>
            </w:pPr>
            <w:r>
              <w:t>1</w:t>
            </w:r>
          </w:p>
        </w:tc>
        <w:tc>
          <w:tcPr>
            <w:tcW w:w="0" w:type="auto"/>
          </w:tcPr>
          <w:p w14:paraId="3D5666BF" w14:textId="77777777" w:rsidR="0016102B" w:rsidRDefault="0016102B" w:rsidP="00AA7222">
            <w:pPr>
              <w:pStyle w:val="Tabletext"/>
            </w:pPr>
            <w:r>
              <w:t>Left foot</w:t>
            </w:r>
          </w:p>
        </w:tc>
        <w:tc>
          <w:tcPr>
            <w:tcW w:w="0" w:type="auto"/>
            <w:vAlign w:val="center"/>
          </w:tcPr>
          <w:p w14:paraId="36B08055" w14:textId="77777777" w:rsidR="0016102B" w:rsidRDefault="0016102B" w:rsidP="00AA7222">
            <w:pPr>
              <w:pStyle w:val="Tabletext"/>
            </w:pPr>
            <w:r>
              <w:rPr>
                <w:rFonts w:cs="Calibri"/>
                <w:color w:val="000000"/>
              </w:rPr>
              <w:t>0.05</w:t>
            </w:r>
          </w:p>
        </w:tc>
        <w:tc>
          <w:tcPr>
            <w:tcW w:w="0" w:type="auto"/>
          </w:tcPr>
          <w:p w14:paraId="2C3819A4" w14:textId="77777777" w:rsidR="0016102B" w:rsidRDefault="0016102B" w:rsidP="00AA7222">
            <w:pPr>
              <w:pStyle w:val="Tabletext"/>
              <w:rPr>
                <w:rFonts w:cs="Calibri"/>
                <w:color w:val="000000"/>
              </w:rPr>
            </w:pPr>
            <w:r>
              <w:rPr>
                <w:rFonts w:cs="Calibri"/>
                <w:color w:val="000000"/>
              </w:rPr>
              <w:t>35.1</w:t>
            </w:r>
          </w:p>
        </w:tc>
      </w:tr>
      <w:tr w:rsidR="0016102B" w14:paraId="3D84063D" w14:textId="77777777" w:rsidTr="00AA7222">
        <w:tc>
          <w:tcPr>
            <w:tcW w:w="0" w:type="auto"/>
          </w:tcPr>
          <w:p w14:paraId="4EA65D14" w14:textId="77777777" w:rsidR="0016102B" w:rsidRDefault="0016102B" w:rsidP="00AA7222">
            <w:pPr>
              <w:pStyle w:val="Tabletext"/>
            </w:pPr>
            <w:r>
              <w:t>2</w:t>
            </w:r>
          </w:p>
        </w:tc>
        <w:tc>
          <w:tcPr>
            <w:tcW w:w="0" w:type="auto"/>
          </w:tcPr>
          <w:p w14:paraId="5F4DA51A" w14:textId="77777777" w:rsidR="0016102B" w:rsidRDefault="0016102B" w:rsidP="00AA7222">
            <w:pPr>
              <w:pStyle w:val="Tabletext"/>
            </w:pPr>
            <w:r>
              <w:t>Right foot</w:t>
            </w:r>
          </w:p>
        </w:tc>
        <w:tc>
          <w:tcPr>
            <w:tcW w:w="0" w:type="auto"/>
            <w:vAlign w:val="center"/>
          </w:tcPr>
          <w:p w14:paraId="40C3B24F" w14:textId="77777777" w:rsidR="0016102B" w:rsidRDefault="0016102B" w:rsidP="00AA7222">
            <w:pPr>
              <w:pStyle w:val="Tabletext"/>
            </w:pPr>
            <w:r>
              <w:rPr>
                <w:rFonts w:cs="Calibri"/>
                <w:color w:val="000000"/>
              </w:rPr>
              <w:t>0.04</w:t>
            </w:r>
          </w:p>
        </w:tc>
        <w:tc>
          <w:tcPr>
            <w:tcW w:w="0" w:type="auto"/>
          </w:tcPr>
          <w:p w14:paraId="2E9C4EB3" w14:textId="77777777" w:rsidR="0016102B" w:rsidRDefault="0016102B" w:rsidP="00AA7222">
            <w:pPr>
              <w:pStyle w:val="Tabletext"/>
              <w:rPr>
                <w:rFonts w:cs="Calibri"/>
                <w:color w:val="000000"/>
              </w:rPr>
            </w:pPr>
            <w:r>
              <w:rPr>
                <w:rFonts w:cs="Calibri"/>
                <w:color w:val="000000"/>
              </w:rPr>
              <w:t>35.1</w:t>
            </w:r>
          </w:p>
        </w:tc>
      </w:tr>
      <w:tr w:rsidR="0016102B" w14:paraId="4D8E4730" w14:textId="77777777" w:rsidTr="00AA7222">
        <w:tc>
          <w:tcPr>
            <w:tcW w:w="0" w:type="auto"/>
          </w:tcPr>
          <w:p w14:paraId="0CF02A81" w14:textId="77777777" w:rsidR="0016102B" w:rsidRDefault="0016102B" w:rsidP="00AA7222">
            <w:pPr>
              <w:pStyle w:val="Tabletext"/>
            </w:pPr>
            <w:r>
              <w:t>3</w:t>
            </w:r>
          </w:p>
        </w:tc>
        <w:tc>
          <w:tcPr>
            <w:tcW w:w="0" w:type="auto"/>
          </w:tcPr>
          <w:p w14:paraId="749B5041" w14:textId="77777777" w:rsidR="0016102B" w:rsidRDefault="0016102B" w:rsidP="00AA7222">
            <w:pPr>
              <w:pStyle w:val="Tabletext"/>
            </w:pPr>
            <w:r>
              <w:t>Left lower leg</w:t>
            </w:r>
          </w:p>
        </w:tc>
        <w:tc>
          <w:tcPr>
            <w:tcW w:w="0" w:type="auto"/>
            <w:vAlign w:val="center"/>
          </w:tcPr>
          <w:p w14:paraId="0562D311" w14:textId="77777777" w:rsidR="0016102B" w:rsidRDefault="0016102B" w:rsidP="00AA7222">
            <w:pPr>
              <w:pStyle w:val="Tabletext"/>
            </w:pPr>
            <w:r>
              <w:rPr>
                <w:rFonts w:cs="Calibri"/>
                <w:color w:val="000000"/>
              </w:rPr>
              <w:t>0.09</w:t>
            </w:r>
          </w:p>
        </w:tc>
        <w:tc>
          <w:tcPr>
            <w:tcW w:w="0" w:type="auto"/>
          </w:tcPr>
          <w:p w14:paraId="3B47D39F" w14:textId="77777777" w:rsidR="0016102B" w:rsidRDefault="0016102B" w:rsidP="00AA7222">
            <w:pPr>
              <w:pStyle w:val="Tabletext"/>
              <w:rPr>
                <w:rFonts w:cs="Calibri"/>
                <w:color w:val="000000"/>
              </w:rPr>
            </w:pPr>
            <w:r>
              <w:rPr>
                <w:rFonts w:cs="Calibri"/>
                <w:color w:val="000000"/>
              </w:rPr>
              <w:t>35.6</w:t>
            </w:r>
          </w:p>
        </w:tc>
      </w:tr>
      <w:tr w:rsidR="0016102B" w14:paraId="2B6C9753" w14:textId="77777777" w:rsidTr="00AA7222">
        <w:tc>
          <w:tcPr>
            <w:tcW w:w="0" w:type="auto"/>
          </w:tcPr>
          <w:p w14:paraId="664DE0C4" w14:textId="77777777" w:rsidR="0016102B" w:rsidRDefault="0016102B" w:rsidP="00AA7222">
            <w:pPr>
              <w:pStyle w:val="Tabletext"/>
            </w:pPr>
            <w:r>
              <w:t>4</w:t>
            </w:r>
          </w:p>
        </w:tc>
        <w:tc>
          <w:tcPr>
            <w:tcW w:w="0" w:type="auto"/>
          </w:tcPr>
          <w:p w14:paraId="54B4A15C" w14:textId="77777777" w:rsidR="0016102B" w:rsidRDefault="0016102B" w:rsidP="00AA7222">
            <w:pPr>
              <w:pStyle w:val="Tabletext"/>
            </w:pPr>
            <w:r>
              <w:t>Right lower leg</w:t>
            </w:r>
          </w:p>
        </w:tc>
        <w:tc>
          <w:tcPr>
            <w:tcW w:w="0" w:type="auto"/>
            <w:vAlign w:val="center"/>
          </w:tcPr>
          <w:p w14:paraId="309F1E50" w14:textId="77777777" w:rsidR="0016102B" w:rsidRDefault="0016102B" w:rsidP="00AA7222">
            <w:pPr>
              <w:pStyle w:val="Tabletext"/>
            </w:pPr>
            <w:r>
              <w:rPr>
                <w:rFonts w:cs="Calibri"/>
                <w:color w:val="000000"/>
              </w:rPr>
              <w:t>0.09</w:t>
            </w:r>
          </w:p>
        </w:tc>
        <w:tc>
          <w:tcPr>
            <w:tcW w:w="0" w:type="auto"/>
          </w:tcPr>
          <w:p w14:paraId="635ABF5F" w14:textId="77777777" w:rsidR="0016102B" w:rsidRDefault="0016102B" w:rsidP="00AA7222">
            <w:pPr>
              <w:pStyle w:val="Tabletext"/>
              <w:rPr>
                <w:rFonts w:cs="Calibri"/>
                <w:color w:val="000000"/>
              </w:rPr>
            </w:pPr>
            <w:r>
              <w:rPr>
                <w:rFonts w:cs="Calibri"/>
                <w:color w:val="000000"/>
              </w:rPr>
              <w:t>35.6</w:t>
            </w:r>
          </w:p>
        </w:tc>
      </w:tr>
      <w:tr w:rsidR="0016102B" w14:paraId="1D2159CB" w14:textId="77777777" w:rsidTr="00AA7222">
        <w:tc>
          <w:tcPr>
            <w:tcW w:w="0" w:type="auto"/>
          </w:tcPr>
          <w:p w14:paraId="7FF60FA2" w14:textId="77777777" w:rsidR="0016102B" w:rsidRDefault="0016102B" w:rsidP="00AA7222">
            <w:pPr>
              <w:pStyle w:val="Tabletext"/>
            </w:pPr>
            <w:r>
              <w:t>5</w:t>
            </w:r>
          </w:p>
        </w:tc>
        <w:tc>
          <w:tcPr>
            <w:tcW w:w="0" w:type="auto"/>
          </w:tcPr>
          <w:p w14:paraId="1DC2BACE" w14:textId="77777777" w:rsidR="0016102B" w:rsidRDefault="0016102B" w:rsidP="00AA7222">
            <w:pPr>
              <w:pStyle w:val="Tabletext"/>
            </w:pPr>
            <w:r>
              <w:t>Left thigh</w:t>
            </w:r>
          </w:p>
        </w:tc>
        <w:tc>
          <w:tcPr>
            <w:tcW w:w="0" w:type="auto"/>
            <w:vAlign w:val="center"/>
          </w:tcPr>
          <w:p w14:paraId="52853B8A" w14:textId="77777777" w:rsidR="0016102B" w:rsidRDefault="0016102B" w:rsidP="00AA7222">
            <w:pPr>
              <w:pStyle w:val="Tabletext"/>
            </w:pPr>
            <w:r>
              <w:rPr>
                <w:rFonts w:cs="Calibri"/>
                <w:color w:val="000000"/>
              </w:rPr>
              <w:t>0.16</w:t>
            </w:r>
          </w:p>
        </w:tc>
        <w:tc>
          <w:tcPr>
            <w:tcW w:w="0" w:type="auto"/>
          </w:tcPr>
          <w:p w14:paraId="5C49FAA4" w14:textId="77777777" w:rsidR="0016102B" w:rsidRDefault="0016102B" w:rsidP="00AA7222">
            <w:pPr>
              <w:pStyle w:val="Tabletext"/>
              <w:rPr>
                <w:rFonts w:cs="Calibri"/>
                <w:color w:val="000000"/>
              </w:rPr>
            </w:pPr>
            <w:r>
              <w:rPr>
                <w:rFonts w:cs="Calibri"/>
                <w:color w:val="000000"/>
              </w:rPr>
              <w:t>35.8</w:t>
            </w:r>
          </w:p>
        </w:tc>
      </w:tr>
      <w:tr w:rsidR="0016102B" w14:paraId="120C3E22" w14:textId="77777777" w:rsidTr="00AA7222">
        <w:tc>
          <w:tcPr>
            <w:tcW w:w="0" w:type="auto"/>
          </w:tcPr>
          <w:p w14:paraId="237E9006" w14:textId="77777777" w:rsidR="0016102B" w:rsidRDefault="0016102B" w:rsidP="00AA7222">
            <w:pPr>
              <w:pStyle w:val="Tabletext"/>
            </w:pPr>
            <w:r>
              <w:t>6</w:t>
            </w:r>
          </w:p>
        </w:tc>
        <w:tc>
          <w:tcPr>
            <w:tcW w:w="0" w:type="auto"/>
          </w:tcPr>
          <w:p w14:paraId="4967F066" w14:textId="77777777" w:rsidR="0016102B" w:rsidRDefault="0016102B" w:rsidP="00AA7222">
            <w:pPr>
              <w:pStyle w:val="Tabletext"/>
            </w:pPr>
            <w:r>
              <w:t>Right thigh</w:t>
            </w:r>
          </w:p>
        </w:tc>
        <w:tc>
          <w:tcPr>
            <w:tcW w:w="0" w:type="auto"/>
            <w:vAlign w:val="center"/>
          </w:tcPr>
          <w:p w14:paraId="337E5811" w14:textId="77777777" w:rsidR="0016102B" w:rsidRDefault="0016102B" w:rsidP="00AA7222">
            <w:pPr>
              <w:pStyle w:val="Tabletext"/>
            </w:pPr>
            <w:r>
              <w:rPr>
                <w:rFonts w:cs="Calibri"/>
                <w:color w:val="000000"/>
              </w:rPr>
              <w:t>0.17</w:t>
            </w:r>
          </w:p>
        </w:tc>
        <w:tc>
          <w:tcPr>
            <w:tcW w:w="0" w:type="auto"/>
          </w:tcPr>
          <w:p w14:paraId="110543F1" w14:textId="77777777" w:rsidR="0016102B" w:rsidRDefault="0016102B" w:rsidP="00AA7222">
            <w:pPr>
              <w:pStyle w:val="Tabletext"/>
              <w:rPr>
                <w:rFonts w:cs="Calibri"/>
                <w:color w:val="000000"/>
              </w:rPr>
            </w:pPr>
            <w:r>
              <w:rPr>
                <w:rFonts w:cs="Calibri"/>
                <w:color w:val="000000"/>
              </w:rPr>
              <w:t>35.8</w:t>
            </w:r>
          </w:p>
        </w:tc>
      </w:tr>
      <w:tr w:rsidR="0016102B" w14:paraId="699B40E2" w14:textId="77777777" w:rsidTr="00AA7222">
        <w:tc>
          <w:tcPr>
            <w:tcW w:w="0" w:type="auto"/>
          </w:tcPr>
          <w:p w14:paraId="7AB8600F" w14:textId="77777777" w:rsidR="0016102B" w:rsidRDefault="0016102B" w:rsidP="00AA7222">
            <w:pPr>
              <w:pStyle w:val="Tabletext"/>
            </w:pPr>
            <w:r>
              <w:t>7</w:t>
            </w:r>
          </w:p>
        </w:tc>
        <w:tc>
          <w:tcPr>
            <w:tcW w:w="0" w:type="auto"/>
          </w:tcPr>
          <w:p w14:paraId="0E4A2B1E" w14:textId="77777777" w:rsidR="0016102B" w:rsidRDefault="0016102B" w:rsidP="00AA7222">
            <w:pPr>
              <w:pStyle w:val="Tabletext"/>
            </w:pPr>
            <w:r>
              <w:t>Pelvis</w:t>
            </w:r>
          </w:p>
        </w:tc>
        <w:tc>
          <w:tcPr>
            <w:tcW w:w="0" w:type="auto"/>
            <w:vAlign w:val="center"/>
          </w:tcPr>
          <w:p w14:paraId="4E64E78D" w14:textId="77777777" w:rsidR="0016102B" w:rsidRDefault="0016102B" w:rsidP="00AA7222">
            <w:pPr>
              <w:pStyle w:val="Tabletext"/>
            </w:pPr>
            <w:r>
              <w:rPr>
                <w:rFonts w:cs="Calibri"/>
                <w:color w:val="000000"/>
              </w:rPr>
              <w:t>0.17</w:t>
            </w:r>
          </w:p>
        </w:tc>
        <w:tc>
          <w:tcPr>
            <w:tcW w:w="0" w:type="auto"/>
          </w:tcPr>
          <w:p w14:paraId="1013FB45" w14:textId="77777777" w:rsidR="0016102B" w:rsidRDefault="0016102B" w:rsidP="00AA7222">
            <w:pPr>
              <w:pStyle w:val="Tabletext"/>
              <w:rPr>
                <w:rFonts w:cs="Calibri"/>
                <w:color w:val="000000"/>
              </w:rPr>
            </w:pPr>
            <w:r>
              <w:rPr>
                <w:rFonts w:cs="Calibri"/>
                <w:color w:val="000000"/>
              </w:rPr>
              <w:t>36.3</w:t>
            </w:r>
          </w:p>
        </w:tc>
      </w:tr>
      <w:tr w:rsidR="0016102B" w14:paraId="3EF1EB85" w14:textId="77777777" w:rsidTr="00AA7222">
        <w:tc>
          <w:tcPr>
            <w:tcW w:w="0" w:type="auto"/>
          </w:tcPr>
          <w:p w14:paraId="04150E7F" w14:textId="77777777" w:rsidR="0016102B" w:rsidRDefault="0016102B" w:rsidP="00AA7222">
            <w:pPr>
              <w:pStyle w:val="Tabletext"/>
            </w:pPr>
            <w:r>
              <w:t>8</w:t>
            </w:r>
          </w:p>
        </w:tc>
        <w:tc>
          <w:tcPr>
            <w:tcW w:w="0" w:type="auto"/>
          </w:tcPr>
          <w:p w14:paraId="36D9E34C" w14:textId="77777777" w:rsidR="0016102B" w:rsidRDefault="0016102B" w:rsidP="00AA7222">
            <w:pPr>
              <w:pStyle w:val="Tabletext"/>
            </w:pPr>
            <w:r>
              <w:t>Head</w:t>
            </w:r>
          </w:p>
        </w:tc>
        <w:tc>
          <w:tcPr>
            <w:tcW w:w="0" w:type="auto"/>
            <w:vAlign w:val="center"/>
          </w:tcPr>
          <w:p w14:paraId="5FF1A72F" w14:textId="77777777" w:rsidR="0016102B" w:rsidRDefault="0016102B" w:rsidP="00AA7222">
            <w:pPr>
              <w:pStyle w:val="Tabletext"/>
            </w:pPr>
            <w:r>
              <w:rPr>
                <w:rFonts w:cs="Calibri"/>
                <w:color w:val="000000"/>
              </w:rPr>
              <w:t>0.11</w:t>
            </w:r>
          </w:p>
        </w:tc>
        <w:tc>
          <w:tcPr>
            <w:tcW w:w="0" w:type="auto"/>
          </w:tcPr>
          <w:p w14:paraId="54A7A857" w14:textId="77777777" w:rsidR="0016102B" w:rsidRDefault="0016102B" w:rsidP="00AA7222">
            <w:pPr>
              <w:pStyle w:val="Tabletext"/>
              <w:rPr>
                <w:rFonts w:cs="Calibri"/>
                <w:color w:val="000000"/>
              </w:rPr>
            </w:pPr>
            <w:r>
              <w:rPr>
                <w:rFonts w:cs="Calibri"/>
                <w:color w:val="000000"/>
              </w:rPr>
              <w:t>36.9</w:t>
            </w:r>
          </w:p>
        </w:tc>
      </w:tr>
      <w:tr w:rsidR="0016102B" w14:paraId="0E1CE874" w14:textId="77777777" w:rsidTr="00AA7222">
        <w:tc>
          <w:tcPr>
            <w:tcW w:w="0" w:type="auto"/>
          </w:tcPr>
          <w:p w14:paraId="61E525F4" w14:textId="77777777" w:rsidR="0016102B" w:rsidRDefault="0016102B" w:rsidP="00AA7222">
            <w:pPr>
              <w:pStyle w:val="Tabletext"/>
            </w:pPr>
            <w:r>
              <w:t>9</w:t>
            </w:r>
          </w:p>
        </w:tc>
        <w:tc>
          <w:tcPr>
            <w:tcW w:w="0" w:type="auto"/>
          </w:tcPr>
          <w:p w14:paraId="2EEDFD46" w14:textId="77777777" w:rsidR="0016102B" w:rsidRDefault="0016102B" w:rsidP="00AA7222">
            <w:pPr>
              <w:pStyle w:val="Tabletext"/>
            </w:pPr>
            <w:r>
              <w:t>Left hand</w:t>
            </w:r>
          </w:p>
        </w:tc>
        <w:tc>
          <w:tcPr>
            <w:tcW w:w="0" w:type="auto"/>
            <w:vAlign w:val="center"/>
          </w:tcPr>
          <w:p w14:paraId="7B1A3507" w14:textId="77777777" w:rsidR="0016102B" w:rsidRDefault="0016102B" w:rsidP="00AA7222">
            <w:pPr>
              <w:pStyle w:val="Tabletext"/>
            </w:pPr>
            <w:r>
              <w:rPr>
                <w:rFonts w:cs="Calibri"/>
                <w:color w:val="000000"/>
              </w:rPr>
              <w:t>0.04</w:t>
            </w:r>
          </w:p>
        </w:tc>
        <w:tc>
          <w:tcPr>
            <w:tcW w:w="0" w:type="auto"/>
          </w:tcPr>
          <w:p w14:paraId="37713C23" w14:textId="77777777" w:rsidR="0016102B" w:rsidRDefault="0016102B" w:rsidP="00AA7222">
            <w:pPr>
              <w:pStyle w:val="Tabletext"/>
              <w:rPr>
                <w:rFonts w:cs="Calibri"/>
                <w:color w:val="000000"/>
              </w:rPr>
            </w:pPr>
            <w:r>
              <w:rPr>
                <w:rFonts w:cs="Calibri"/>
                <w:color w:val="000000"/>
              </w:rPr>
              <w:t>35.4</w:t>
            </w:r>
          </w:p>
        </w:tc>
      </w:tr>
      <w:tr w:rsidR="0016102B" w14:paraId="413D6B9A" w14:textId="77777777" w:rsidTr="00AA7222">
        <w:tc>
          <w:tcPr>
            <w:tcW w:w="0" w:type="auto"/>
          </w:tcPr>
          <w:p w14:paraId="060E6689" w14:textId="77777777" w:rsidR="0016102B" w:rsidRDefault="0016102B" w:rsidP="00AA7222">
            <w:pPr>
              <w:pStyle w:val="Tabletext"/>
            </w:pPr>
            <w:r>
              <w:t>10</w:t>
            </w:r>
          </w:p>
        </w:tc>
        <w:tc>
          <w:tcPr>
            <w:tcW w:w="0" w:type="auto"/>
          </w:tcPr>
          <w:p w14:paraId="718058AE" w14:textId="77777777" w:rsidR="0016102B" w:rsidRDefault="0016102B" w:rsidP="00AA7222">
            <w:pPr>
              <w:pStyle w:val="Tabletext"/>
            </w:pPr>
            <w:r>
              <w:t>Right hand</w:t>
            </w:r>
          </w:p>
        </w:tc>
        <w:tc>
          <w:tcPr>
            <w:tcW w:w="0" w:type="auto"/>
            <w:vAlign w:val="center"/>
          </w:tcPr>
          <w:p w14:paraId="63D6ECEA" w14:textId="77777777" w:rsidR="0016102B" w:rsidRDefault="0016102B" w:rsidP="00AA7222">
            <w:pPr>
              <w:pStyle w:val="Tabletext"/>
            </w:pPr>
            <w:r>
              <w:rPr>
                <w:rFonts w:cs="Calibri"/>
                <w:color w:val="000000"/>
              </w:rPr>
              <w:t>0.04</w:t>
            </w:r>
          </w:p>
        </w:tc>
        <w:tc>
          <w:tcPr>
            <w:tcW w:w="0" w:type="auto"/>
          </w:tcPr>
          <w:p w14:paraId="474BC7D1" w14:textId="77777777" w:rsidR="0016102B" w:rsidRDefault="0016102B" w:rsidP="00AA7222">
            <w:pPr>
              <w:pStyle w:val="Tabletext"/>
              <w:rPr>
                <w:rFonts w:cs="Calibri"/>
                <w:color w:val="000000"/>
              </w:rPr>
            </w:pPr>
            <w:r>
              <w:rPr>
                <w:rFonts w:cs="Calibri"/>
                <w:color w:val="000000"/>
              </w:rPr>
              <w:t>35.4</w:t>
            </w:r>
          </w:p>
        </w:tc>
      </w:tr>
      <w:tr w:rsidR="0016102B" w14:paraId="402DE766" w14:textId="77777777" w:rsidTr="00AA7222">
        <w:tc>
          <w:tcPr>
            <w:tcW w:w="0" w:type="auto"/>
          </w:tcPr>
          <w:p w14:paraId="6C55C224" w14:textId="77777777" w:rsidR="0016102B" w:rsidRDefault="0016102B" w:rsidP="00AA7222">
            <w:pPr>
              <w:pStyle w:val="Tabletext"/>
            </w:pPr>
            <w:r>
              <w:t>11</w:t>
            </w:r>
          </w:p>
        </w:tc>
        <w:tc>
          <w:tcPr>
            <w:tcW w:w="0" w:type="auto"/>
          </w:tcPr>
          <w:p w14:paraId="3105DF0F" w14:textId="77777777" w:rsidR="0016102B" w:rsidRDefault="0016102B" w:rsidP="00AA7222">
            <w:pPr>
              <w:pStyle w:val="Tabletext"/>
            </w:pPr>
            <w:r>
              <w:t>Left forearm</w:t>
            </w:r>
          </w:p>
        </w:tc>
        <w:tc>
          <w:tcPr>
            <w:tcW w:w="0" w:type="auto"/>
            <w:vAlign w:val="center"/>
          </w:tcPr>
          <w:p w14:paraId="494AFF37" w14:textId="77777777" w:rsidR="0016102B" w:rsidRDefault="0016102B" w:rsidP="00AA7222">
            <w:pPr>
              <w:pStyle w:val="Tabletext"/>
            </w:pPr>
            <w:r>
              <w:rPr>
                <w:rFonts w:cs="Calibri"/>
                <w:color w:val="000000"/>
              </w:rPr>
              <w:t>0.05</w:t>
            </w:r>
          </w:p>
        </w:tc>
        <w:tc>
          <w:tcPr>
            <w:tcW w:w="0" w:type="auto"/>
          </w:tcPr>
          <w:p w14:paraId="5D2DC6BB" w14:textId="77777777" w:rsidR="0016102B" w:rsidRDefault="0016102B" w:rsidP="00AA7222">
            <w:pPr>
              <w:pStyle w:val="Tabletext"/>
              <w:rPr>
                <w:rFonts w:cs="Calibri"/>
                <w:color w:val="000000"/>
              </w:rPr>
            </w:pPr>
            <w:r>
              <w:rPr>
                <w:rFonts w:cs="Calibri"/>
                <w:color w:val="000000"/>
              </w:rPr>
              <w:t>35.5</w:t>
            </w:r>
          </w:p>
        </w:tc>
      </w:tr>
      <w:tr w:rsidR="0016102B" w14:paraId="46123F50" w14:textId="77777777" w:rsidTr="00AA7222">
        <w:tc>
          <w:tcPr>
            <w:tcW w:w="0" w:type="auto"/>
          </w:tcPr>
          <w:p w14:paraId="3C130A5F" w14:textId="77777777" w:rsidR="0016102B" w:rsidRDefault="0016102B" w:rsidP="00AA7222">
            <w:pPr>
              <w:pStyle w:val="Tabletext"/>
            </w:pPr>
            <w:r>
              <w:t>12</w:t>
            </w:r>
          </w:p>
        </w:tc>
        <w:tc>
          <w:tcPr>
            <w:tcW w:w="0" w:type="auto"/>
          </w:tcPr>
          <w:p w14:paraId="4181C1F1" w14:textId="77777777" w:rsidR="0016102B" w:rsidRDefault="0016102B" w:rsidP="00AA7222">
            <w:pPr>
              <w:pStyle w:val="Tabletext"/>
            </w:pPr>
            <w:r>
              <w:t>Right forearm</w:t>
            </w:r>
          </w:p>
        </w:tc>
        <w:tc>
          <w:tcPr>
            <w:tcW w:w="0" w:type="auto"/>
            <w:vAlign w:val="center"/>
          </w:tcPr>
          <w:p w14:paraId="29FA15D1" w14:textId="77777777" w:rsidR="0016102B" w:rsidRDefault="0016102B" w:rsidP="00AA7222">
            <w:pPr>
              <w:pStyle w:val="Tabletext"/>
            </w:pPr>
            <w:r>
              <w:rPr>
                <w:rFonts w:cs="Calibri"/>
                <w:color w:val="000000"/>
              </w:rPr>
              <w:t>0.05</w:t>
            </w:r>
          </w:p>
        </w:tc>
        <w:tc>
          <w:tcPr>
            <w:tcW w:w="0" w:type="auto"/>
          </w:tcPr>
          <w:p w14:paraId="7A23AF8A" w14:textId="77777777" w:rsidR="0016102B" w:rsidRDefault="0016102B" w:rsidP="00AA7222">
            <w:pPr>
              <w:pStyle w:val="Tabletext"/>
              <w:rPr>
                <w:rFonts w:cs="Calibri"/>
                <w:color w:val="000000"/>
              </w:rPr>
            </w:pPr>
            <w:r>
              <w:rPr>
                <w:rFonts w:cs="Calibri"/>
                <w:color w:val="000000"/>
              </w:rPr>
              <w:t>35.5</w:t>
            </w:r>
          </w:p>
        </w:tc>
      </w:tr>
      <w:tr w:rsidR="0016102B" w14:paraId="3FE88B26" w14:textId="77777777" w:rsidTr="00AA7222">
        <w:tc>
          <w:tcPr>
            <w:tcW w:w="0" w:type="auto"/>
          </w:tcPr>
          <w:p w14:paraId="4513B568" w14:textId="77777777" w:rsidR="0016102B" w:rsidRDefault="0016102B" w:rsidP="00AA7222">
            <w:pPr>
              <w:pStyle w:val="Tabletext"/>
            </w:pPr>
            <w:r>
              <w:t>13</w:t>
            </w:r>
          </w:p>
        </w:tc>
        <w:tc>
          <w:tcPr>
            <w:tcW w:w="0" w:type="auto"/>
          </w:tcPr>
          <w:p w14:paraId="20232C5A" w14:textId="77777777" w:rsidR="0016102B" w:rsidRDefault="0016102B" w:rsidP="00AA7222">
            <w:pPr>
              <w:pStyle w:val="Tabletext"/>
            </w:pPr>
            <w:r>
              <w:t>Left upper arm</w:t>
            </w:r>
          </w:p>
        </w:tc>
        <w:tc>
          <w:tcPr>
            <w:tcW w:w="0" w:type="auto"/>
            <w:vAlign w:val="center"/>
          </w:tcPr>
          <w:p w14:paraId="00693CCF" w14:textId="77777777" w:rsidR="0016102B" w:rsidRDefault="0016102B" w:rsidP="00AA7222">
            <w:pPr>
              <w:pStyle w:val="Tabletext"/>
            </w:pPr>
            <w:r>
              <w:rPr>
                <w:rFonts w:cs="Calibri"/>
                <w:color w:val="000000"/>
              </w:rPr>
              <w:t>0.07</w:t>
            </w:r>
          </w:p>
        </w:tc>
        <w:tc>
          <w:tcPr>
            <w:tcW w:w="0" w:type="auto"/>
          </w:tcPr>
          <w:p w14:paraId="604E88F2" w14:textId="77777777" w:rsidR="0016102B" w:rsidRDefault="0016102B" w:rsidP="00AA7222">
            <w:pPr>
              <w:pStyle w:val="Tabletext"/>
              <w:rPr>
                <w:rFonts w:cs="Calibri"/>
                <w:color w:val="000000"/>
              </w:rPr>
            </w:pPr>
            <w:r>
              <w:rPr>
                <w:rFonts w:cs="Calibri"/>
                <w:color w:val="000000"/>
              </w:rPr>
              <w:t>35.8</w:t>
            </w:r>
          </w:p>
        </w:tc>
      </w:tr>
      <w:tr w:rsidR="0016102B" w14:paraId="096BDCCC" w14:textId="77777777" w:rsidTr="00AA7222">
        <w:tc>
          <w:tcPr>
            <w:tcW w:w="0" w:type="auto"/>
          </w:tcPr>
          <w:p w14:paraId="572F13DC" w14:textId="77777777" w:rsidR="0016102B" w:rsidRDefault="0016102B" w:rsidP="00AA7222">
            <w:pPr>
              <w:pStyle w:val="Tabletext"/>
            </w:pPr>
            <w:r>
              <w:t>14</w:t>
            </w:r>
          </w:p>
        </w:tc>
        <w:tc>
          <w:tcPr>
            <w:tcW w:w="0" w:type="auto"/>
          </w:tcPr>
          <w:p w14:paraId="4419BDB5" w14:textId="77777777" w:rsidR="0016102B" w:rsidRDefault="0016102B" w:rsidP="00AA7222">
            <w:pPr>
              <w:pStyle w:val="Tabletext"/>
            </w:pPr>
            <w:r>
              <w:t>Right upper arm</w:t>
            </w:r>
          </w:p>
        </w:tc>
        <w:tc>
          <w:tcPr>
            <w:tcW w:w="0" w:type="auto"/>
            <w:vAlign w:val="center"/>
          </w:tcPr>
          <w:p w14:paraId="2A8F99FA" w14:textId="77777777" w:rsidR="0016102B" w:rsidRDefault="0016102B" w:rsidP="00AA7222">
            <w:pPr>
              <w:pStyle w:val="Tabletext"/>
            </w:pPr>
            <w:r>
              <w:rPr>
                <w:rFonts w:cs="Calibri"/>
                <w:color w:val="000000"/>
              </w:rPr>
              <w:t>0.08</w:t>
            </w:r>
          </w:p>
        </w:tc>
        <w:tc>
          <w:tcPr>
            <w:tcW w:w="0" w:type="auto"/>
          </w:tcPr>
          <w:p w14:paraId="6212E1C3" w14:textId="77777777" w:rsidR="0016102B" w:rsidRDefault="0016102B" w:rsidP="00AA7222">
            <w:pPr>
              <w:pStyle w:val="Tabletext"/>
              <w:rPr>
                <w:rFonts w:cs="Calibri"/>
                <w:color w:val="000000"/>
              </w:rPr>
            </w:pPr>
            <w:r>
              <w:rPr>
                <w:rFonts w:cs="Calibri"/>
                <w:color w:val="000000"/>
              </w:rPr>
              <w:t>35.8</w:t>
            </w:r>
          </w:p>
        </w:tc>
      </w:tr>
      <w:tr w:rsidR="0016102B" w14:paraId="16DABDB8" w14:textId="77777777" w:rsidTr="00AA7222">
        <w:tc>
          <w:tcPr>
            <w:tcW w:w="0" w:type="auto"/>
          </w:tcPr>
          <w:p w14:paraId="0A022141" w14:textId="77777777" w:rsidR="0016102B" w:rsidRDefault="0016102B" w:rsidP="00AA7222">
            <w:pPr>
              <w:pStyle w:val="Tabletext"/>
            </w:pPr>
            <w:r>
              <w:t>15</w:t>
            </w:r>
          </w:p>
        </w:tc>
        <w:tc>
          <w:tcPr>
            <w:tcW w:w="0" w:type="auto"/>
          </w:tcPr>
          <w:p w14:paraId="0EC2755C" w14:textId="77777777" w:rsidR="0016102B" w:rsidRDefault="0016102B" w:rsidP="00AA7222">
            <w:pPr>
              <w:pStyle w:val="Tabletext"/>
            </w:pPr>
            <w:r>
              <w:t>Chest</w:t>
            </w:r>
          </w:p>
        </w:tc>
        <w:tc>
          <w:tcPr>
            <w:tcW w:w="0" w:type="auto"/>
            <w:vAlign w:val="center"/>
          </w:tcPr>
          <w:p w14:paraId="551D0D7B" w14:textId="77777777" w:rsidR="0016102B" w:rsidRDefault="0016102B" w:rsidP="00AA7222">
            <w:pPr>
              <w:pStyle w:val="Tabletext"/>
            </w:pPr>
            <w:r>
              <w:rPr>
                <w:rFonts w:cs="Calibri"/>
                <w:color w:val="000000"/>
              </w:rPr>
              <w:t>0.14</w:t>
            </w:r>
          </w:p>
        </w:tc>
        <w:tc>
          <w:tcPr>
            <w:tcW w:w="0" w:type="auto"/>
          </w:tcPr>
          <w:p w14:paraId="569B1753" w14:textId="77777777" w:rsidR="0016102B" w:rsidRDefault="0016102B" w:rsidP="00AA7222">
            <w:pPr>
              <w:pStyle w:val="Tabletext"/>
              <w:rPr>
                <w:rFonts w:cs="Calibri"/>
                <w:color w:val="000000"/>
              </w:rPr>
            </w:pPr>
            <w:r>
              <w:rPr>
                <w:rFonts w:cs="Calibri"/>
                <w:color w:val="000000"/>
              </w:rPr>
              <w:t>36.5</w:t>
            </w:r>
          </w:p>
        </w:tc>
      </w:tr>
      <w:tr w:rsidR="0016102B" w14:paraId="0D677B48" w14:textId="77777777" w:rsidTr="00AA7222">
        <w:tc>
          <w:tcPr>
            <w:tcW w:w="0" w:type="auto"/>
          </w:tcPr>
          <w:p w14:paraId="60AD0B44" w14:textId="77777777" w:rsidR="0016102B" w:rsidRDefault="0016102B" w:rsidP="00AA7222">
            <w:pPr>
              <w:pStyle w:val="Tabletext"/>
            </w:pPr>
            <w:r>
              <w:t>16</w:t>
            </w:r>
          </w:p>
        </w:tc>
        <w:tc>
          <w:tcPr>
            <w:tcW w:w="0" w:type="auto"/>
          </w:tcPr>
          <w:p w14:paraId="69961E38" w14:textId="77777777" w:rsidR="0016102B" w:rsidRDefault="0016102B" w:rsidP="00AA7222">
            <w:pPr>
              <w:pStyle w:val="Tabletext"/>
            </w:pPr>
            <w:r>
              <w:t>Back</w:t>
            </w:r>
          </w:p>
        </w:tc>
        <w:tc>
          <w:tcPr>
            <w:tcW w:w="0" w:type="auto"/>
            <w:vAlign w:val="center"/>
          </w:tcPr>
          <w:p w14:paraId="3F124779" w14:textId="77777777" w:rsidR="0016102B" w:rsidRDefault="0016102B" w:rsidP="00AA7222">
            <w:pPr>
              <w:pStyle w:val="Tabletext"/>
            </w:pPr>
            <w:r>
              <w:rPr>
                <w:rFonts w:cs="Calibri"/>
                <w:color w:val="000000"/>
              </w:rPr>
              <w:t>0.13</w:t>
            </w:r>
          </w:p>
        </w:tc>
        <w:tc>
          <w:tcPr>
            <w:tcW w:w="0" w:type="auto"/>
          </w:tcPr>
          <w:p w14:paraId="3B4CD3D6" w14:textId="77777777" w:rsidR="0016102B" w:rsidRDefault="0016102B" w:rsidP="00AA7222">
            <w:pPr>
              <w:pStyle w:val="Tabletext"/>
              <w:rPr>
                <w:rFonts w:cs="Calibri"/>
                <w:color w:val="000000"/>
              </w:rPr>
            </w:pPr>
            <w:r>
              <w:rPr>
                <w:rFonts w:cs="Calibri"/>
                <w:color w:val="000000"/>
              </w:rPr>
              <w:t>36.5</w:t>
            </w:r>
          </w:p>
        </w:tc>
      </w:tr>
      <w:tr w:rsidR="0016102B" w14:paraId="57EECD0B" w14:textId="77777777" w:rsidTr="00AA7222">
        <w:tc>
          <w:tcPr>
            <w:tcW w:w="0" w:type="auto"/>
          </w:tcPr>
          <w:p w14:paraId="55F13805" w14:textId="77777777" w:rsidR="0016102B" w:rsidRDefault="0016102B" w:rsidP="00AA7222">
            <w:pPr>
              <w:pStyle w:val="Tabletext"/>
            </w:pPr>
          </w:p>
        </w:tc>
        <w:tc>
          <w:tcPr>
            <w:tcW w:w="0" w:type="auto"/>
          </w:tcPr>
          <w:p w14:paraId="21FF00DE" w14:textId="77777777" w:rsidR="0016102B" w:rsidRDefault="0016102B" w:rsidP="00AA7222">
            <w:pPr>
              <w:pStyle w:val="Tabletext"/>
            </w:pPr>
            <w:r>
              <w:t>Total</w:t>
            </w:r>
          </w:p>
        </w:tc>
        <w:tc>
          <w:tcPr>
            <w:tcW w:w="0" w:type="auto"/>
            <w:vAlign w:val="center"/>
          </w:tcPr>
          <w:p w14:paraId="4ED11173" w14:textId="77777777" w:rsidR="0016102B" w:rsidRDefault="0016102B" w:rsidP="00AA7222">
            <w:pPr>
              <w:pStyle w:val="Tabletext"/>
            </w:pPr>
            <w:r>
              <w:rPr>
                <w:rFonts w:cs="Calibri"/>
                <w:color w:val="000000"/>
              </w:rPr>
              <w:t>1.48</w:t>
            </w:r>
          </w:p>
        </w:tc>
        <w:tc>
          <w:tcPr>
            <w:tcW w:w="0" w:type="auto"/>
          </w:tcPr>
          <w:p w14:paraId="45974996" w14:textId="77777777" w:rsidR="0016102B" w:rsidRDefault="0016102B" w:rsidP="00AA7222">
            <w:pPr>
              <w:pStyle w:val="Tabletext"/>
              <w:rPr>
                <w:rFonts w:cs="Calibri"/>
                <w:color w:val="000000"/>
              </w:rPr>
            </w:pPr>
            <w:r>
              <w:rPr>
                <w:rFonts w:cs="Calibri"/>
                <w:color w:val="000000"/>
              </w:rPr>
              <w:t>36.7</w:t>
            </w:r>
          </w:p>
        </w:tc>
      </w:tr>
    </w:tbl>
    <w:p w14:paraId="61E88929" w14:textId="2D8AEB1C" w:rsidR="00CB4AD7" w:rsidRDefault="00A46F95" w:rsidP="00BF1F00">
      <w:pPr>
        <w:spacing w:before="160"/>
      </w:pPr>
      <w:r>
        <w:lastRenderedPageBreak/>
        <w:t>We operated the manikin in “comfort control” mode, which calculates the power supplied to each body segment based on the deep body or core temperature, the measured surface temperature, and the thermal resistance of the skin</w:t>
      </w:r>
      <w:r>
        <w:fldChar w:fldCharType="begin"/>
      </w:r>
      <w:r w:rsidR="00B51AA2">
        <w:instrText xml:space="preserve"> ADDIN ZOTERO_ITEM CSL_CITATION {"citationID":"ZRdCLeAl","properties":{"formattedCitation":"\\super 74\\nosupersub{}","plainCitation":"74","noteIndex":0},"citationItems":[{"id":508,"uris":["http://zotero.org/users/4259226/items/IPBIG3MS"],"itemData":{"id":508,"type":"report","event-place":"Denmark","number":"Version 3.x","publisher-place":"Denmark","title":"Manikin Manual","URL":"https://manikin.dk/","author":[{"family":"BYTELINE","given":""}],"accessed":{"date-parts":[["2021",12,3]]},"issued":{"date-parts":[["2008",8]]}}}],"schema":"https://github.com/citation-style-language/schema/raw/master/csl-citation.json"} </w:instrText>
      </w:r>
      <w:r>
        <w:fldChar w:fldCharType="separate"/>
      </w:r>
      <w:r w:rsidR="00B51AA2" w:rsidRPr="00B51AA2">
        <w:rPr>
          <w:rFonts w:cs="Times New Roman"/>
          <w:vertAlign w:val="superscript"/>
        </w:rPr>
        <w:t>74</w:t>
      </w:r>
      <w:r>
        <w:fldChar w:fldCharType="end"/>
      </w:r>
      <w:r>
        <w:t>. This mode of control most realistically represents the temperature distribution of the human body</w:t>
      </w:r>
      <w:r>
        <w:fldChar w:fldCharType="begin"/>
      </w:r>
      <w:r w:rsidR="00B51AA2">
        <w:instrText xml:space="preserve"> ADDIN ZOTERO_ITEM CSL_CITATION {"citationID":"TqgdvZdk","properties":{"formattedCitation":"\\super 75\\nosupersub{}","plainCitation":"75","noteIndex":0},"citationItems":[{"id":509,"uris":["http://zotero.org/users/4259226/items/6UFEKFPM"],"itemData":{"id":509,"type":"article-journal","abstract":"Recently, breathing thermal manikins have been developed and used for indoor environment measurement, evaluation and optimization as well as validation of the computational ﬂuid dynamic predictions of airﬂow around a human body. Advances in the assessment of occupants’ thermal comfort and perceived air quality by means of breathing thermal manikins have also been made. In order to perform accurate measurements and realistic evaluation and assessment, the design and characteristics of a manikin must comply with certain requirements. The most important of these, such as the number, size and shape of body segments, control mode, breathing simulation etc., are discussed and speciﬁed in this paper.","container-title":"European Journal of Applied Physiology","DOI":"10.1007/s00421-004-1142-1","ISSN":"1439-6319, 1439-6327","issue":"6","journalAbbreviation":"Eur J Appl Physiol","language":"en","page":"710-713","source":"DOI.org (Crossref)","title":"Breathing thermal manikins for indoor environment assessment: important characteristics and requirements","title-short":"Breathing thermal manikins for indoor environment assessment","URL":"http://link.springer.com/10.1007/s00421-004-1142-1","volume":"92","author":[{"family":"Melikov","given":"Arsen"}],"accessed":{"date-parts":[["2021",12,3]]},"issued":{"date-parts":[["2004",9]]}}}],"schema":"https://github.com/citation-style-language/schema/raw/master/csl-citation.json"} </w:instrText>
      </w:r>
      <w:r>
        <w:fldChar w:fldCharType="separate"/>
      </w:r>
      <w:r w:rsidR="00B51AA2" w:rsidRPr="00B51AA2">
        <w:rPr>
          <w:rFonts w:cs="Times New Roman"/>
          <w:vertAlign w:val="superscript"/>
        </w:rPr>
        <w:t>75</w:t>
      </w:r>
      <w:r>
        <w:fldChar w:fldCharType="end"/>
      </w:r>
      <w:r>
        <w:t xml:space="preserve">. We set the core temperature of each </w:t>
      </w:r>
      <w:r w:rsidR="00006CC9">
        <w:t>body segment</w:t>
      </w:r>
      <w:r w:rsidR="00527503">
        <w:t xml:space="preserve"> </w:t>
      </w:r>
      <w:r>
        <w:t xml:space="preserve">based on the </w:t>
      </w:r>
      <w:r w:rsidR="00AE7BC6">
        <w:t xml:space="preserve">Advanced </w:t>
      </w:r>
      <w:r>
        <w:t xml:space="preserve">Berkeley Comfort </w:t>
      </w:r>
      <w:r w:rsidR="00AE7BC6">
        <w:t>m</w:t>
      </w:r>
      <w:r>
        <w:t>odel</w:t>
      </w:r>
      <w:r w:rsidRPr="009311E0">
        <w:rPr>
          <w:highlight w:val="yellow"/>
        </w:rPr>
        <w:fldChar w:fldCharType="begin"/>
      </w:r>
      <w:r w:rsidR="00B51AA2">
        <w:rPr>
          <w:highlight w:val="yellow"/>
        </w:rPr>
        <w:instrText xml:space="preserve"> ADDIN ZOTERO_ITEM CSL_CITATION {"citationID":"nAuvvvbs","properties":{"formattedCitation":"\\super 73\\nosupersub{}","plainCitation":"73","noteIndex":0},"citationItems":[{"id":494,"uris":["http://zotero.org/users/4259226/items/VQJPJYLG"],"itemData":{"id":494,"type":"article-journal","abstract":"The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URL":"https://linkinghub.elsevier.com/retrieve/pii/S0360132300000615","volume":"36","author":[{"family":"Huizenga","given":"Charlie"},{"family":"Hui","given":"Zhang"},{"family":"Arens","given":"Edward"}],"accessed":{"date-parts":[["2022",6,1]]},"issued":{"date-parts":[["2001",7]]}}}],"schema":"https://github.com/citation-style-language/schema/raw/master/csl-citation.json"} </w:instrText>
      </w:r>
      <w:r w:rsidRPr="009311E0">
        <w:rPr>
          <w:highlight w:val="yellow"/>
        </w:rPr>
        <w:fldChar w:fldCharType="separate"/>
      </w:r>
      <w:r w:rsidR="00B51AA2" w:rsidRPr="00B51AA2">
        <w:rPr>
          <w:rFonts w:cs="Times New Roman"/>
          <w:vertAlign w:val="superscript"/>
        </w:rPr>
        <w:t>73</w:t>
      </w:r>
      <w:r w:rsidRPr="009311E0">
        <w:rPr>
          <w:highlight w:val="yellow"/>
        </w:rPr>
        <w:fldChar w:fldCharType="end"/>
      </w:r>
      <w:r>
        <w:t xml:space="preserve"> for a person in in a neutral environment. Prior to data collection, we calibrated the manikin per manufacturer’s instructions to 16°C and 28°C</w:t>
      </w:r>
      <w:r>
        <w:fldChar w:fldCharType="begin"/>
      </w:r>
      <w:r w:rsidR="00B51AA2">
        <w:instrText xml:space="preserve"> ADDIN ZOTERO_ITEM CSL_CITATION {"citationID":"JPr5ypzp","properties":{"formattedCitation":"\\super 76\\nosupersub{}","plainCitation":"76","noteIndex":0},"citationItems":[{"id":492,"uris":["http://zotero.org/users/4259226/items/95RMR9Q6"],"itemData":{"id":492,"type":"document","publisher":"PT Teknik","title":"Thermal manikin calibration","URL":"https://pt-teknik.dk/wp-content/uploads/2020/10/calibration.pdf","author":[{"family":"PT Teknik","given":""}],"accessed":{"date-parts":[["2022",8,22]]},"issued":{"date-parts":[["2020",10]]}}}],"schema":"https://github.com/citation-style-language/schema/raw/master/csl-citation.json"} </w:instrText>
      </w:r>
      <w:r>
        <w:fldChar w:fldCharType="separate"/>
      </w:r>
      <w:r w:rsidR="00B51AA2" w:rsidRPr="00B51AA2">
        <w:rPr>
          <w:rFonts w:cs="Times New Roman"/>
          <w:vertAlign w:val="superscript"/>
        </w:rPr>
        <w:t>76</w:t>
      </w:r>
      <w:r>
        <w:fldChar w:fldCharType="end"/>
      </w:r>
      <w:r>
        <w:t xml:space="preserve">. </w:t>
      </w:r>
    </w:p>
    <w:p w14:paraId="7CA33FE0" w14:textId="0277B95F" w:rsidR="00A46F95" w:rsidRDefault="00A46F95" w:rsidP="00BF1F00">
      <w:pPr>
        <w:spacing w:before="160"/>
        <w:rPr>
          <w:ins w:id="440" w:author="Arfa Aijazi" w:date="2023-12-19T12:17:00Z"/>
        </w:rPr>
      </w:pPr>
      <w:r>
        <w:t xml:space="preserve">We monitored the ambient dry-bulb temperature at five locations around the thermal manikin with the Onset HOBO Temperature/Humidity Data Logger (model U12-013 or U12-006) and an air/water/soil temperature sensor (model TMC1-HA) which has a -40°C to 100°C measuring range and 0.25°C accuracy for temperature. We positioned the temperature 0.2 m away from the thermal manikin and elevated it to be vertically centered to the tangent </w:t>
      </w:r>
      <w:r w:rsidR="00006CC9">
        <w:t>body segment</w:t>
      </w:r>
      <w:r>
        <w:t xml:space="preserve">. We calibrated each temperature sensor at three temperatures (15°C, 25°C, and 35°C) using a </w:t>
      </w:r>
      <w:proofErr w:type="spellStart"/>
      <w:r>
        <w:t>Polyscience</w:t>
      </w:r>
      <w:proofErr w:type="spellEnd"/>
      <w:r>
        <w:t xml:space="preserve"> Low-Profile Refrigerated Circulator (model PD</w:t>
      </w:r>
      <w:r w:rsidRPr="008A7837">
        <w:t>7</w:t>
      </w:r>
      <w:r>
        <w:t>LR</w:t>
      </w:r>
      <w:r w:rsidRPr="008A7837">
        <w:t>-20-</w:t>
      </w:r>
      <w:r>
        <w:t>A</w:t>
      </w:r>
      <w:r w:rsidRPr="008A7837">
        <w:t>-11</w:t>
      </w:r>
      <w:r>
        <w:t xml:space="preserve">B) with a -20 to 200°C measuring range and 0.005°C temperature stability based on a linear regression model for each temperature sensor. </w:t>
      </w:r>
    </w:p>
    <w:p w14:paraId="68685772" w14:textId="421DFC04" w:rsidR="00042D78" w:rsidRDefault="00042D78" w:rsidP="00BF1F00">
      <w:pPr>
        <w:spacing w:before="160"/>
      </w:pPr>
      <w:ins w:id="441" w:author="Arfa Aijazi" w:date="2023-12-19T12:17:00Z">
        <w:r>
          <w:t xml:space="preserve">For low-energy interventions, we measured the power consumption using a </w:t>
        </w:r>
      </w:ins>
      <w:ins w:id="442" w:author="Arfa Aijazi" w:date="2023-12-19T12:22:00Z">
        <w:r>
          <w:t xml:space="preserve">P3 </w:t>
        </w:r>
      </w:ins>
      <w:ins w:id="443" w:author="Arfa Aijazi" w:date="2023-12-19T12:21:00Z">
        <w:r>
          <w:t xml:space="preserve">Kill-A-Watt </w:t>
        </w:r>
      </w:ins>
      <w:ins w:id="444" w:author="Arfa Aijazi" w:date="2023-12-19T12:22:00Z">
        <w:r>
          <w:t xml:space="preserve">Plug </w:t>
        </w:r>
        <w:proofErr w:type="gramStart"/>
        <w:r>
          <w:t>In</w:t>
        </w:r>
        <w:proofErr w:type="gramEnd"/>
        <w:r>
          <w:t xml:space="preserve"> Voltage Tester and Meter</w:t>
        </w:r>
      </w:ins>
      <w:ins w:id="445" w:author="Arfa Aijazi" w:date="2023-12-19T12:34:00Z">
        <w:r w:rsidR="00875CB0">
          <w:t xml:space="preserve"> </w:t>
        </w:r>
        <w:r w:rsidR="00875CB0" w:rsidRPr="00875CB0">
          <w:rPr>
            <w:highlight w:val="yellow"/>
            <w:rPrChange w:id="446" w:author="Arfa Aijazi" w:date="2023-12-19T12:34:00Z">
              <w:rPr/>
            </w:rPrChange>
          </w:rPr>
          <w:t>(model x)</w:t>
        </w:r>
      </w:ins>
      <w:ins w:id="447" w:author="Arfa Aijazi" w:date="2023-12-19T12:22:00Z">
        <w:r w:rsidRPr="00875CB0">
          <w:rPr>
            <w:highlight w:val="yellow"/>
            <w:rPrChange w:id="448" w:author="Arfa Aijazi" w:date="2023-12-19T12:34:00Z">
              <w:rPr/>
            </w:rPrChange>
          </w:rPr>
          <w:t>.</w:t>
        </w:r>
        <w:r>
          <w:t xml:space="preserve"> This device measures the energy consumption in watts</w:t>
        </w:r>
      </w:ins>
      <w:ins w:id="449" w:author="Arfa Aijazi" w:date="2023-12-19T12:23:00Z">
        <w:r>
          <w:t xml:space="preserve"> with +/- 0.2% accuracy. </w:t>
        </w:r>
      </w:ins>
      <w:ins w:id="450" w:author="Arfa Aijazi" w:date="2023-12-19T12:24:00Z">
        <w:r>
          <w:t>For contact heating devices</w:t>
        </w:r>
      </w:ins>
      <w:ins w:id="451" w:author="Arfa Aijazi" w:date="2023-12-19T12:28:00Z">
        <w:r w:rsidR="00875CB0">
          <w:t xml:space="preserve">, namely the </w:t>
        </w:r>
      </w:ins>
      <w:ins w:id="452" w:author="Arfa Aijazi" w:date="2023-12-19T12:24:00Z">
        <w:r>
          <w:t>electric</w:t>
        </w:r>
      </w:ins>
      <w:ins w:id="453" w:author="Arfa Aijazi" w:date="2023-12-19T12:28:00Z">
        <w:r w:rsidR="00875CB0">
          <w:t xml:space="preserve"> and hydro-powered</w:t>
        </w:r>
      </w:ins>
      <w:ins w:id="454" w:author="Arfa Aijazi" w:date="2023-12-19T12:24:00Z">
        <w:r>
          <w:t xml:space="preserve"> mattress pad</w:t>
        </w:r>
      </w:ins>
      <w:ins w:id="455" w:author="Arfa Aijazi" w:date="2023-12-19T12:28:00Z">
        <w:r w:rsidR="00875CB0">
          <w:t xml:space="preserve"> and </w:t>
        </w:r>
      </w:ins>
      <w:ins w:id="456" w:author="Arfa Aijazi" w:date="2023-12-19T12:33:00Z">
        <w:r w:rsidR="00875CB0">
          <w:t xml:space="preserve">the </w:t>
        </w:r>
      </w:ins>
      <w:ins w:id="457" w:author="Arfa Aijazi" w:date="2023-12-19T12:24:00Z">
        <w:r>
          <w:t>h</w:t>
        </w:r>
      </w:ins>
      <w:ins w:id="458" w:author="Arfa Aijazi" w:date="2023-12-19T12:25:00Z">
        <w:r>
          <w:t xml:space="preserve">eated blanket, we measured the power </w:t>
        </w:r>
      </w:ins>
      <w:ins w:id="459" w:author="Arfa Aijazi" w:date="2023-12-19T12:33:00Z">
        <w:r w:rsidR="00875CB0">
          <w:t xml:space="preserve">rating </w:t>
        </w:r>
      </w:ins>
      <w:ins w:id="460" w:author="Arfa Aijazi" w:date="2023-12-19T12:25:00Z">
        <w:r>
          <w:t>with the device in situ</w:t>
        </w:r>
      </w:ins>
      <w:ins w:id="461" w:author="Arfa Aijazi" w:date="2023-12-19T12:29:00Z">
        <w:r w:rsidR="00875CB0">
          <w:t xml:space="preserve"> with the manikin in baseline condition. For devices that underwent power c</w:t>
        </w:r>
      </w:ins>
      <w:ins w:id="462" w:author="Arfa Aijazi" w:date="2023-12-19T12:30:00Z">
        <w:r w:rsidR="00875CB0">
          <w:t xml:space="preserve">ycles, meaning the power was not constant, we recorded the average of one power cycle. </w:t>
        </w:r>
      </w:ins>
      <w:ins w:id="463" w:author="Arfa Aijazi" w:date="2023-12-19T12:33:00Z">
        <w:r w:rsidR="00875CB0">
          <w:t xml:space="preserve">The measured power of each device setting is recorded in </w:t>
        </w:r>
      </w:ins>
      <w:ins w:id="464" w:author="Arfa Aijazi" w:date="2023-12-19T12:34:00Z">
        <w:r w:rsidR="00875CB0">
          <w:fldChar w:fldCharType="begin"/>
        </w:r>
        <w:r w:rsidR="00875CB0">
          <w:instrText xml:space="preserve"> REF _Ref153362083 \h </w:instrText>
        </w:r>
      </w:ins>
      <w:r w:rsidR="00875CB0">
        <w:fldChar w:fldCharType="separate"/>
      </w:r>
      <w:ins w:id="465" w:author="Arfa Aijazi" w:date="2023-12-19T12:34:00Z">
        <w:r w:rsidR="00875CB0">
          <w:t xml:space="preserve">Fig. </w:t>
        </w:r>
        <w:r w:rsidR="00875CB0">
          <w:rPr>
            <w:noProof/>
          </w:rPr>
          <w:t>6</w:t>
        </w:r>
        <w:r w:rsidR="00875CB0">
          <w:fldChar w:fldCharType="end"/>
        </w:r>
        <w:r w:rsidR="00875CB0">
          <w:t xml:space="preserve">. </w:t>
        </w:r>
      </w:ins>
      <w:ins w:id="466" w:author="Arfa Aijazi" w:date="2023-12-19T12:36:00Z">
        <w:r w:rsidR="00875CB0">
          <w:t>The power consumption of the ceiling fan was previously recorded for another study</w:t>
        </w:r>
      </w:ins>
      <w:r w:rsidR="00875CB0">
        <w:fldChar w:fldCharType="begin"/>
      </w:r>
      <w:r w:rsidR="00B51AA2">
        <w:instrText xml:space="preserve"> ADDIN ZOTERO_ITEM CSL_CITATION {"citationID":"0ja3Djht","properties":{"formattedCitation":"\\super 77\\nosupersub{}","plainCitation":"77","noteIndex":0},"citationItems":[{"id":1750,"uris":["http://zotero.org/users/4259226/items/JX4HRQ2B"],"itemData":{"id":1750,"type":"article-journal","abstract":"Fitness centers are energy-intensive in warm climates, cooling the interior to low temperatures&amp;nbsp;that are comfortable for exercise. There is little existing guidance on how to do this&amp;nbsp;efficiently.&amp;nbsp;However it is well-known that significant energy can be saved by cooling sedentary occupants&amp;nbsp;with air movement at elevated setpoint temperatures. This experiment investigated thermal&amp;nbsp;comfort and air movement at elevated activity levels. Comfort votes were obtained from 20&amp;nbsp;subjects pedaling a bicycle ergometer at 2, 4, and 6 MET exercise intensities in four&amp;nbsp;temperatures (20, 22, 24, 26 °C, RH 50%) under personal controlled ceiling fan airflow, as&amp;nbsp;well as in a 20 °C still-air reference condition. An additional test of frontal airflow was&amp;nbsp;conducted at 26 °C. The hypothesis, that air movement together with higher temperatures&amp;nbsp;would produce equal or better comfort and perceived air quality below the reference condition,&amp;nbsp;Center for the Built Environment (CBE)&amp;nbsp;University of California, Berkeley&amp;nbsp;was confirmed for every temperature up to 26 °C. Subjects preferred air speeds up to 2.3 m/s&amp;nbsp;to maintain acceptable thermal environment at 6 MET. The small frontal fan affecting the&amp;nbsp;facial area was effective but the ceiling fan affecting the whole body provided greater comfort.&amp;nbsp;Fitness centers should operate with elevated air movement to improve both comfort and&amp;nbsp;efficiency.","language":"en","source":"escholarship.org","title":"Using air movement for comfort during moderate exercise","URL":"https://escholarship.org/uc/item/6018h6wz","author":[{"family":"Zhai","given":"Yongchao"},{"family":"Elsworth","given":"Christopher"},{"family":"Zhang","given":"Hui"},{"family":"Arens","given":"Edward"},{"family":"Zhang","given":"Yufeng"},{"family":"Zhao","given":"Lihua"}],"accessed":{"date-parts":[["2023",12,19]]},"issued":{"date-parts":[["2015",9,4]]}}}],"schema":"https://github.com/citation-style-language/schema/raw/master/csl-citation.json"} </w:instrText>
      </w:r>
      <w:r w:rsidR="00875CB0">
        <w:fldChar w:fldCharType="separate"/>
      </w:r>
      <w:r w:rsidR="00B51AA2" w:rsidRPr="00B51AA2">
        <w:rPr>
          <w:rFonts w:cs="Times New Roman"/>
          <w:vertAlign w:val="superscript"/>
        </w:rPr>
        <w:t>77</w:t>
      </w:r>
      <w:r w:rsidR="00875CB0">
        <w:fldChar w:fldCharType="end"/>
      </w:r>
      <w:ins w:id="467" w:author="Arfa Aijazi" w:date="2023-12-19T12:36:00Z">
        <w:r w:rsidR="00875CB0">
          <w:t xml:space="preserve">. </w:t>
        </w:r>
      </w:ins>
      <w:ins w:id="468" w:author="Arfa Aijazi" w:date="2023-12-19T12:29:00Z">
        <w:r w:rsidR="00875CB0">
          <w:t xml:space="preserve"> </w:t>
        </w:r>
      </w:ins>
    </w:p>
    <w:p w14:paraId="1DD68164" w14:textId="77777777" w:rsidR="00A46F95" w:rsidRDefault="00A46F95" w:rsidP="00CB4AD7">
      <w:pPr>
        <w:pStyle w:val="Heading2"/>
      </w:pPr>
      <w:r>
        <w:t>Evaluating the heating and cooling effect</w:t>
      </w:r>
    </w:p>
    <w:p w14:paraId="2012403A" w14:textId="34CF16E7" w:rsidR="006B43D3" w:rsidRDefault="00A46F95" w:rsidP="00A46F95">
      <w:pPr>
        <w:rPr>
          <w:rFonts w:eastAsiaTheme="minorEastAsia"/>
        </w:rPr>
      </w:pPr>
      <w:r w:rsidDel="00131E6E">
        <w:t xml:space="preserve">To quantify the heating or cooling effect of different passive and active strategies, we measured the skin temperature and sensible heat loss for each </w:t>
      </w:r>
      <w:r>
        <w:t xml:space="preserve">thermal manikin </w:t>
      </w:r>
      <w:r w:rsidDel="00131E6E">
        <w:t>body segment and transformed it into the manikin-based equivalent temperature</w:t>
      </w:r>
      <w:r>
        <w:t>. The equivalent temperature is</w:t>
      </w:r>
      <w:r w:rsidDel="00131E6E">
        <w:t xml:space="preserve"> defined as</w:t>
      </w:r>
      <w:r w:rsidRPr="0074674D" w:rsidDel="00131E6E">
        <w:t xml:space="preserve"> the temperature of a uniform enclosure in which a thermal manikin with realistic skin surface temperature would lose heat at the same rate as it would in the actual environment</w:t>
      </w:r>
      <w:r w:rsidDel="00131E6E">
        <w:fldChar w:fldCharType="begin"/>
      </w:r>
      <w:r w:rsidR="007676DE">
        <w:instrText xml:space="preserve"> ADDIN ZOTERO_ITEM CSL_CITATION {"citationID":"0DDyn5UL","properties":{"formattedCitation":"\\super 58\\nosupersub{}","plainCitation":"58","noteIndex":0},"citationItems":[{"id":567,"uris":["http://zotero.org/users/4259226/items/AABZXNMK"],"itemData":{"id":567,"type":"article-journal","abstract":"This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conditions.","container-title":"ASHRAE Transactions","issue":"1","language":"en","page":"39-48","source":"escholarship.org","title":"Evaluating thermal environments by using a thermal manikin with controlled skin surface temperature","URL":"https://escholarship.org/uc/item/22k424vp","volume":"100","author":[{"family":"Tanabe","given":"S."},{"family":"Arens","given":"Edward A."},{"family":"Bauman","given":"Fred"},{"family":"Zhang","given":"H."},{"family":"Madsen","given":"T."}],"accessed":{"date-parts":[["2021",8,3]]},"issued":{"date-parts":[["1994"]]}}}],"schema":"https://github.com/citation-style-language/schema/raw/master/csl-citation.json"} </w:instrText>
      </w:r>
      <w:r w:rsidDel="00131E6E">
        <w:fldChar w:fldCharType="separate"/>
      </w:r>
      <w:r w:rsidR="007676DE" w:rsidRPr="007676DE">
        <w:rPr>
          <w:rFonts w:cs="Times New Roman"/>
          <w:vertAlign w:val="superscript"/>
        </w:rPr>
        <w:t>58</w:t>
      </w:r>
      <w:r w:rsidDel="00131E6E">
        <w:fldChar w:fldCharType="end"/>
      </w:r>
      <w:r w:rsidDel="00131E6E">
        <w:t xml:space="preserve">. We calculated the manikin-based equivalent temperature, </w:t>
      </w:r>
      <m:oMath>
        <m:sSub>
          <m:sSubPr>
            <m:ctrlPr>
              <w:ins w:id="469" w:author="Stefano Schiavon" w:date="2023-12-15T14:13:00Z">
                <w:rPr>
                  <w:rFonts w:ascii="Cambria Math" w:hAnsi="Cambria Math"/>
                  <w:i/>
                </w:rPr>
              </w:ins>
            </m:ctrlPr>
          </m:sSubPr>
          <m:e>
            <m:r>
              <w:rPr>
                <w:rFonts w:ascii="Cambria Math" w:hAnsi="Cambria Math"/>
              </w:rPr>
              <m:t>T</m:t>
            </m:r>
          </m:e>
          <m:sub>
            <m:r>
              <w:rPr>
                <w:rFonts w:ascii="Cambria Math" w:hAnsi="Cambria Math"/>
              </w:rPr>
              <m:t>eq</m:t>
            </m:r>
          </m:sub>
        </m:sSub>
      </m:oMath>
      <w:r w:rsidDel="00131E6E">
        <w:rPr>
          <w:rFonts w:eastAsiaTheme="minorEastAsia"/>
        </w:rPr>
        <w:t xml:space="preserve"> [°C], as follows in </w:t>
      </w:r>
      <w:r>
        <w:rPr>
          <w:rFonts w:eastAsiaTheme="minorEastAsia"/>
        </w:rPr>
        <w:fldChar w:fldCharType="begin"/>
      </w:r>
      <w:r>
        <w:rPr>
          <w:rFonts w:eastAsiaTheme="minorEastAsia"/>
        </w:rPr>
        <w:instrText xml:space="preserve"> REF _Ref121554524 \h </w:instrText>
      </w:r>
      <w:r>
        <w:rPr>
          <w:rFonts w:eastAsiaTheme="minorEastAsia"/>
        </w:rPr>
      </w:r>
      <w:r>
        <w:rPr>
          <w:rFonts w:eastAsiaTheme="minorEastAsia"/>
        </w:rPr>
        <w:fldChar w:fldCharType="separate"/>
      </w:r>
      <w:r w:rsidRPr="004F0313">
        <w:t>(</w:t>
      </w:r>
      <w:r>
        <w:rPr>
          <w:noProof/>
        </w:rPr>
        <w:t>1</w:t>
      </w:r>
      <w:r w:rsidRPr="004F0313">
        <w:t>)</w:t>
      </w:r>
      <w:r>
        <w:rPr>
          <w:rFonts w:eastAsiaTheme="minorEastAsia"/>
        </w:rPr>
        <w:fldChar w:fldCharType="end"/>
      </w:r>
      <w:r w:rsidDel="00131E6E">
        <w:rPr>
          <w:rFonts w:eastAsiaTheme="minorEastAsia"/>
        </w:rPr>
        <w:t xml:space="preserve">, where </w:t>
      </w:r>
      <m:oMath>
        <m:sSub>
          <m:sSubPr>
            <m:ctrlPr>
              <w:ins w:id="470" w:author="Stefano Schiavon" w:date="2023-12-15T14:13:00Z">
                <w:rPr>
                  <w:rFonts w:ascii="Cambria Math" w:hAnsi="Cambria Math"/>
                  <w:i/>
                </w:rPr>
              </w:ins>
            </m:ctrlPr>
          </m:sSubPr>
          <m:e>
            <m:r>
              <w:rPr>
                <w:rFonts w:ascii="Cambria Math" w:hAnsi="Cambria Math"/>
              </w:rPr>
              <m:t>T</m:t>
            </m:r>
          </m:e>
          <m:sub>
            <m:r>
              <w:rPr>
                <w:rFonts w:ascii="Cambria Math" w:hAnsi="Cambria Math"/>
              </w:rPr>
              <m:t>sk</m:t>
            </m:r>
          </m:sub>
        </m:sSub>
      </m:oMath>
      <w:r w:rsidDel="00131E6E">
        <w:rPr>
          <w:rFonts w:eastAsiaTheme="minorEastAsia"/>
        </w:rPr>
        <w:t xml:space="preserve">[°C] is the skin temperature, </w:t>
      </w:r>
      <m:oMath>
        <m:sSub>
          <m:sSubPr>
            <m:ctrlPr>
              <w:ins w:id="471" w:author="Stefano Schiavon" w:date="2023-12-15T14:13:00Z">
                <w:rPr>
                  <w:rFonts w:ascii="Cambria Math" w:hAnsi="Cambria Math"/>
                  <w:i/>
                </w:rPr>
              </w:ins>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 xml:space="preserve">], and </w:t>
      </w:r>
      <m:oMath>
        <m:sSub>
          <m:sSubPr>
            <m:ctrlPr>
              <w:ins w:id="472" w:author="Stefano Schiavon" w:date="2023-12-15T14:13:00Z">
                <w:rPr>
                  <w:rFonts w:ascii="Cambria Math" w:hAnsi="Cambria Math"/>
                  <w:i/>
                </w:rPr>
              </w:ins>
            </m:ctrlPr>
          </m:sSubPr>
          <m:e>
            <m:r>
              <w:rPr>
                <w:rFonts w:ascii="Cambria Math" w:hAnsi="Cambria Math"/>
              </w:rPr>
              <m:t>h</m:t>
            </m:r>
          </m:e>
          <m:sub>
            <m:r>
              <w:rPr>
                <w:rFonts w:ascii="Cambria Math" w:hAnsi="Cambria Math"/>
              </w:rPr>
              <m:t>cal</m:t>
            </m:r>
          </m:sub>
        </m:sSub>
      </m:oMath>
      <w:r w:rsidDel="00131E6E">
        <w:rPr>
          <w:rFonts w:eastAsiaTheme="minorEastAsia"/>
        </w:rPr>
        <w:t xml:space="preserve"> is the dry heat transfer coefficient [W/m</w:t>
      </w:r>
      <w:r w:rsidDel="00131E6E">
        <w:rPr>
          <w:rFonts w:eastAsiaTheme="minorEastAsia"/>
          <w:vertAlign w:val="superscript"/>
        </w:rPr>
        <w:t>2</w:t>
      </w:r>
      <w:r w:rsidR="00C378BD">
        <w:rPr>
          <w:rFonts w:eastAsiaTheme="minorEastAsia"/>
        </w:rPr>
        <w:t xml:space="preserve"> </w:t>
      </w:r>
      <w:r w:rsidDel="00131E6E">
        <w:rPr>
          <w:rFonts w:eastAsiaTheme="minorEastAsia"/>
        </w:rPr>
        <w:t>°C], which we calculated from a nude manikin</w:t>
      </w:r>
      <w:r w:rsidR="00DB714A">
        <w:rPr>
          <w:rFonts w:eastAsiaTheme="minorEastAsia"/>
        </w:rPr>
        <w:t xml:space="preserve"> </w:t>
      </w:r>
      <w:r w:rsidR="00CB4AD7">
        <w:rPr>
          <w:rFonts w:eastAsiaTheme="minorEastAsia"/>
        </w:rPr>
        <w:t>(</w:t>
      </w:r>
      <w:r w:rsidR="00DB714A">
        <w:rPr>
          <w:rFonts w:eastAsiaTheme="minorEastAsia"/>
        </w:rPr>
        <w:t>as described in a subsequent section and summarized for each body segment in</w:t>
      </w:r>
      <w:r w:rsidR="006B43D3">
        <w:rPr>
          <w:rFonts w:eastAsiaTheme="minorEastAsia"/>
        </w:rPr>
        <w:t xml:space="preserve"> </w:t>
      </w:r>
      <w:r w:rsidR="006B43D3">
        <w:rPr>
          <w:rFonts w:eastAsiaTheme="minorEastAsia"/>
        </w:rPr>
        <w:fldChar w:fldCharType="begin"/>
      </w:r>
      <w:r w:rsidR="006B43D3">
        <w:rPr>
          <w:rFonts w:eastAsiaTheme="minorEastAsia"/>
        </w:rPr>
        <w:instrText xml:space="preserve"> REF _Ref138200705 \h </w:instrText>
      </w:r>
      <w:r w:rsidR="006B43D3">
        <w:rPr>
          <w:rFonts w:eastAsiaTheme="minorEastAsia"/>
        </w:rPr>
      </w:r>
      <w:r w:rsidR="006B43D3">
        <w:rPr>
          <w:rFonts w:eastAsiaTheme="minorEastAsia"/>
        </w:rPr>
        <w:fldChar w:fldCharType="separate"/>
      </w:r>
      <w:r w:rsidR="006B43D3">
        <w:t xml:space="preserve">Table </w:t>
      </w:r>
      <w:r w:rsidR="006B43D3">
        <w:rPr>
          <w:noProof/>
        </w:rPr>
        <w:t>2</w:t>
      </w:r>
      <w:r w:rsidR="006B43D3">
        <w:rPr>
          <w:rFonts w:eastAsiaTheme="minorEastAsia"/>
        </w:rPr>
        <w:fldChar w:fldCharType="end"/>
      </w:r>
      <w:r w:rsidR="00CB4AD7">
        <w:rPr>
          <w:rFonts w:eastAsiaTheme="minorEastAsia"/>
        </w:rPr>
        <w:t>)</w:t>
      </w:r>
      <w:r w:rsidR="00527503">
        <w:rPr>
          <w:rFonts w:eastAsiaTheme="minorEastAsia"/>
        </w:rPr>
        <w:t xml:space="preserve">, and </w:t>
      </w:r>
      <m:oMath>
        <m:r>
          <w:rPr>
            <w:rFonts w:ascii="Cambria Math" w:eastAsiaTheme="minorEastAsia" w:hAnsi="Cambria Math"/>
          </w:rPr>
          <m:t>i</m:t>
        </m:r>
      </m:oMath>
      <w:r w:rsidR="00527503">
        <w:rPr>
          <w:rFonts w:eastAsiaTheme="minorEastAsia"/>
        </w:rPr>
        <w:t xml:space="preserve"> is the body segment. </w:t>
      </w:r>
      <w:r w:rsidR="00006CC9">
        <w:t>The whole-body equivalent temperature is the area-weighted average over all body segments.</w:t>
      </w:r>
      <w:r w:rsidDel="00131E6E">
        <w:rPr>
          <w:rFonts w:eastAsiaTheme="minorEastAsia"/>
        </w:rPr>
        <w:t xml:space="preserve"> </w:t>
      </w:r>
    </w:p>
    <w:p w14:paraId="1EC1D420" w14:textId="046B2F41" w:rsidR="00A46F95" w:rsidRPr="004F0313" w:rsidRDefault="00000000" w:rsidP="00A46F95">
      <w:pPr>
        <w:rPr>
          <w:rFonts w:eastAsiaTheme="minorEastAsia"/>
        </w:rPr>
      </w:pPr>
      <m:oMathPara>
        <m:oMath>
          <m:sSub>
            <m:sSubPr>
              <m:ctrlPr>
                <w:ins w:id="473" w:author="Stefano Schiavon" w:date="2023-12-15T14:13:00Z">
                  <w:rPr>
                    <w:rFonts w:ascii="Cambria Math" w:hAnsi="Cambria Math"/>
                    <w:i/>
                  </w:rPr>
                </w:ins>
              </m:ctrlPr>
            </m:sSubPr>
            <m:e>
              <m:r>
                <w:rPr>
                  <w:rFonts w:ascii="Cambria Math" w:hAnsi="Cambria Math"/>
                </w:rPr>
                <m:t>T</m:t>
              </m:r>
            </m:e>
            <m:sub>
              <m:r>
                <w:rPr>
                  <w:rFonts w:ascii="Cambria Math" w:hAnsi="Cambria Math"/>
                </w:rPr>
                <m:t>eq,i</m:t>
              </m:r>
            </m:sub>
          </m:sSub>
          <m:r>
            <w:rPr>
              <w:rFonts w:ascii="Cambria Math" w:hAnsi="Cambria Math"/>
            </w:rPr>
            <m:t>=</m:t>
          </m:r>
          <m:sSub>
            <m:sSubPr>
              <m:ctrlPr>
                <w:ins w:id="474" w:author="Stefano Schiavon" w:date="2023-12-15T14:13:00Z">
                  <w:rPr>
                    <w:rFonts w:ascii="Cambria Math" w:hAnsi="Cambria Math"/>
                    <w:i/>
                  </w:rPr>
                </w:ins>
              </m:ctrlPr>
            </m:sSubPr>
            <m:e>
              <m:r>
                <w:rPr>
                  <w:rFonts w:ascii="Cambria Math" w:hAnsi="Cambria Math"/>
                </w:rPr>
                <m:t>T</m:t>
              </m:r>
            </m:e>
            <m:sub>
              <m:r>
                <w:rPr>
                  <w:rFonts w:ascii="Cambria Math" w:hAnsi="Cambria Math"/>
                </w:rPr>
                <m:t>sk,i</m:t>
              </m:r>
            </m:sub>
          </m:sSub>
          <m:r>
            <w:rPr>
              <w:rFonts w:ascii="Cambria Math" w:hAnsi="Cambria Math"/>
            </w:rPr>
            <m:t>-</m:t>
          </m:r>
          <m:f>
            <m:fPr>
              <m:ctrlPr>
                <w:ins w:id="475" w:author="Stefano Schiavon" w:date="2023-12-15T14:13:00Z">
                  <w:rPr>
                    <w:rFonts w:ascii="Cambria Math" w:hAnsi="Cambria Math"/>
                    <w:i/>
                  </w:rPr>
                </w:ins>
              </m:ctrlPr>
            </m:fPr>
            <m:num>
              <m:sSub>
                <m:sSubPr>
                  <m:ctrlPr>
                    <w:ins w:id="476" w:author="Stefano Schiavon" w:date="2023-12-15T14:13:00Z">
                      <w:rPr>
                        <w:rFonts w:ascii="Cambria Math" w:hAnsi="Cambria Math"/>
                        <w:i/>
                      </w:rPr>
                    </w:ins>
                  </m:ctrlPr>
                </m:sSubPr>
                <m:e>
                  <m:r>
                    <w:rPr>
                      <w:rFonts w:ascii="Cambria Math" w:hAnsi="Cambria Math"/>
                    </w:rPr>
                    <m:t>Q</m:t>
                  </m:r>
                </m:e>
                <m:sub>
                  <m:r>
                    <w:rPr>
                      <w:rFonts w:ascii="Cambria Math" w:hAnsi="Cambria Math"/>
                    </w:rPr>
                    <m:t>t,i</m:t>
                  </m:r>
                </m:sub>
              </m:sSub>
            </m:num>
            <m:den>
              <m:sSub>
                <m:sSubPr>
                  <m:ctrlPr>
                    <w:ins w:id="477" w:author="Stefano Schiavon" w:date="2023-12-15T14:13:00Z">
                      <w:rPr>
                        <w:rFonts w:ascii="Cambria Math" w:hAnsi="Cambria Math"/>
                        <w:i/>
                      </w:rPr>
                    </w:ins>
                  </m:ctrlPr>
                </m:sSubPr>
                <m:e>
                  <m:r>
                    <w:rPr>
                      <w:rFonts w:ascii="Cambria Math" w:hAnsi="Cambria Math"/>
                    </w:rPr>
                    <m:t>h</m:t>
                  </m:r>
                </m:e>
                <m:sub>
                  <m:r>
                    <w:rPr>
                      <w:rFonts w:ascii="Cambria Math" w:hAnsi="Cambria Math"/>
                    </w:rPr>
                    <m:t>cal,i</m:t>
                  </m:r>
                </m:sub>
              </m:sSub>
            </m:den>
          </m:f>
        </m:oMath>
      </m:oMathPara>
    </w:p>
    <w:p w14:paraId="73B6591F" w14:textId="6597ADF3" w:rsidR="006B43D3" w:rsidRPr="006B43D3" w:rsidDel="00131E6E" w:rsidRDefault="00A46F95" w:rsidP="006B43D3">
      <w:pPr>
        <w:pStyle w:val="Caption"/>
        <w:jc w:val="right"/>
        <w:rPr>
          <w:sz w:val="22"/>
          <w:szCs w:val="22"/>
        </w:rPr>
      </w:pPr>
      <w:bookmarkStart w:id="478" w:name="_Ref121554524"/>
      <w:r w:rsidRPr="004F0313">
        <w:rPr>
          <w:sz w:val="22"/>
          <w:szCs w:val="22"/>
        </w:rPr>
        <w:t>(</w:t>
      </w:r>
      <w:r w:rsidRPr="004F0313">
        <w:rPr>
          <w:sz w:val="22"/>
          <w:szCs w:val="22"/>
        </w:rPr>
        <w:fldChar w:fldCharType="begin"/>
      </w:r>
      <w:r w:rsidRPr="004F0313">
        <w:rPr>
          <w:sz w:val="22"/>
          <w:szCs w:val="22"/>
        </w:rPr>
        <w:instrText xml:space="preserve"> SEQ ( \* ARABIC </w:instrText>
      </w:r>
      <w:r w:rsidRPr="004F0313">
        <w:rPr>
          <w:sz w:val="22"/>
          <w:szCs w:val="22"/>
        </w:rPr>
        <w:fldChar w:fldCharType="separate"/>
      </w:r>
      <w:r>
        <w:rPr>
          <w:noProof/>
          <w:sz w:val="22"/>
          <w:szCs w:val="22"/>
        </w:rPr>
        <w:t>1</w:t>
      </w:r>
      <w:r w:rsidRPr="004F0313">
        <w:rPr>
          <w:sz w:val="22"/>
          <w:szCs w:val="22"/>
        </w:rPr>
        <w:fldChar w:fldCharType="end"/>
      </w:r>
      <w:r w:rsidRPr="004F0313">
        <w:rPr>
          <w:sz w:val="22"/>
          <w:szCs w:val="22"/>
        </w:rPr>
        <w:t>)</w:t>
      </w:r>
      <w:bookmarkEnd w:id="478"/>
    </w:p>
    <w:p w14:paraId="75D98407" w14:textId="75D298C2" w:rsidR="00A46F95" w:rsidRDefault="00A46F95" w:rsidP="00A46F95">
      <w:pPr>
        <w:rPr>
          <w:rFonts w:eastAsiaTheme="minorEastAsia"/>
        </w:rPr>
      </w:pPr>
      <w:r>
        <w:rPr>
          <w:rFonts w:eastAsiaTheme="minorEastAsia"/>
        </w:rPr>
        <w:t xml:space="preserve">The absolute value of the difference in the manikin-based equivalent temperature relative to a baseline condition gives the heating or cooling effect of the strategy, </w:t>
      </w:r>
      <w:r w:rsidR="00527503">
        <w:rPr>
          <w:rFonts w:eastAsiaTheme="minorEastAsia"/>
        </w:rPr>
        <w:t xml:space="preserve">as shown in </w:t>
      </w:r>
      <w:r>
        <w:rPr>
          <w:rFonts w:eastAsiaTheme="minorEastAsia"/>
        </w:rPr>
        <w:fldChar w:fldCharType="begin"/>
      </w:r>
      <w:r>
        <w:rPr>
          <w:rFonts w:eastAsiaTheme="minorEastAsia"/>
        </w:rPr>
        <w:instrText xml:space="preserve"> REF _Ref121554541 \h </w:instrText>
      </w:r>
      <w:r>
        <w:rPr>
          <w:rFonts w:eastAsiaTheme="minorEastAsia"/>
        </w:rPr>
      </w:r>
      <w:r>
        <w:rPr>
          <w:rFonts w:eastAsiaTheme="minorEastAsia"/>
        </w:rPr>
        <w:fldChar w:fldCharType="separate"/>
      </w:r>
      <w:r w:rsidRPr="00100E68">
        <w:t>(</w:t>
      </w:r>
      <w:r>
        <w:rPr>
          <w:noProof/>
        </w:rPr>
        <w:t>2</w:t>
      </w:r>
      <w:r w:rsidRPr="00100E68">
        <w:t>)</w:t>
      </w:r>
      <w:r>
        <w:rPr>
          <w:rFonts w:eastAsiaTheme="minorEastAsia"/>
        </w:rPr>
        <w:fldChar w:fldCharType="end"/>
      </w:r>
      <w:r>
        <w:rPr>
          <w:rFonts w:eastAsiaTheme="minorEastAsia"/>
        </w:rPr>
        <w:t>. This approach is similar to prior studies measuring the heating effect of personal heaters</w:t>
      </w:r>
      <w:r>
        <w:rPr>
          <w:rFonts w:eastAsiaTheme="minorEastAsia"/>
        </w:rPr>
        <w:fldChar w:fldCharType="begin"/>
      </w:r>
      <w:r w:rsidR="007676DE">
        <w:rPr>
          <w:rFonts w:eastAsiaTheme="minorEastAsia"/>
        </w:rPr>
        <w:instrText xml:space="preserve"> ADDIN ZOTERO_ITEM CSL_CITATION {"citationID":"UN7ysQai","properties":{"formattedCitation":"\\super 32\\nosupersub{}","plainCitation":"32","noteIndex":0},"citationItems":[{"id":291,"uris":["http://zotero.org/users/4259226/items/564UIVLI"],"itemData":{"id":291,"type":"thesis","abstract":"There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Pr>
          <w:rFonts w:eastAsiaTheme="minorEastAsia"/>
        </w:rPr>
        <w:fldChar w:fldCharType="separate"/>
      </w:r>
      <w:r w:rsidR="007676DE" w:rsidRPr="007676DE">
        <w:rPr>
          <w:rFonts w:cs="Times New Roman"/>
          <w:vertAlign w:val="superscript"/>
        </w:rPr>
        <w:t>32</w:t>
      </w:r>
      <w:r>
        <w:rPr>
          <w:rFonts w:eastAsiaTheme="minorEastAsia"/>
        </w:rPr>
        <w:fldChar w:fldCharType="end"/>
      </w:r>
      <w:r>
        <w:rPr>
          <w:rFonts w:eastAsiaTheme="minorEastAsia"/>
        </w:rPr>
        <w:t xml:space="preserve"> or the cooling effect of elevated air movement</w:t>
      </w:r>
      <w:r>
        <w:rPr>
          <w:rFonts w:eastAsiaTheme="minorEastAsia"/>
        </w:rPr>
        <w:fldChar w:fldCharType="begin"/>
      </w:r>
      <w:r w:rsidR="00B51AA2">
        <w:rPr>
          <w:rFonts w:eastAsiaTheme="minorEastAsia"/>
        </w:rPr>
        <w:instrText xml:space="preserve"> ADDIN ZOTERO_ITEM CSL_CITATION {"citationID":"u9e6hWIv","properties":{"formattedCitation":"\\super 78,79\\nosupersub{}","plainCitation":"78,79","noteIndex":0},"citationItems":[{"id":474,"uris":["http://zotero.org/users/4259226/items/XG47LXKF"],"itemData":{"id":474,"type":"article-journal","container-title":"HVAC&amp;R Research","DOI":"10.1080/10789669.2009.10390882","ISSN":"1078-9669","issue":"6","journalAbbreviation":"HVAC&amp;R Res.","language":"en","page":"1121-1144","source":"DOI.org (Crossref)","title":"Introduction of a Cooling-Fan Efficiency Index","URL":"http://www.tandfonline.com/doi/abs/10.1080/10789669.2009.10390882","volume":"15","author":[{"family":"Schiavon","given":"Stefano"},{"family":"Melikov","given":"Arsen Krikor"}],"accessed":{"date-parts":[["2021",6,10]]},"issued":{"date-parts":[["2009",11,1]]}}},{"id":475,"uris":["http://zotero.org/users/4259226/items/XNYE4Y7T"],"itemData":{"id":475,"type":"article-journal","abstract":"In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rPr>
          <w:rFonts w:eastAsiaTheme="minorEastAsia"/>
        </w:rPr>
        <w:fldChar w:fldCharType="separate"/>
      </w:r>
      <w:r w:rsidR="00B51AA2" w:rsidRPr="00B51AA2">
        <w:rPr>
          <w:rFonts w:cs="Times New Roman"/>
          <w:vertAlign w:val="superscript"/>
        </w:rPr>
        <w:t>78,79</w:t>
      </w:r>
      <w:r>
        <w:rPr>
          <w:rFonts w:eastAsiaTheme="minorEastAsia"/>
        </w:rPr>
        <w:fldChar w:fldCharType="end"/>
      </w:r>
      <w:r>
        <w:rPr>
          <w:rFonts w:eastAsiaTheme="minorEastAsia"/>
        </w:rPr>
        <w:t xml:space="preserve">. </w:t>
      </w:r>
    </w:p>
    <w:p w14:paraId="34AAF1C3" w14:textId="26A3BD2A" w:rsidR="00A46F95" w:rsidRPr="00100E68" w:rsidRDefault="00000000" w:rsidP="00A46F95">
      <w:pPr>
        <w:rPr>
          <w:rFonts w:eastAsiaTheme="minorEastAsia"/>
        </w:rPr>
      </w:pPr>
      <m:oMathPara>
        <m:oMath>
          <m:sSub>
            <m:sSubPr>
              <m:ctrlPr>
                <w:ins w:id="479" w:author="Stefano Schiavon" w:date="2023-12-15T14:13:00Z">
                  <w:rPr>
                    <w:rFonts w:ascii="Cambria Math" w:hAnsi="Cambria Math"/>
                    <w:i/>
                  </w:rPr>
                </w:ins>
              </m:ctrlPr>
            </m:sSubPr>
            <m:e>
              <m:r>
                <m:rPr>
                  <m:sty m:val="p"/>
                </m:rPr>
                <w:rPr>
                  <w:rFonts w:ascii="Cambria Math" w:hAnsi="Cambria Math"/>
                </w:rPr>
                <m:t>Δ</m:t>
              </m:r>
              <m:r>
                <w:rPr>
                  <w:rFonts w:ascii="Cambria Math" w:hAnsi="Cambria Math"/>
                </w:rPr>
                <m:t>T</m:t>
              </m:r>
            </m:e>
            <m:sub>
              <m:r>
                <w:rPr>
                  <w:rFonts w:ascii="Cambria Math" w:hAnsi="Cambria Math"/>
                </w:rPr>
                <m:t>eq</m:t>
              </m:r>
            </m:sub>
          </m:sSub>
          <m:r>
            <w:rPr>
              <w:rFonts w:ascii="Cambria Math" w:hAnsi="Cambria Math"/>
            </w:rPr>
            <m:t>=</m:t>
          </m:r>
          <m:d>
            <m:dPr>
              <m:begChr m:val="|"/>
              <m:endChr m:val="|"/>
              <m:ctrlPr>
                <w:ins w:id="480" w:author="Stefano Schiavon" w:date="2023-12-15T14:13:00Z">
                  <w:rPr>
                    <w:rFonts w:ascii="Cambria Math" w:hAnsi="Cambria Math"/>
                    <w:i/>
                  </w:rPr>
                </w:ins>
              </m:ctrlPr>
            </m:dPr>
            <m:e>
              <m:sSub>
                <m:sSubPr>
                  <m:ctrlPr>
                    <w:ins w:id="481" w:author="Stefano Schiavon" w:date="2023-12-15T14:13:00Z">
                      <w:rPr>
                        <w:rFonts w:ascii="Cambria Math" w:hAnsi="Cambria Math"/>
                        <w:i/>
                      </w:rPr>
                    </w:ins>
                  </m:ctrlPr>
                </m:sSubPr>
                <m:e>
                  <m:r>
                    <w:rPr>
                      <w:rFonts w:ascii="Cambria Math" w:hAnsi="Cambria Math"/>
                    </w:rPr>
                    <m:t>T</m:t>
                  </m:r>
                </m:e>
                <m:sub>
                  <m:r>
                    <w:rPr>
                      <w:rFonts w:ascii="Cambria Math" w:hAnsi="Cambria Math"/>
                    </w:rPr>
                    <m:t>eq, heating or cooling strategy</m:t>
                  </m:r>
                </m:sub>
              </m:sSub>
              <m:r>
                <w:rPr>
                  <w:rFonts w:ascii="Cambria Math" w:hAnsi="Cambria Math"/>
                </w:rPr>
                <m:t>-</m:t>
              </m:r>
              <m:sSub>
                <m:sSubPr>
                  <m:ctrlPr>
                    <w:ins w:id="482" w:author="Stefano Schiavon" w:date="2023-12-15T14:13:00Z">
                      <w:rPr>
                        <w:rFonts w:ascii="Cambria Math" w:hAnsi="Cambria Math"/>
                        <w:i/>
                      </w:rPr>
                    </w:ins>
                  </m:ctrlPr>
                </m:sSubPr>
                <m:e>
                  <m:r>
                    <w:rPr>
                      <w:rFonts w:ascii="Cambria Math" w:hAnsi="Cambria Math"/>
                    </w:rPr>
                    <m:t>T</m:t>
                  </m:r>
                </m:e>
                <m:sub>
                  <m:r>
                    <w:rPr>
                      <w:rFonts w:ascii="Cambria Math" w:hAnsi="Cambria Math"/>
                    </w:rPr>
                    <m:t>eq, Baseline</m:t>
                  </m:r>
                </m:sub>
              </m:sSub>
            </m:e>
          </m:d>
        </m:oMath>
      </m:oMathPara>
    </w:p>
    <w:p w14:paraId="1D098B00" w14:textId="77777777" w:rsidR="00A46F95" w:rsidRPr="00100E68" w:rsidRDefault="00A46F95" w:rsidP="00A46F95">
      <w:pPr>
        <w:pStyle w:val="Caption"/>
        <w:jc w:val="right"/>
        <w:rPr>
          <w:rFonts w:eastAsiaTheme="minorEastAsia"/>
          <w:sz w:val="22"/>
          <w:szCs w:val="22"/>
        </w:rPr>
      </w:pPr>
      <w:bookmarkStart w:id="483" w:name="_Ref121554541"/>
      <w:bookmarkStart w:id="484" w:name="_Ref123065519"/>
      <w:r w:rsidRPr="00100E68">
        <w:rPr>
          <w:sz w:val="22"/>
          <w:szCs w:val="22"/>
        </w:rPr>
        <w:t>(</w:t>
      </w:r>
      <w:r w:rsidRPr="00100E68">
        <w:rPr>
          <w:sz w:val="22"/>
          <w:szCs w:val="22"/>
        </w:rPr>
        <w:fldChar w:fldCharType="begin"/>
      </w:r>
      <w:r w:rsidRPr="00100E68">
        <w:rPr>
          <w:sz w:val="22"/>
          <w:szCs w:val="22"/>
        </w:rPr>
        <w:instrText xml:space="preserve"> SEQ ( \* ARABIC </w:instrText>
      </w:r>
      <w:r w:rsidRPr="00100E68">
        <w:rPr>
          <w:sz w:val="22"/>
          <w:szCs w:val="22"/>
        </w:rPr>
        <w:fldChar w:fldCharType="separate"/>
      </w:r>
      <w:r>
        <w:rPr>
          <w:noProof/>
          <w:sz w:val="22"/>
          <w:szCs w:val="22"/>
        </w:rPr>
        <w:t>2</w:t>
      </w:r>
      <w:r w:rsidRPr="00100E68">
        <w:rPr>
          <w:sz w:val="22"/>
          <w:szCs w:val="22"/>
        </w:rPr>
        <w:fldChar w:fldCharType="end"/>
      </w:r>
      <w:r w:rsidRPr="00100E68">
        <w:rPr>
          <w:sz w:val="22"/>
          <w:szCs w:val="22"/>
        </w:rPr>
        <w:t>)</w:t>
      </w:r>
      <w:bookmarkEnd w:id="483"/>
      <w:bookmarkEnd w:id="484"/>
    </w:p>
    <w:p w14:paraId="12264B94" w14:textId="55C4B320" w:rsidR="00A46F95" w:rsidRDefault="00A46F95" w:rsidP="00A46F95">
      <w:pPr>
        <w:rPr>
          <w:rFonts w:eastAsiaTheme="minorEastAsia"/>
        </w:rPr>
      </w:pPr>
      <w:r>
        <w:rPr>
          <w:rFonts w:eastAsiaTheme="minorEastAsia"/>
        </w:rPr>
        <w:lastRenderedPageBreak/>
        <w:t>We defined the baseline condition</w:t>
      </w:r>
      <w:r w:rsidR="004D74F8">
        <w:rPr>
          <w:rFonts w:eastAsiaTheme="minorEastAsia"/>
        </w:rPr>
        <w:t>, illustrated in</w:t>
      </w:r>
      <w:r w:rsidR="00483565">
        <w:rPr>
          <w:rFonts w:eastAsiaTheme="minorEastAsia"/>
        </w:rPr>
        <w:t xml:space="preserve"> </w:t>
      </w:r>
      <w:r w:rsidR="00483565">
        <w:rPr>
          <w:rFonts w:eastAsiaTheme="minorEastAsia"/>
        </w:rPr>
        <w:fldChar w:fldCharType="begin"/>
      </w:r>
      <w:r w:rsidR="00483565">
        <w:rPr>
          <w:rFonts w:eastAsiaTheme="minorEastAsia"/>
        </w:rPr>
        <w:instrText xml:space="preserve"> REF _Ref153362104 \h </w:instrText>
      </w:r>
      <w:r w:rsidR="00483565">
        <w:rPr>
          <w:rFonts w:eastAsiaTheme="minorEastAsia"/>
        </w:rPr>
      </w:r>
      <w:r w:rsidR="00483565">
        <w:rPr>
          <w:rFonts w:eastAsiaTheme="minorEastAsia"/>
        </w:rPr>
        <w:fldChar w:fldCharType="separate"/>
      </w:r>
      <w:r w:rsidR="00483565">
        <w:t xml:space="preserve">Fig. </w:t>
      </w:r>
      <w:r w:rsidR="00483565">
        <w:rPr>
          <w:noProof/>
        </w:rPr>
        <w:t>4</w:t>
      </w:r>
      <w:r w:rsidR="00483565">
        <w:rPr>
          <w:rFonts w:eastAsiaTheme="minorEastAsia"/>
        </w:rPr>
        <w:fldChar w:fldCharType="end"/>
      </w:r>
      <w:r w:rsidR="001B3AD2">
        <w:rPr>
          <w:rFonts w:eastAsiaTheme="minorEastAsia"/>
        </w:rPr>
        <w:t>,</w:t>
      </w:r>
      <w:r w:rsidR="004D74F8">
        <w:rPr>
          <w:rFonts w:eastAsiaTheme="minorEastAsia"/>
        </w:rPr>
        <w:t xml:space="preserve"> </w:t>
      </w:r>
      <w:r>
        <w:rPr>
          <w:rFonts w:eastAsiaTheme="minorEastAsia"/>
        </w:rPr>
        <w:t xml:space="preserve">as a thermal manikin in the same ambient temperature with light clothing (0.25 </w:t>
      </w:r>
      <w:proofErr w:type="spellStart"/>
      <w:r>
        <w:rPr>
          <w:rFonts w:eastAsiaTheme="minorEastAsia"/>
        </w:rPr>
        <w:t>Clo</w:t>
      </w:r>
      <w:proofErr w:type="spellEnd"/>
      <w:r>
        <w:rPr>
          <w:rFonts w:eastAsiaTheme="minorEastAsia"/>
        </w:rPr>
        <w:t xml:space="preserve">), a sheet (0.61 </w:t>
      </w:r>
      <w:proofErr w:type="spellStart"/>
      <w:r>
        <w:rPr>
          <w:rFonts w:eastAsiaTheme="minorEastAsia"/>
        </w:rPr>
        <w:t>Clo</w:t>
      </w:r>
      <w:proofErr w:type="spellEnd"/>
      <w:r>
        <w:rPr>
          <w:rFonts w:eastAsiaTheme="minorEastAsia"/>
        </w:rPr>
        <w:t xml:space="preserve">) covering from below the shoulders, laying in log posture (i.e. laying on the right side with one arm outstretched) on a conventional mattress (0.34 </w:t>
      </w:r>
      <w:proofErr w:type="spellStart"/>
      <w:r>
        <w:rPr>
          <w:rFonts w:eastAsiaTheme="minorEastAsia"/>
        </w:rPr>
        <w:t>Clo</w:t>
      </w:r>
      <w:proofErr w:type="spellEnd"/>
      <w:r>
        <w:rPr>
          <w:rFonts w:eastAsiaTheme="minorEastAsia"/>
        </w:rPr>
        <w:t>) with no emergency blanket or active heating or cooling system</w:t>
      </w:r>
      <w:r w:rsidR="001B3AD2">
        <w:rPr>
          <w:rFonts w:eastAsiaTheme="minorEastAsia"/>
        </w:rPr>
        <w:t>.</w:t>
      </w:r>
      <w:r>
        <w:rPr>
          <w:rFonts w:eastAsiaTheme="minorEastAsia"/>
        </w:rPr>
        <w:t xml:space="preserve">  </w:t>
      </w:r>
    </w:p>
    <w:p w14:paraId="520CC3C8" w14:textId="77777777" w:rsidR="006B43D3" w:rsidRPr="00667D9A" w:rsidDel="00667D9A" w:rsidRDefault="006B43D3">
      <w:pPr>
        <w:spacing w:after="0" w:line="240" w:lineRule="auto"/>
        <w:jc w:val="left"/>
        <w:rPr>
          <w:del w:id="485" w:author="Arfa Aijazi" w:date="2023-12-19T16:57:00Z"/>
          <w:i/>
          <w:iCs/>
          <w:sz w:val="18"/>
          <w:szCs w:val="18"/>
        </w:rPr>
      </w:pPr>
      <w:del w:id="486" w:author="Arfa Aijazi" w:date="2023-12-19T16:57:00Z">
        <w:r w:rsidRPr="00667D9A" w:rsidDel="00667D9A">
          <w:rPr>
            <w:i/>
            <w:iCs/>
            <w:sz w:val="18"/>
            <w:szCs w:val="18"/>
            <w:rPrChange w:id="487" w:author="Arfa Aijazi" w:date="2023-12-19T16:57:00Z">
              <w:rPr/>
            </w:rPrChange>
          </w:rPr>
          <w:br w:type="page"/>
        </w:r>
      </w:del>
    </w:p>
    <w:p w14:paraId="4F9562F5" w14:textId="3256CBC7" w:rsidR="006B43D3" w:rsidRDefault="006B43D3">
      <w:pPr>
        <w:spacing w:after="0" w:line="240" w:lineRule="auto"/>
        <w:jc w:val="left"/>
        <w:pPrChange w:id="488" w:author="Arfa Aijazi" w:date="2023-12-19T16:57:00Z">
          <w:pPr>
            <w:pStyle w:val="Caption"/>
            <w:keepNext/>
          </w:pPr>
        </w:pPrChange>
      </w:pPr>
      <w:bookmarkStart w:id="489" w:name="_Ref138200705"/>
      <w:r w:rsidRPr="00667D9A">
        <w:rPr>
          <w:i/>
          <w:iCs/>
          <w:sz w:val="18"/>
          <w:szCs w:val="18"/>
        </w:rPr>
        <w:t xml:space="preserve">Table </w:t>
      </w:r>
      <w:r w:rsidRPr="00667D9A">
        <w:rPr>
          <w:i/>
          <w:iCs/>
          <w:sz w:val="18"/>
          <w:szCs w:val="18"/>
          <w:rPrChange w:id="490" w:author="Arfa Aijazi" w:date="2023-12-19T16:57:00Z">
            <w:rPr>
              <w:i w:val="0"/>
              <w:iCs w:val="0"/>
            </w:rPr>
          </w:rPrChange>
        </w:rPr>
        <w:fldChar w:fldCharType="begin"/>
      </w:r>
      <w:r w:rsidRPr="00667D9A">
        <w:rPr>
          <w:i/>
          <w:iCs/>
          <w:sz w:val="18"/>
          <w:szCs w:val="18"/>
        </w:rPr>
        <w:instrText xml:space="preserve"> SEQ Table \* ARABIC </w:instrText>
      </w:r>
      <w:r w:rsidRPr="00667D9A">
        <w:rPr>
          <w:i/>
          <w:iCs/>
          <w:sz w:val="18"/>
          <w:szCs w:val="18"/>
          <w:rPrChange w:id="491" w:author="Arfa Aijazi" w:date="2023-12-19T16:57:00Z">
            <w:rPr>
              <w:i w:val="0"/>
              <w:iCs w:val="0"/>
              <w:noProof/>
            </w:rPr>
          </w:rPrChange>
        </w:rPr>
        <w:fldChar w:fldCharType="separate"/>
      </w:r>
      <w:r w:rsidRPr="00667D9A">
        <w:rPr>
          <w:i/>
          <w:iCs/>
          <w:noProof/>
          <w:sz w:val="18"/>
          <w:szCs w:val="18"/>
        </w:rPr>
        <w:t>2</w:t>
      </w:r>
      <w:r w:rsidRPr="00667D9A">
        <w:rPr>
          <w:i/>
          <w:iCs/>
          <w:noProof/>
          <w:sz w:val="18"/>
          <w:szCs w:val="18"/>
          <w:rPrChange w:id="492" w:author="Arfa Aijazi" w:date="2023-12-19T16:57:00Z">
            <w:rPr>
              <w:i w:val="0"/>
              <w:iCs w:val="0"/>
              <w:noProof/>
            </w:rPr>
          </w:rPrChange>
        </w:rPr>
        <w:fldChar w:fldCharType="end"/>
      </w:r>
      <w:bookmarkEnd w:id="489"/>
      <w:r w:rsidRPr="00667D9A">
        <w:rPr>
          <w:i/>
          <w:iCs/>
          <w:sz w:val="18"/>
          <w:szCs w:val="18"/>
        </w:rPr>
        <w:t>: Dry-heat transfer coefficient of each body segment of the thermal manikin</w:t>
      </w:r>
    </w:p>
    <w:tbl>
      <w:tblPr>
        <w:tblW w:w="0" w:type="auto"/>
        <w:tblLook w:val="04A0" w:firstRow="1" w:lastRow="0" w:firstColumn="1" w:lastColumn="0" w:noHBand="0" w:noVBand="1"/>
      </w:tblPr>
      <w:tblGrid>
        <w:gridCol w:w="1481"/>
        <w:gridCol w:w="512"/>
        <w:gridCol w:w="629"/>
        <w:gridCol w:w="512"/>
        <w:gridCol w:w="859"/>
      </w:tblGrid>
      <w:tr w:rsidR="006B43D3" w:rsidRPr="00E60AFB" w14:paraId="799AED65" w14:textId="77777777" w:rsidTr="00AA7222">
        <w:trPr>
          <w:trHeight w:val="285"/>
        </w:trPr>
        <w:tc>
          <w:tcPr>
            <w:tcW w:w="0" w:type="auto"/>
            <w:tcBorders>
              <w:top w:val="nil"/>
              <w:left w:val="nil"/>
              <w:bottom w:val="nil"/>
              <w:right w:val="nil"/>
            </w:tcBorders>
            <w:shd w:val="clear" w:color="auto" w:fill="auto"/>
            <w:noWrap/>
            <w:vAlign w:val="bottom"/>
            <w:hideMark/>
          </w:tcPr>
          <w:p w14:paraId="6CBDC3FA" w14:textId="77777777" w:rsidR="006B43D3" w:rsidRPr="00BD3E3A" w:rsidRDefault="006B43D3" w:rsidP="00AA7222">
            <w:pPr>
              <w:pStyle w:val="Tabletext"/>
            </w:pPr>
          </w:p>
        </w:tc>
        <w:tc>
          <w:tcPr>
            <w:tcW w:w="0" w:type="auto"/>
            <w:gridSpan w:val="2"/>
            <w:tcBorders>
              <w:top w:val="nil"/>
              <w:left w:val="nil"/>
              <w:bottom w:val="nil"/>
              <w:right w:val="nil"/>
            </w:tcBorders>
            <w:shd w:val="clear" w:color="auto" w:fill="auto"/>
            <w:noWrap/>
            <w:vAlign w:val="bottom"/>
            <w:hideMark/>
          </w:tcPr>
          <w:p w14:paraId="47142EA1" w14:textId="77777777" w:rsidR="006B43D3" w:rsidRPr="00E2155C" w:rsidRDefault="006B43D3" w:rsidP="00AA7222">
            <w:pPr>
              <w:pStyle w:val="Tabletext"/>
              <w:jc w:val="center"/>
              <w:rPr>
                <w:rFonts w:cs="Calibri"/>
                <w:b/>
                <w:bCs/>
                <w:color w:val="000000"/>
              </w:rPr>
            </w:pPr>
            <w:r w:rsidRPr="00E2155C">
              <w:rPr>
                <w:rFonts w:cs="Calibri"/>
                <w:b/>
                <w:bCs/>
                <w:color w:val="000000"/>
              </w:rPr>
              <w:t>16</w:t>
            </w:r>
            <w:r w:rsidRPr="00E2155C">
              <w:rPr>
                <w:b/>
                <w:bCs/>
              </w:rPr>
              <w:t>°C</w:t>
            </w:r>
          </w:p>
        </w:tc>
        <w:tc>
          <w:tcPr>
            <w:tcW w:w="0" w:type="auto"/>
            <w:gridSpan w:val="2"/>
            <w:tcBorders>
              <w:top w:val="nil"/>
              <w:left w:val="nil"/>
              <w:bottom w:val="nil"/>
              <w:right w:val="nil"/>
            </w:tcBorders>
            <w:shd w:val="clear" w:color="auto" w:fill="auto"/>
            <w:noWrap/>
            <w:vAlign w:val="bottom"/>
            <w:hideMark/>
          </w:tcPr>
          <w:p w14:paraId="6C4DA409" w14:textId="77777777" w:rsidR="006B43D3" w:rsidRPr="00E2155C" w:rsidRDefault="006B43D3" w:rsidP="00AA7222">
            <w:pPr>
              <w:pStyle w:val="Tabletext"/>
              <w:jc w:val="center"/>
              <w:rPr>
                <w:rFonts w:cs="Calibri"/>
                <w:b/>
                <w:bCs/>
                <w:color w:val="000000"/>
              </w:rPr>
            </w:pPr>
            <w:r w:rsidRPr="00E2155C">
              <w:rPr>
                <w:rFonts w:cs="Calibri"/>
                <w:b/>
                <w:bCs/>
                <w:color w:val="000000"/>
              </w:rPr>
              <w:t>28</w:t>
            </w:r>
            <w:r w:rsidRPr="00E2155C">
              <w:rPr>
                <w:b/>
                <w:bCs/>
              </w:rPr>
              <w:t>°C</w:t>
            </w:r>
          </w:p>
        </w:tc>
      </w:tr>
      <w:tr w:rsidR="006B43D3" w:rsidRPr="00E60AFB" w14:paraId="551F0609" w14:textId="77777777" w:rsidTr="00AA7222">
        <w:trPr>
          <w:trHeight w:val="285"/>
        </w:trPr>
        <w:tc>
          <w:tcPr>
            <w:tcW w:w="0" w:type="auto"/>
            <w:tcBorders>
              <w:top w:val="nil"/>
              <w:left w:val="nil"/>
              <w:bottom w:val="nil"/>
              <w:right w:val="nil"/>
            </w:tcBorders>
            <w:shd w:val="clear" w:color="auto" w:fill="auto"/>
            <w:noWrap/>
            <w:vAlign w:val="bottom"/>
            <w:hideMark/>
          </w:tcPr>
          <w:p w14:paraId="47922CE8" w14:textId="77777777" w:rsidR="006B43D3" w:rsidRPr="00E2155C" w:rsidRDefault="006B43D3" w:rsidP="00AA7222">
            <w:pPr>
              <w:pStyle w:val="Tabletext"/>
              <w:rPr>
                <w:rFonts w:cs="Calibri"/>
                <w:b/>
                <w:bCs/>
                <w:color w:val="000000"/>
              </w:rPr>
            </w:pPr>
            <w:r w:rsidRPr="00E2155C">
              <w:rPr>
                <w:rFonts w:cs="Calibri"/>
                <w:b/>
                <w:bCs/>
                <w:color w:val="000000"/>
              </w:rPr>
              <w:t>Body segment</w:t>
            </w:r>
          </w:p>
        </w:tc>
        <w:tc>
          <w:tcPr>
            <w:tcW w:w="0" w:type="auto"/>
            <w:tcBorders>
              <w:top w:val="nil"/>
              <w:left w:val="nil"/>
              <w:bottom w:val="nil"/>
              <w:right w:val="nil"/>
            </w:tcBorders>
            <w:shd w:val="clear" w:color="auto" w:fill="auto"/>
            <w:noWrap/>
            <w:vAlign w:val="bottom"/>
            <w:hideMark/>
          </w:tcPr>
          <w:p w14:paraId="4DD1ABCE" w14:textId="77777777" w:rsidR="006B43D3" w:rsidRPr="00E2155C" w:rsidRDefault="006B43D3" w:rsidP="00AA7222">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7FB8CA69" w14:textId="77777777" w:rsidR="006B43D3" w:rsidRPr="00E2155C" w:rsidRDefault="006B43D3" w:rsidP="00AA7222">
            <w:pPr>
              <w:pStyle w:val="Tabletext"/>
              <w:jc w:val="center"/>
              <w:rPr>
                <w:rFonts w:cs="Calibri"/>
                <w:b/>
                <w:bCs/>
                <w:color w:val="000000"/>
              </w:rPr>
            </w:pPr>
            <w:r>
              <w:rPr>
                <w:rFonts w:cs="Calibri"/>
                <w:b/>
                <w:bCs/>
                <w:color w:val="000000"/>
              </w:rPr>
              <w:t>Fetal</w:t>
            </w:r>
          </w:p>
        </w:tc>
        <w:tc>
          <w:tcPr>
            <w:tcW w:w="0" w:type="auto"/>
            <w:tcBorders>
              <w:top w:val="nil"/>
              <w:left w:val="nil"/>
              <w:bottom w:val="nil"/>
              <w:right w:val="nil"/>
            </w:tcBorders>
            <w:shd w:val="clear" w:color="auto" w:fill="auto"/>
            <w:noWrap/>
            <w:vAlign w:val="bottom"/>
            <w:hideMark/>
          </w:tcPr>
          <w:p w14:paraId="6F3A1068" w14:textId="77777777" w:rsidR="006B43D3" w:rsidRPr="00E2155C" w:rsidRDefault="006B43D3" w:rsidP="00AA7222">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21946623" w14:textId="77777777" w:rsidR="006B43D3" w:rsidRPr="00E2155C" w:rsidRDefault="006B43D3" w:rsidP="00AA7222">
            <w:pPr>
              <w:pStyle w:val="Tabletext"/>
              <w:jc w:val="center"/>
              <w:rPr>
                <w:rFonts w:cs="Calibri"/>
                <w:b/>
                <w:bCs/>
                <w:color w:val="000000"/>
              </w:rPr>
            </w:pPr>
            <w:r>
              <w:rPr>
                <w:rFonts w:cs="Calibri"/>
                <w:b/>
                <w:bCs/>
                <w:color w:val="000000"/>
              </w:rPr>
              <w:t>Starfish</w:t>
            </w:r>
          </w:p>
        </w:tc>
      </w:tr>
      <w:tr w:rsidR="006B43D3" w:rsidRPr="00E60AFB" w14:paraId="51C96914" w14:textId="77777777" w:rsidTr="00AA7222">
        <w:trPr>
          <w:trHeight w:val="285"/>
        </w:trPr>
        <w:tc>
          <w:tcPr>
            <w:tcW w:w="0" w:type="auto"/>
            <w:tcBorders>
              <w:top w:val="nil"/>
              <w:left w:val="nil"/>
              <w:bottom w:val="nil"/>
              <w:right w:val="nil"/>
            </w:tcBorders>
            <w:shd w:val="clear" w:color="auto" w:fill="auto"/>
            <w:noWrap/>
            <w:vAlign w:val="bottom"/>
            <w:hideMark/>
          </w:tcPr>
          <w:p w14:paraId="22375F63" w14:textId="77777777" w:rsidR="006B43D3" w:rsidRPr="00BD3E3A" w:rsidRDefault="006B43D3" w:rsidP="00AA7222">
            <w:pPr>
              <w:pStyle w:val="Tabletext"/>
              <w:rPr>
                <w:rFonts w:cs="Calibri"/>
                <w:color w:val="000000"/>
              </w:rPr>
            </w:pPr>
            <w:r w:rsidRPr="00BD3E3A">
              <w:rPr>
                <w:rFonts w:cs="Calibri"/>
                <w:color w:val="000000"/>
              </w:rPr>
              <w:t>Back</w:t>
            </w:r>
          </w:p>
        </w:tc>
        <w:tc>
          <w:tcPr>
            <w:tcW w:w="0" w:type="auto"/>
            <w:tcBorders>
              <w:top w:val="nil"/>
              <w:left w:val="nil"/>
              <w:bottom w:val="nil"/>
              <w:right w:val="nil"/>
            </w:tcBorders>
            <w:shd w:val="clear" w:color="auto" w:fill="auto"/>
            <w:noWrap/>
            <w:vAlign w:val="bottom"/>
            <w:hideMark/>
          </w:tcPr>
          <w:p w14:paraId="415323D2" w14:textId="77777777" w:rsidR="006B43D3" w:rsidRPr="00BD3E3A" w:rsidRDefault="006B43D3" w:rsidP="00AA7222">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2D91F460"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358CC7C" w14:textId="77777777" w:rsidR="006B43D3" w:rsidRPr="00BD3E3A" w:rsidRDefault="006B43D3" w:rsidP="00AA7222">
            <w:pPr>
              <w:pStyle w:val="Tabletext"/>
              <w:jc w:val="right"/>
              <w:rPr>
                <w:rFonts w:cs="Calibri"/>
                <w:color w:val="000000"/>
              </w:rPr>
            </w:pPr>
            <w:r w:rsidRPr="00BD3E3A">
              <w:rPr>
                <w:rFonts w:cs="Calibri"/>
                <w:color w:val="000000"/>
              </w:rPr>
              <w:t>7.2</w:t>
            </w:r>
          </w:p>
        </w:tc>
        <w:tc>
          <w:tcPr>
            <w:tcW w:w="0" w:type="auto"/>
            <w:tcBorders>
              <w:top w:val="nil"/>
              <w:left w:val="nil"/>
              <w:bottom w:val="nil"/>
              <w:right w:val="nil"/>
            </w:tcBorders>
            <w:shd w:val="clear" w:color="auto" w:fill="auto"/>
            <w:noWrap/>
            <w:vAlign w:val="bottom"/>
            <w:hideMark/>
          </w:tcPr>
          <w:p w14:paraId="10A98113" w14:textId="77777777" w:rsidR="006B43D3" w:rsidRPr="00BD3E3A" w:rsidRDefault="006B43D3" w:rsidP="00AA7222">
            <w:pPr>
              <w:pStyle w:val="Tabletext"/>
              <w:jc w:val="right"/>
              <w:rPr>
                <w:rFonts w:cs="Calibri"/>
                <w:color w:val="000000"/>
              </w:rPr>
            </w:pPr>
            <w:r w:rsidRPr="00BD3E3A">
              <w:rPr>
                <w:rFonts w:cs="Calibri"/>
                <w:color w:val="000000"/>
              </w:rPr>
              <w:t>6.8</w:t>
            </w:r>
          </w:p>
        </w:tc>
      </w:tr>
      <w:tr w:rsidR="006B43D3" w:rsidRPr="00E60AFB" w14:paraId="6D2F2219" w14:textId="77777777" w:rsidTr="00AA7222">
        <w:trPr>
          <w:trHeight w:val="285"/>
        </w:trPr>
        <w:tc>
          <w:tcPr>
            <w:tcW w:w="0" w:type="auto"/>
            <w:tcBorders>
              <w:top w:val="nil"/>
              <w:left w:val="nil"/>
              <w:bottom w:val="nil"/>
              <w:right w:val="nil"/>
            </w:tcBorders>
            <w:shd w:val="clear" w:color="auto" w:fill="auto"/>
            <w:noWrap/>
            <w:vAlign w:val="bottom"/>
            <w:hideMark/>
          </w:tcPr>
          <w:p w14:paraId="36D1006E" w14:textId="77777777" w:rsidR="006B43D3" w:rsidRPr="00BD3E3A" w:rsidRDefault="006B43D3" w:rsidP="00AA7222">
            <w:pPr>
              <w:pStyle w:val="Tabletext"/>
              <w:rPr>
                <w:rFonts w:cs="Calibri"/>
                <w:color w:val="000000"/>
              </w:rPr>
            </w:pPr>
            <w:r w:rsidRPr="00BD3E3A">
              <w:rPr>
                <w:rFonts w:cs="Calibri"/>
                <w:color w:val="000000"/>
              </w:rPr>
              <w:t>Chest</w:t>
            </w:r>
          </w:p>
        </w:tc>
        <w:tc>
          <w:tcPr>
            <w:tcW w:w="0" w:type="auto"/>
            <w:tcBorders>
              <w:top w:val="nil"/>
              <w:left w:val="nil"/>
              <w:bottom w:val="nil"/>
              <w:right w:val="nil"/>
            </w:tcBorders>
            <w:shd w:val="clear" w:color="auto" w:fill="auto"/>
            <w:noWrap/>
            <w:vAlign w:val="bottom"/>
            <w:hideMark/>
          </w:tcPr>
          <w:p w14:paraId="0B0A3F7A" w14:textId="77777777" w:rsidR="006B43D3" w:rsidRPr="00BD3E3A" w:rsidRDefault="006B43D3" w:rsidP="00AA7222">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2331D1B0" w14:textId="77777777" w:rsidR="006B43D3" w:rsidRPr="00BD3E3A" w:rsidRDefault="006B43D3" w:rsidP="00AA7222">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4946006A" w14:textId="77777777" w:rsidR="006B43D3" w:rsidRPr="00BD3E3A" w:rsidRDefault="006B43D3" w:rsidP="00AA7222">
            <w:pPr>
              <w:pStyle w:val="Tabletext"/>
              <w:jc w:val="righ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1D8AB42F" w14:textId="77777777" w:rsidR="006B43D3" w:rsidRPr="00BD3E3A" w:rsidRDefault="006B43D3" w:rsidP="00AA7222">
            <w:pPr>
              <w:pStyle w:val="Tabletext"/>
              <w:jc w:val="right"/>
              <w:rPr>
                <w:rFonts w:cs="Calibri"/>
                <w:color w:val="000000"/>
              </w:rPr>
            </w:pPr>
            <w:r w:rsidRPr="00BD3E3A">
              <w:rPr>
                <w:rFonts w:cs="Calibri"/>
                <w:color w:val="000000"/>
              </w:rPr>
              <w:t>6.0</w:t>
            </w:r>
          </w:p>
        </w:tc>
      </w:tr>
      <w:tr w:rsidR="006B43D3" w:rsidRPr="00E60AFB" w14:paraId="0E447717" w14:textId="77777777" w:rsidTr="00AA7222">
        <w:trPr>
          <w:trHeight w:val="285"/>
        </w:trPr>
        <w:tc>
          <w:tcPr>
            <w:tcW w:w="0" w:type="auto"/>
            <w:tcBorders>
              <w:top w:val="nil"/>
              <w:left w:val="nil"/>
              <w:bottom w:val="nil"/>
              <w:right w:val="nil"/>
            </w:tcBorders>
            <w:shd w:val="clear" w:color="auto" w:fill="auto"/>
            <w:noWrap/>
            <w:vAlign w:val="bottom"/>
            <w:hideMark/>
          </w:tcPr>
          <w:p w14:paraId="443C0DAC" w14:textId="77777777" w:rsidR="006B43D3" w:rsidRPr="00BD3E3A" w:rsidRDefault="006B43D3" w:rsidP="00AA7222">
            <w:pPr>
              <w:pStyle w:val="Tabletext"/>
              <w:rPr>
                <w:rFonts w:cs="Calibri"/>
                <w:color w:val="000000"/>
              </w:rPr>
            </w:pPr>
            <w:r w:rsidRPr="00BD3E3A">
              <w:rPr>
                <w:rFonts w:cs="Calibri"/>
                <w:color w:val="000000"/>
              </w:rPr>
              <w:t>Head</w:t>
            </w:r>
          </w:p>
        </w:tc>
        <w:tc>
          <w:tcPr>
            <w:tcW w:w="0" w:type="auto"/>
            <w:tcBorders>
              <w:top w:val="nil"/>
              <w:left w:val="nil"/>
              <w:bottom w:val="nil"/>
              <w:right w:val="nil"/>
            </w:tcBorders>
            <w:shd w:val="clear" w:color="auto" w:fill="auto"/>
            <w:noWrap/>
            <w:vAlign w:val="bottom"/>
            <w:hideMark/>
          </w:tcPr>
          <w:p w14:paraId="4EE54B3C" w14:textId="77777777" w:rsidR="006B43D3" w:rsidRPr="00BD3E3A" w:rsidRDefault="006B43D3" w:rsidP="00AA7222">
            <w:pPr>
              <w:pStyle w:val="Tabletext"/>
              <w:jc w:val="right"/>
              <w:rPr>
                <w:rFonts w:cs="Calibri"/>
                <w:color w:val="000000"/>
              </w:rPr>
            </w:pPr>
            <w:r w:rsidRPr="00BD3E3A">
              <w:rPr>
                <w:rFonts w:cs="Calibri"/>
                <w:color w:val="000000"/>
              </w:rPr>
              <w:t>5.1</w:t>
            </w:r>
          </w:p>
        </w:tc>
        <w:tc>
          <w:tcPr>
            <w:tcW w:w="0" w:type="auto"/>
            <w:tcBorders>
              <w:top w:val="nil"/>
              <w:left w:val="nil"/>
              <w:bottom w:val="nil"/>
              <w:right w:val="nil"/>
            </w:tcBorders>
            <w:shd w:val="clear" w:color="auto" w:fill="auto"/>
            <w:noWrap/>
            <w:vAlign w:val="bottom"/>
            <w:hideMark/>
          </w:tcPr>
          <w:p w14:paraId="4D842F23" w14:textId="77777777" w:rsidR="006B43D3" w:rsidRPr="00BD3E3A" w:rsidRDefault="006B43D3" w:rsidP="00AA7222">
            <w:pPr>
              <w:pStyle w:val="Tabletext"/>
              <w:jc w:val="right"/>
              <w:rPr>
                <w:rFonts w:cs="Calibri"/>
                <w:color w:val="000000"/>
              </w:rPr>
            </w:pPr>
            <w:r w:rsidRPr="00BD3E3A">
              <w:rPr>
                <w:rFonts w:cs="Calibri"/>
                <w:color w:val="000000"/>
              </w:rPr>
              <w:t>5.3</w:t>
            </w:r>
          </w:p>
        </w:tc>
        <w:tc>
          <w:tcPr>
            <w:tcW w:w="0" w:type="auto"/>
            <w:tcBorders>
              <w:top w:val="nil"/>
              <w:left w:val="nil"/>
              <w:bottom w:val="nil"/>
              <w:right w:val="nil"/>
            </w:tcBorders>
            <w:shd w:val="clear" w:color="auto" w:fill="auto"/>
            <w:noWrap/>
            <w:vAlign w:val="bottom"/>
            <w:hideMark/>
          </w:tcPr>
          <w:p w14:paraId="63113298" w14:textId="77777777" w:rsidR="006B43D3" w:rsidRPr="00BD3E3A" w:rsidRDefault="006B43D3" w:rsidP="00AA7222">
            <w:pPr>
              <w:pStyle w:val="Tabletext"/>
              <w:jc w:val="right"/>
              <w:rPr>
                <w:rFonts w:cs="Calibri"/>
                <w:color w:val="000000"/>
              </w:rPr>
            </w:pPr>
            <w:r w:rsidRPr="00BD3E3A">
              <w:rPr>
                <w:rFonts w:cs="Calibri"/>
                <w:color w:val="000000"/>
              </w:rPr>
              <w:t>4.6</w:t>
            </w:r>
          </w:p>
        </w:tc>
        <w:tc>
          <w:tcPr>
            <w:tcW w:w="0" w:type="auto"/>
            <w:tcBorders>
              <w:top w:val="nil"/>
              <w:left w:val="nil"/>
              <w:bottom w:val="nil"/>
              <w:right w:val="nil"/>
            </w:tcBorders>
            <w:shd w:val="clear" w:color="auto" w:fill="auto"/>
            <w:noWrap/>
            <w:vAlign w:val="bottom"/>
            <w:hideMark/>
          </w:tcPr>
          <w:p w14:paraId="25CEEC1A" w14:textId="77777777" w:rsidR="006B43D3" w:rsidRPr="00BD3E3A" w:rsidRDefault="006B43D3" w:rsidP="00AA7222">
            <w:pPr>
              <w:pStyle w:val="Tabletext"/>
              <w:jc w:val="right"/>
              <w:rPr>
                <w:rFonts w:cs="Calibri"/>
                <w:color w:val="000000"/>
              </w:rPr>
            </w:pPr>
            <w:r w:rsidRPr="00BD3E3A">
              <w:rPr>
                <w:rFonts w:cs="Calibri"/>
                <w:color w:val="000000"/>
              </w:rPr>
              <w:t>4.5</w:t>
            </w:r>
          </w:p>
        </w:tc>
      </w:tr>
      <w:tr w:rsidR="006B43D3" w:rsidRPr="00E60AFB" w14:paraId="045DA9EE" w14:textId="77777777" w:rsidTr="00AA7222">
        <w:trPr>
          <w:trHeight w:val="285"/>
        </w:trPr>
        <w:tc>
          <w:tcPr>
            <w:tcW w:w="0" w:type="auto"/>
            <w:tcBorders>
              <w:top w:val="nil"/>
              <w:left w:val="nil"/>
              <w:bottom w:val="nil"/>
              <w:right w:val="nil"/>
            </w:tcBorders>
            <w:shd w:val="clear" w:color="auto" w:fill="auto"/>
            <w:noWrap/>
            <w:vAlign w:val="bottom"/>
            <w:hideMark/>
          </w:tcPr>
          <w:p w14:paraId="7399786E"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61AE1450"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E4E20BE" w14:textId="77777777" w:rsidR="006B43D3" w:rsidRPr="00BD3E3A" w:rsidRDefault="006B43D3" w:rsidP="00AA7222">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464B1781" w14:textId="77777777" w:rsidR="006B43D3" w:rsidRPr="00BD3E3A" w:rsidRDefault="006B43D3" w:rsidP="00AA7222">
            <w:pPr>
              <w:pStyle w:val="Tabletext"/>
              <w:jc w:val="right"/>
              <w:rPr>
                <w:rFonts w:cs="Calibri"/>
                <w:color w:val="000000"/>
              </w:rPr>
            </w:pPr>
            <w:r w:rsidRPr="00BD3E3A">
              <w:rPr>
                <w:rFonts w:cs="Calibri"/>
                <w:color w:val="000000"/>
              </w:rPr>
              <w:t>7.0</w:t>
            </w:r>
          </w:p>
        </w:tc>
        <w:tc>
          <w:tcPr>
            <w:tcW w:w="0" w:type="auto"/>
            <w:tcBorders>
              <w:top w:val="nil"/>
              <w:left w:val="nil"/>
              <w:bottom w:val="nil"/>
              <w:right w:val="nil"/>
            </w:tcBorders>
            <w:shd w:val="clear" w:color="auto" w:fill="auto"/>
            <w:noWrap/>
            <w:vAlign w:val="bottom"/>
            <w:hideMark/>
          </w:tcPr>
          <w:p w14:paraId="49D17AB7"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1B65AC4B" w14:textId="77777777" w:rsidTr="00AA7222">
        <w:trPr>
          <w:trHeight w:val="285"/>
        </w:trPr>
        <w:tc>
          <w:tcPr>
            <w:tcW w:w="0" w:type="auto"/>
            <w:tcBorders>
              <w:top w:val="nil"/>
              <w:left w:val="nil"/>
              <w:bottom w:val="nil"/>
              <w:right w:val="nil"/>
            </w:tcBorders>
            <w:shd w:val="clear" w:color="auto" w:fill="auto"/>
            <w:noWrap/>
            <w:vAlign w:val="bottom"/>
            <w:hideMark/>
          </w:tcPr>
          <w:p w14:paraId="184CD512"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5696E390"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75A4E4D9" w14:textId="77777777" w:rsidR="006B43D3" w:rsidRPr="00BD3E3A" w:rsidRDefault="006B43D3" w:rsidP="00AA7222">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51EC5B5B"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3799C14"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7261785D" w14:textId="77777777" w:rsidTr="00AA7222">
        <w:trPr>
          <w:trHeight w:val="285"/>
        </w:trPr>
        <w:tc>
          <w:tcPr>
            <w:tcW w:w="0" w:type="auto"/>
            <w:tcBorders>
              <w:top w:val="nil"/>
              <w:left w:val="nil"/>
              <w:bottom w:val="nil"/>
              <w:right w:val="nil"/>
            </w:tcBorders>
            <w:shd w:val="clear" w:color="auto" w:fill="auto"/>
            <w:noWrap/>
            <w:vAlign w:val="bottom"/>
            <w:hideMark/>
          </w:tcPr>
          <w:p w14:paraId="268F8AFF"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6BD412A1" w14:textId="77777777" w:rsidR="006B43D3" w:rsidRPr="00BD3E3A" w:rsidRDefault="006B43D3" w:rsidP="00AA7222">
            <w:pPr>
              <w:pStyle w:val="Tabletext"/>
              <w:jc w:val="right"/>
              <w:rPr>
                <w:rFonts w:cs="Calibri"/>
                <w:color w:val="000000"/>
              </w:rPr>
            </w:pPr>
            <w:r w:rsidRPr="00BD3E3A">
              <w:rPr>
                <w:rFonts w:cs="Calibri"/>
                <w:color w:val="000000"/>
              </w:rPr>
              <w:t>8.9</w:t>
            </w:r>
          </w:p>
        </w:tc>
        <w:tc>
          <w:tcPr>
            <w:tcW w:w="0" w:type="auto"/>
            <w:tcBorders>
              <w:top w:val="nil"/>
              <w:left w:val="nil"/>
              <w:bottom w:val="nil"/>
              <w:right w:val="nil"/>
            </w:tcBorders>
            <w:shd w:val="clear" w:color="auto" w:fill="auto"/>
            <w:noWrap/>
            <w:vAlign w:val="bottom"/>
            <w:hideMark/>
          </w:tcPr>
          <w:p w14:paraId="41DB9AF5" w14:textId="77777777" w:rsidR="006B43D3" w:rsidRPr="00BD3E3A" w:rsidRDefault="006B43D3" w:rsidP="00AA7222">
            <w:pPr>
              <w:pStyle w:val="Tabletext"/>
              <w:jc w:val="right"/>
              <w:rPr>
                <w:rFonts w:cs="Calibri"/>
                <w:color w:val="000000"/>
              </w:rPr>
            </w:pPr>
            <w:r w:rsidRPr="00BD3E3A">
              <w:rPr>
                <w:rFonts w:cs="Calibri"/>
                <w:color w:val="000000"/>
              </w:rPr>
              <w:t>9.0</w:t>
            </w:r>
          </w:p>
        </w:tc>
        <w:tc>
          <w:tcPr>
            <w:tcW w:w="0" w:type="auto"/>
            <w:tcBorders>
              <w:top w:val="nil"/>
              <w:left w:val="nil"/>
              <w:bottom w:val="nil"/>
              <w:right w:val="nil"/>
            </w:tcBorders>
            <w:shd w:val="clear" w:color="auto" w:fill="auto"/>
            <w:noWrap/>
            <w:vAlign w:val="bottom"/>
            <w:hideMark/>
          </w:tcPr>
          <w:p w14:paraId="20D47535" w14:textId="77777777" w:rsidR="006B43D3" w:rsidRPr="00BD3E3A" w:rsidRDefault="006B43D3" w:rsidP="00AA7222">
            <w:pPr>
              <w:pStyle w:val="Tabletext"/>
              <w:jc w:val="righ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11A141AE" w14:textId="77777777" w:rsidR="006B43D3" w:rsidRPr="00BD3E3A" w:rsidRDefault="006B43D3" w:rsidP="00AA7222">
            <w:pPr>
              <w:pStyle w:val="Tabletext"/>
              <w:jc w:val="right"/>
              <w:rPr>
                <w:rFonts w:cs="Calibri"/>
                <w:color w:val="000000"/>
              </w:rPr>
            </w:pPr>
            <w:r w:rsidRPr="00BD3E3A">
              <w:rPr>
                <w:rFonts w:cs="Calibri"/>
                <w:color w:val="000000"/>
              </w:rPr>
              <w:t>8.4</w:t>
            </w:r>
          </w:p>
        </w:tc>
      </w:tr>
      <w:tr w:rsidR="006B43D3" w:rsidRPr="00E60AFB" w14:paraId="42659DCD" w14:textId="77777777" w:rsidTr="00AA7222">
        <w:trPr>
          <w:trHeight w:val="285"/>
        </w:trPr>
        <w:tc>
          <w:tcPr>
            <w:tcW w:w="0" w:type="auto"/>
            <w:tcBorders>
              <w:top w:val="nil"/>
              <w:left w:val="nil"/>
              <w:bottom w:val="nil"/>
              <w:right w:val="nil"/>
            </w:tcBorders>
            <w:shd w:val="clear" w:color="auto" w:fill="auto"/>
            <w:noWrap/>
            <w:vAlign w:val="bottom"/>
            <w:hideMark/>
          </w:tcPr>
          <w:p w14:paraId="205384EB"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l</w:t>
            </w:r>
            <w:r w:rsidRPr="00BD3E3A">
              <w:rPr>
                <w:rFonts w:cs="Calibri"/>
                <w:color w:val="000000"/>
              </w:rPr>
              <w:t>ow</w:t>
            </w:r>
            <w:r>
              <w:rPr>
                <w:rFonts w:cs="Calibri"/>
                <w:color w:val="000000"/>
              </w:rPr>
              <w:t>er le</w:t>
            </w:r>
            <w:r w:rsidRPr="00BD3E3A">
              <w:rPr>
                <w:rFonts w:cs="Calibri"/>
                <w:color w:val="000000"/>
              </w:rPr>
              <w:t>g</w:t>
            </w:r>
          </w:p>
        </w:tc>
        <w:tc>
          <w:tcPr>
            <w:tcW w:w="0" w:type="auto"/>
            <w:tcBorders>
              <w:top w:val="nil"/>
              <w:left w:val="nil"/>
              <w:bottom w:val="nil"/>
              <w:right w:val="nil"/>
            </w:tcBorders>
            <w:shd w:val="clear" w:color="auto" w:fill="auto"/>
            <w:noWrap/>
            <w:vAlign w:val="bottom"/>
            <w:hideMark/>
          </w:tcPr>
          <w:p w14:paraId="3F1EEC09"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2051E5BF" w14:textId="77777777" w:rsidR="006B43D3" w:rsidRPr="00BD3E3A" w:rsidRDefault="006B43D3" w:rsidP="00AA7222">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00E78703"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4D334186"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3617DA9C" w14:textId="77777777" w:rsidTr="00AA7222">
        <w:trPr>
          <w:trHeight w:val="285"/>
        </w:trPr>
        <w:tc>
          <w:tcPr>
            <w:tcW w:w="0" w:type="auto"/>
            <w:tcBorders>
              <w:top w:val="nil"/>
              <w:left w:val="nil"/>
              <w:bottom w:val="nil"/>
              <w:right w:val="nil"/>
            </w:tcBorders>
            <w:shd w:val="clear" w:color="auto" w:fill="auto"/>
            <w:noWrap/>
            <w:vAlign w:val="bottom"/>
            <w:hideMark/>
          </w:tcPr>
          <w:p w14:paraId="4F63AAE5"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3DA002D6" w14:textId="77777777" w:rsidR="006B43D3" w:rsidRPr="00BD3E3A" w:rsidRDefault="006B43D3" w:rsidP="00AA7222">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3E9997F2" w14:textId="77777777" w:rsidR="006B43D3" w:rsidRPr="00BD3E3A" w:rsidRDefault="006B43D3" w:rsidP="00AA7222">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2566EE57" w14:textId="77777777" w:rsidR="006B43D3" w:rsidRPr="00BD3E3A" w:rsidRDefault="006B43D3" w:rsidP="00AA7222">
            <w:pPr>
              <w:pStyle w:val="Tabletext"/>
              <w:jc w:val="right"/>
              <w:rPr>
                <w:rFonts w:cs="Calibri"/>
                <w:color w:val="000000"/>
              </w:rPr>
            </w:pPr>
            <w:r w:rsidRPr="00BD3E3A">
              <w:rPr>
                <w:rFonts w:cs="Calibri"/>
                <w:color w:val="000000"/>
              </w:rPr>
              <w:t>7.3</w:t>
            </w:r>
          </w:p>
        </w:tc>
        <w:tc>
          <w:tcPr>
            <w:tcW w:w="0" w:type="auto"/>
            <w:tcBorders>
              <w:top w:val="nil"/>
              <w:left w:val="nil"/>
              <w:bottom w:val="nil"/>
              <w:right w:val="nil"/>
            </w:tcBorders>
            <w:shd w:val="clear" w:color="auto" w:fill="auto"/>
            <w:noWrap/>
            <w:vAlign w:val="bottom"/>
            <w:hideMark/>
          </w:tcPr>
          <w:p w14:paraId="78D247C2" w14:textId="77777777" w:rsidR="006B43D3" w:rsidRPr="00BD3E3A" w:rsidRDefault="006B43D3" w:rsidP="00AA7222">
            <w:pPr>
              <w:pStyle w:val="Tabletext"/>
              <w:jc w:val="right"/>
              <w:rPr>
                <w:rFonts w:cs="Calibri"/>
                <w:color w:val="000000"/>
              </w:rPr>
            </w:pPr>
            <w:r w:rsidRPr="00BD3E3A">
              <w:rPr>
                <w:rFonts w:cs="Calibri"/>
                <w:color w:val="000000"/>
              </w:rPr>
              <w:t>7.6</w:t>
            </w:r>
          </w:p>
        </w:tc>
      </w:tr>
      <w:tr w:rsidR="006B43D3" w:rsidRPr="00E60AFB" w14:paraId="0624CDB9" w14:textId="77777777" w:rsidTr="00AA7222">
        <w:trPr>
          <w:trHeight w:val="285"/>
        </w:trPr>
        <w:tc>
          <w:tcPr>
            <w:tcW w:w="0" w:type="auto"/>
            <w:tcBorders>
              <w:top w:val="nil"/>
              <w:left w:val="nil"/>
              <w:bottom w:val="nil"/>
              <w:right w:val="nil"/>
            </w:tcBorders>
            <w:shd w:val="clear" w:color="auto" w:fill="auto"/>
            <w:noWrap/>
            <w:vAlign w:val="bottom"/>
            <w:hideMark/>
          </w:tcPr>
          <w:p w14:paraId="4C2A5356" w14:textId="77777777" w:rsidR="006B43D3" w:rsidRPr="00BD3E3A" w:rsidRDefault="006B43D3" w:rsidP="00AA7222">
            <w:pPr>
              <w:pStyle w:val="Tabletext"/>
              <w:rPr>
                <w:rFonts w:cs="Calibri"/>
                <w:color w:val="000000"/>
              </w:rPr>
            </w:pPr>
            <w:r w:rsidRPr="00BD3E3A">
              <w:rPr>
                <w:rFonts w:cs="Calibri"/>
                <w:color w:val="000000"/>
              </w:rPr>
              <w:t>L</w:t>
            </w:r>
            <w:r>
              <w:rPr>
                <w:rFonts w:cs="Calibri"/>
                <w:color w:val="000000"/>
              </w:rPr>
              <w:t>eft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0ECBDAB8" w14:textId="77777777" w:rsidR="006B43D3" w:rsidRPr="00BD3E3A" w:rsidRDefault="006B43D3" w:rsidP="00AA7222">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3D927B78" w14:textId="77777777" w:rsidR="006B43D3" w:rsidRPr="00BD3E3A" w:rsidRDefault="006B43D3" w:rsidP="00AA7222">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37976E08" w14:textId="77777777" w:rsidR="006B43D3" w:rsidRPr="00BD3E3A" w:rsidRDefault="006B43D3" w:rsidP="00AA7222">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4764EEAA"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432950AF" w14:textId="77777777" w:rsidTr="00AA7222">
        <w:trPr>
          <w:trHeight w:val="285"/>
        </w:trPr>
        <w:tc>
          <w:tcPr>
            <w:tcW w:w="0" w:type="auto"/>
            <w:tcBorders>
              <w:top w:val="nil"/>
              <w:left w:val="nil"/>
              <w:bottom w:val="nil"/>
              <w:right w:val="nil"/>
            </w:tcBorders>
            <w:shd w:val="clear" w:color="auto" w:fill="auto"/>
            <w:noWrap/>
            <w:vAlign w:val="bottom"/>
            <w:hideMark/>
          </w:tcPr>
          <w:p w14:paraId="4CF4DD24" w14:textId="77777777" w:rsidR="006B43D3" w:rsidRPr="00BD3E3A" w:rsidRDefault="006B43D3" w:rsidP="00AA7222">
            <w:pPr>
              <w:pStyle w:val="Tabletext"/>
              <w:rPr>
                <w:rFonts w:cs="Calibri"/>
                <w:color w:val="000000"/>
              </w:rPr>
            </w:pPr>
            <w:r w:rsidRPr="00BD3E3A">
              <w:rPr>
                <w:rFonts w:cs="Calibri"/>
                <w:color w:val="000000"/>
              </w:rPr>
              <w:t>Pelvis</w:t>
            </w:r>
          </w:p>
        </w:tc>
        <w:tc>
          <w:tcPr>
            <w:tcW w:w="0" w:type="auto"/>
            <w:tcBorders>
              <w:top w:val="nil"/>
              <w:left w:val="nil"/>
              <w:bottom w:val="nil"/>
              <w:right w:val="nil"/>
            </w:tcBorders>
            <w:shd w:val="clear" w:color="auto" w:fill="auto"/>
            <w:noWrap/>
            <w:vAlign w:val="bottom"/>
            <w:hideMark/>
          </w:tcPr>
          <w:p w14:paraId="68D48AFD" w14:textId="77777777" w:rsidR="006B43D3" w:rsidRPr="00BD3E3A" w:rsidRDefault="006B43D3" w:rsidP="00AA7222">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3CE4EEBE" w14:textId="77777777" w:rsidR="006B43D3" w:rsidRPr="00BD3E3A" w:rsidRDefault="006B43D3" w:rsidP="00AA7222">
            <w:pPr>
              <w:pStyle w:val="Tabletext"/>
              <w:jc w:val="righ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35A7B8E7"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E6D5380" w14:textId="77777777" w:rsidR="006B43D3" w:rsidRPr="00BD3E3A" w:rsidRDefault="006B43D3" w:rsidP="00AA7222">
            <w:pPr>
              <w:pStyle w:val="Tabletext"/>
              <w:jc w:val="right"/>
              <w:rPr>
                <w:rFonts w:cs="Calibri"/>
                <w:color w:val="000000"/>
              </w:rPr>
            </w:pPr>
            <w:r w:rsidRPr="00BD3E3A">
              <w:rPr>
                <w:rFonts w:cs="Calibri"/>
                <w:color w:val="000000"/>
              </w:rPr>
              <w:t>6.9</w:t>
            </w:r>
          </w:p>
        </w:tc>
      </w:tr>
      <w:tr w:rsidR="006B43D3" w:rsidRPr="00E60AFB" w14:paraId="10945C7A" w14:textId="77777777" w:rsidTr="00AA7222">
        <w:trPr>
          <w:trHeight w:val="285"/>
        </w:trPr>
        <w:tc>
          <w:tcPr>
            <w:tcW w:w="0" w:type="auto"/>
            <w:tcBorders>
              <w:top w:val="nil"/>
              <w:left w:val="nil"/>
              <w:bottom w:val="nil"/>
              <w:right w:val="nil"/>
            </w:tcBorders>
            <w:shd w:val="clear" w:color="auto" w:fill="auto"/>
            <w:noWrap/>
            <w:vAlign w:val="bottom"/>
            <w:hideMark/>
          </w:tcPr>
          <w:p w14:paraId="230914BB"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2E6D0487" w14:textId="77777777" w:rsidR="006B43D3" w:rsidRPr="00BD3E3A" w:rsidRDefault="006B43D3" w:rsidP="00AA7222">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27538A88" w14:textId="77777777" w:rsidR="006B43D3" w:rsidRPr="00BD3E3A" w:rsidRDefault="006B43D3" w:rsidP="00AA7222">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4AF654EE" w14:textId="77777777" w:rsidR="006B43D3" w:rsidRPr="00BD3E3A" w:rsidRDefault="006B43D3" w:rsidP="00AA7222">
            <w:pPr>
              <w:pStyle w:val="Tabletext"/>
              <w:jc w:val="righ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6724F9E9"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6D47ED8F" w14:textId="77777777" w:rsidTr="00AA7222">
        <w:trPr>
          <w:trHeight w:val="285"/>
        </w:trPr>
        <w:tc>
          <w:tcPr>
            <w:tcW w:w="0" w:type="auto"/>
            <w:tcBorders>
              <w:top w:val="nil"/>
              <w:left w:val="nil"/>
              <w:bottom w:val="nil"/>
              <w:right w:val="nil"/>
            </w:tcBorders>
            <w:shd w:val="clear" w:color="auto" w:fill="auto"/>
            <w:noWrap/>
            <w:vAlign w:val="bottom"/>
            <w:hideMark/>
          </w:tcPr>
          <w:p w14:paraId="26AC7F53"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429D662C" w14:textId="77777777" w:rsidR="006B43D3" w:rsidRPr="00BD3E3A" w:rsidRDefault="006B43D3" w:rsidP="00AA7222">
            <w:pPr>
              <w:pStyle w:val="Tabletext"/>
              <w:jc w:val="right"/>
              <w:rPr>
                <w:rFonts w:cs="Calibri"/>
                <w:color w:val="000000"/>
              </w:rPr>
            </w:pPr>
            <w:r w:rsidRPr="00BD3E3A">
              <w:rPr>
                <w:rFonts w:cs="Calibri"/>
                <w:color w:val="000000"/>
              </w:rPr>
              <w:t>9.1</w:t>
            </w:r>
          </w:p>
        </w:tc>
        <w:tc>
          <w:tcPr>
            <w:tcW w:w="0" w:type="auto"/>
            <w:tcBorders>
              <w:top w:val="nil"/>
              <w:left w:val="nil"/>
              <w:bottom w:val="nil"/>
              <w:right w:val="nil"/>
            </w:tcBorders>
            <w:shd w:val="clear" w:color="auto" w:fill="auto"/>
            <w:noWrap/>
            <w:vAlign w:val="bottom"/>
            <w:hideMark/>
          </w:tcPr>
          <w:p w14:paraId="2B6589B7" w14:textId="77777777" w:rsidR="006B43D3" w:rsidRPr="00BD3E3A" w:rsidRDefault="006B43D3" w:rsidP="00AA7222">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1610240" w14:textId="77777777" w:rsidR="006B43D3" w:rsidRPr="00BD3E3A" w:rsidRDefault="006B43D3" w:rsidP="00AA7222">
            <w:pPr>
              <w:pStyle w:val="Tabletext"/>
              <w:jc w:val="righ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31A04A1C" w14:textId="77777777" w:rsidR="006B43D3" w:rsidRPr="00BD3E3A" w:rsidRDefault="006B43D3" w:rsidP="00AA7222">
            <w:pPr>
              <w:pStyle w:val="Tabletext"/>
              <w:jc w:val="right"/>
              <w:rPr>
                <w:rFonts w:cs="Calibri"/>
                <w:color w:val="000000"/>
              </w:rPr>
            </w:pPr>
            <w:r w:rsidRPr="00BD3E3A">
              <w:rPr>
                <w:rFonts w:cs="Calibri"/>
                <w:color w:val="000000"/>
              </w:rPr>
              <w:t>7.9</w:t>
            </w:r>
          </w:p>
        </w:tc>
      </w:tr>
      <w:tr w:rsidR="006B43D3" w:rsidRPr="00E60AFB" w14:paraId="759A85D0" w14:textId="77777777" w:rsidTr="00AA7222">
        <w:trPr>
          <w:trHeight w:val="285"/>
        </w:trPr>
        <w:tc>
          <w:tcPr>
            <w:tcW w:w="0" w:type="auto"/>
            <w:tcBorders>
              <w:top w:val="nil"/>
              <w:left w:val="nil"/>
              <w:bottom w:val="nil"/>
              <w:right w:val="nil"/>
            </w:tcBorders>
            <w:shd w:val="clear" w:color="auto" w:fill="auto"/>
            <w:noWrap/>
            <w:vAlign w:val="bottom"/>
            <w:hideMark/>
          </w:tcPr>
          <w:p w14:paraId="7B717B89"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4B9D28E3" w14:textId="77777777" w:rsidR="006B43D3" w:rsidRPr="00BD3E3A" w:rsidRDefault="006B43D3" w:rsidP="00AA7222">
            <w:pPr>
              <w:pStyle w:val="Tabletext"/>
              <w:jc w:val="right"/>
              <w:rPr>
                <w:rFonts w:cs="Calibri"/>
                <w:color w:val="000000"/>
              </w:rPr>
            </w:pPr>
            <w:r w:rsidRPr="00BD3E3A">
              <w:rPr>
                <w:rFonts w:cs="Calibri"/>
                <w:color w:val="000000"/>
              </w:rPr>
              <w:t>9.2</w:t>
            </w:r>
          </w:p>
        </w:tc>
        <w:tc>
          <w:tcPr>
            <w:tcW w:w="0" w:type="auto"/>
            <w:tcBorders>
              <w:top w:val="nil"/>
              <w:left w:val="nil"/>
              <w:bottom w:val="nil"/>
              <w:right w:val="nil"/>
            </w:tcBorders>
            <w:shd w:val="clear" w:color="auto" w:fill="auto"/>
            <w:noWrap/>
            <w:vAlign w:val="bottom"/>
            <w:hideMark/>
          </w:tcPr>
          <w:p w14:paraId="67365884"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2AEEA7CE" w14:textId="77777777" w:rsidR="006B43D3" w:rsidRPr="00BD3E3A" w:rsidRDefault="006B43D3" w:rsidP="00AA7222">
            <w:pPr>
              <w:pStyle w:val="Tabletext"/>
              <w:jc w:val="right"/>
              <w:rPr>
                <w:rFonts w:cs="Calibri"/>
                <w:color w:val="000000"/>
              </w:rPr>
            </w:pPr>
            <w:r w:rsidRPr="00BD3E3A">
              <w:rPr>
                <w:rFonts w:cs="Calibri"/>
                <w:color w:val="000000"/>
              </w:rPr>
              <w:t>8.4</w:t>
            </w:r>
          </w:p>
        </w:tc>
        <w:tc>
          <w:tcPr>
            <w:tcW w:w="0" w:type="auto"/>
            <w:tcBorders>
              <w:top w:val="nil"/>
              <w:left w:val="nil"/>
              <w:bottom w:val="nil"/>
              <w:right w:val="nil"/>
            </w:tcBorders>
            <w:shd w:val="clear" w:color="auto" w:fill="auto"/>
            <w:noWrap/>
            <w:vAlign w:val="bottom"/>
            <w:hideMark/>
          </w:tcPr>
          <w:p w14:paraId="20A85A3C"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1EEC78A8" w14:textId="77777777" w:rsidTr="00AA7222">
        <w:trPr>
          <w:trHeight w:val="285"/>
        </w:trPr>
        <w:tc>
          <w:tcPr>
            <w:tcW w:w="0" w:type="auto"/>
            <w:tcBorders>
              <w:top w:val="nil"/>
              <w:left w:val="nil"/>
              <w:bottom w:val="nil"/>
              <w:right w:val="nil"/>
            </w:tcBorders>
            <w:shd w:val="clear" w:color="auto" w:fill="auto"/>
            <w:noWrap/>
            <w:vAlign w:val="bottom"/>
            <w:hideMark/>
          </w:tcPr>
          <w:p w14:paraId="440C6A7B"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l</w:t>
            </w:r>
            <w:r w:rsidRPr="00BD3E3A">
              <w:rPr>
                <w:rFonts w:cs="Calibri"/>
                <w:color w:val="000000"/>
              </w:rPr>
              <w:t>ow</w:t>
            </w:r>
            <w:r>
              <w:rPr>
                <w:rFonts w:cs="Calibri"/>
                <w:color w:val="000000"/>
              </w:rPr>
              <w:t>er l</w:t>
            </w:r>
            <w:r w:rsidRPr="00BD3E3A">
              <w:rPr>
                <w:rFonts w:cs="Calibri"/>
                <w:color w:val="000000"/>
              </w:rPr>
              <w:t>eg</w:t>
            </w:r>
          </w:p>
        </w:tc>
        <w:tc>
          <w:tcPr>
            <w:tcW w:w="0" w:type="auto"/>
            <w:tcBorders>
              <w:top w:val="nil"/>
              <w:left w:val="nil"/>
              <w:bottom w:val="nil"/>
              <w:right w:val="nil"/>
            </w:tcBorders>
            <w:shd w:val="clear" w:color="auto" w:fill="auto"/>
            <w:noWrap/>
            <w:vAlign w:val="bottom"/>
            <w:hideMark/>
          </w:tcPr>
          <w:p w14:paraId="2B5DDC82" w14:textId="77777777" w:rsidR="006B43D3" w:rsidRPr="00BD3E3A" w:rsidRDefault="006B43D3" w:rsidP="00AA7222">
            <w:pPr>
              <w:pStyle w:val="Tabletext"/>
              <w:jc w:val="righ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4AE12950" w14:textId="77777777" w:rsidR="006B43D3" w:rsidRPr="00BD3E3A" w:rsidRDefault="006B43D3" w:rsidP="00AA7222">
            <w:pPr>
              <w:pStyle w:val="Tabletext"/>
              <w:jc w:val="righ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3AFAC3D8" w14:textId="77777777" w:rsidR="006B43D3" w:rsidRPr="00BD3E3A" w:rsidRDefault="006B43D3" w:rsidP="00AA7222">
            <w:pPr>
              <w:pStyle w:val="Tabletext"/>
              <w:jc w:val="righ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413810E2" w14:textId="77777777" w:rsidR="006B43D3" w:rsidRPr="00BD3E3A" w:rsidRDefault="006B43D3" w:rsidP="00AA7222">
            <w:pPr>
              <w:pStyle w:val="Tabletext"/>
              <w:jc w:val="right"/>
              <w:rPr>
                <w:rFonts w:cs="Calibri"/>
                <w:color w:val="000000"/>
              </w:rPr>
            </w:pPr>
            <w:r w:rsidRPr="00BD3E3A">
              <w:rPr>
                <w:rFonts w:cs="Calibri"/>
                <w:color w:val="000000"/>
              </w:rPr>
              <w:t>8.1</w:t>
            </w:r>
          </w:p>
        </w:tc>
      </w:tr>
      <w:tr w:rsidR="006B43D3" w:rsidRPr="00E60AFB" w14:paraId="68A1993C" w14:textId="77777777" w:rsidTr="00AA7222">
        <w:trPr>
          <w:trHeight w:val="285"/>
        </w:trPr>
        <w:tc>
          <w:tcPr>
            <w:tcW w:w="0" w:type="auto"/>
            <w:tcBorders>
              <w:top w:val="nil"/>
              <w:left w:val="nil"/>
              <w:bottom w:val="nil"/>
              <w:right w:val="nil"/>
            </w:tcBorders>
            <w:shd w:val="clear" w:color="auto" w:fill="auto"/>
            <w:noWrap/>
            <w:vAlign w:val="bottom"/>
            <w:hideMark/>
          </w:tcPr>
          <w:p w14:paraId="70DD949A"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7F9AD466" w14:textId="77777777" w:rsidR="006B43D3" w:rsidRPr="00BD3E3A" w:rsidRDefault="006B43D3" w:rsidP="00AA7222">
            <w:pPr>
              <w:pStyle w:val="Tabletext"/>
              <w:jc w:val="righ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71D34204"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098821F" w14:textId="77777777" w:rsidR="006B43D3" w:rsidRPr="00BD3E3A" w:rsidRDefault="006B43D3" w:rsidP="00AA7222">
            <w:pPr>
              <w:pStyle w:val="Tabletext"/>
              <w:jc w:val="righ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05C4C40B" w14:textId="77777777" w:rsidR="006B43D3" w:rsidRPr="00BD3E3A" w:rsidRDefault="006B43D3" w:rsidP="00AA7222">
            <w:pPr>
              <w:pStyle w:val="Tabletext"/>
              <w:jc w:val="right"/>
              <w:rPr>
                <w:rFonts w:cs="Calibri"/>
                <w:color w:val="000000"/>
              </w:rPr>
            </w:pPr>
            <w:r w:rsidRPr="00BD3E3A">
              <w:rPr>
                <w:rFonts w:cs="Calibri"/>
                <w:color w:val="000000"/>
              </w:rPr>
              <w:t>7.4</w:t>
            </w:r>
          </w:p>
        </w:tc>
      </w:tr>
      <w:tr w:rsidR="006B43D3" w:rsidRPr="00E60AFB" w14:paraId="0E230151" w14:textId="77777777" w:rsidTr="00AA7222">
        <w:trPr>
          <w:trHeight w:val="285"/>
        </w:trPr>
        <w:tc>
          <w:tcPr>
            <w:tcW w:w="0" w:type="auto"/>
            <w:tcBorders>
              <w:top w:val="nil"/>
              <w:left w:val="nil"/>
              <w:bottom w:val="nil"/>
              <w:right w:val="nil"/>
            </w:tcBorders>
            <w:shd w:val="clear" w:color="auto" w:fill="auto"/>
            <w:noWrap/>
            <w:vAlign w:val="bottom"/>
            <w:hideMark/>
          </w:tcPr>
          <w:p w14:paraId="1A807854" w14:textId="77777777" w:rsidR="006B43D3" w:rsidRPr="00BD3E3A" w:rsidRDefault="006B43D3" w:rsidP="00AA7222">
            <w:pPr>
              <w:pStyle w:val="Tabletext"/>
              <w:rPr>
                <w:rFonts w:cs="Calibri"/>
                <w:color w:val="000000"/>
              </w:rPr>
            </w:pPr>
            <w:r w:rsidRPr="00BD3E3A">
              <w:rPr>
                <w:rFonts w:cs="Calibri"/>
                <w:color w:val="000000"/>
              </w:rPr>
              <w:t>R</w:t>
            </w:r>
            <w:r>
              <w:rPr>
                <w:rFonts w:cs="Calibri"/>
                <w:color w:val="000000"/>
              </w:rPr>
              <w:t>ight u</w:t>
            </w:r>
            <w:r w:rsidRPr="00BD3E3A">
              <w:rPr>
                <w:rFonts w:cs="Calibri"/>
                <w:color w:val="000000"/>
              </w:rPr>
              <w:t>pper</w:t>
            </w:r>
            <w:r>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4D94E6B6" w14:textId="77777777" w:rsidR="006B43D3" w:rsidRPr="00BD3E3A" w:rsidRDefault="006B43D3" w:rsidP="00AA7222">
            <w:pPr>
              <w:pStyle w:val="Tabletext"/>
              <w:jc w:val="righ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463B6CC" w14:textId="77777777" w:rsidR="006B43D3" w:rsidRPr="00BD3E3A" w:rsidRDefault="006B43D3" w:rsidP="00AA7222">
            <w:pPr>
              <w:pStyle w:val="Tabletext"/>
              <w:jc w:val="righ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6068926A" w14:textId="77777777" w:rsidR="006B43D3" w:rsidRPr="00BD3E3A" w:rsidRDefault="006B43D3" w:rsidP="00AA7222">
            <w:pPr>
              <w:pStyle w:val="Tabletext"/>
              <w:jc w:val="righ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26C5D256" w14:textId="77777777" w:rsidR="006B43D3" w:rsidRPr="00BD3E3A" w:rsidRDefault="006B43D3" w:rsidP="00AA7222">
            <w:pPr>
              <w:pStyle w:val="Tabletext"/>
              <w:jc w:val="right"/>
              <w:rPr>
                <w:rFonts w:cs="Calibri"/>
                <w:color w:val="000000"/>
              </w:rPr>
            </w:pPr>
            <w:r w:rsidRPr="00BD3E3A">
              <w:rPr>
                <w:rFonts w:cs="Calibri"/>
                <w:color w:val="000000"/>
              </w:rPr>
              <w:t>7.4</w:t>
            </w:r>
          </w:p>
        </w:tc>
      </w:tr>
    </w:tbl>
    <w:p w14:paraId="3E0B0F01" w14:textId="77777777" w:rsidR="006B43D3" w:rsidRDefault="006B43D3" w:rsidP="00CB4AD7">
      <w:pPr>
        <w:pStyle w:val="Heading2"/>
      </w:pPr>
    </w:p>
    <w:p w14:paraId="10B1181B" w14:textId="15DFC079" w:rsidR="00483565" w:rsidRDefault="00483565" w:rsidP="00483565">
      <w:pPr>
        <w:pStyle w:val="Caption"/>
        <w:keepNext/>
      </w:pPr>
      <w:bookmarkStart w:id="493" w:name="_Ref153362104"/>
      <w:r>
        <w:t xml:space="preserve">Fig. </w:t>
      </w:r>
      <w:fldSimple w:instr=" SEQ Fig. \* ARABIC ">
        <w:r>
          <w:rPr>
            <w:noProof/>
          </w:rPr>
          <w:t>4</w:t>
        </w:r>
      </w:fldSimple>
      <w:bookmarkEnd w:id="493"/>
      <w:r>
        <w:t>: Baseline condition</w:t>
      </w:r>
    </w:p>
    <w:p w14:paraId="7CB5E5CF" w14:textId="35AA6856" w:rsidR="001B3AD2" w:rsidRDefault="001B3AD2" w:rsidP="001B3AD2">
      <w:pPr>
        <w:keepNext/>
        <w:spacing w:line="240" w:lineRule="auto"/>
      </w:pPr>
      <w:r>
        <w:rPr>
          <w:noProof/>
          <w:lang w:eastAsia="zh-CN"/>
        </w:rPr>
        <w:drawing>
          <wp:inline distT="0" distB="0" distL="0" distR="0" wp14:anchorId="5EA35AE3" wp14:editId="3BE2A07D">
            <wp:extent cx="2971800" cy="2679700"/>
            <wp:effectExtent l="0" t="0" r="0" b="0"/>
            <wp:docPr id="559689664" name="Picture 5596896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1800" cy="2679700"/>
                    </a:xfrm>
                    <a:prstGeom prst="rect">
                      <a:avLst/>
                    </a:prstGeom>
                  </pic:spPr>
                </pic:pic>
              </a:graphicData>
            </a:graphic>
          </wp:inline>
        </w:drawing>
      </w:r>
    </w:p>
    <w:p w14:paraId="35DECF4E" w14:textId="196C283F" w:rsidR="001B3AD2" w:rsidRDefault="001B3AD2" w:rsidP="008A6A7A">
      <w:pPr>
        <w:pStyle w:val="Caption"/>
      </w:pPr>
      <w:r>
        <w:t xml:space="preserve">Baseline condition (thermal manikin posture and clothing, bedding, and mattress) is used to calculate the difference in manikin-based equivalent temperature as shown </w:t>
      </w:r>
      <w:r w:rsidRPr="0084123E">
        <w:t xml:space="preserve">in </w:t>
      </w:r>
      <w:r w:rsidRPr="0084123E">
        <w:fldChar w:fldCharType="begin"/>
      </w:r>
      <w:r w:rsidRPr="0084123E">
        <w:instrText xml:space="preserve"> REF _Ref123065519 \h </w:instrText>
      </w:r>
      <w:r>
        <w:instrText xml:space="preserve"> \* MERGEFORMAT </w:instrText>
      </w:r>
      <w:r w:rsidRPr="0084123E">
        <w:fldChar w:fldCharType="separate"/>
      </w:r>
      <w:r w:rsidRPr="0084123E">
        <w:t>(</w:t>
      </w:r>
      <w:r w:rsidRPr="0084123E">
        <w:rPr>
          <w:noProof/>
        </w:rPr>
        <w:t>2</w:t>
      </w:r>
      <w:r w:rsidRPr="0084123E">
        <w:t>)</w:t>
      </w:r>
      <w:r w:rsidRPr="0084123E">
        <w:fldChar w:fldCharType="end"/>
      </w:r>
      <w:r w:rsidRPr="0084123E">
        <w:t>.</w:t>
      </w:r>
    </w:p>
    <w:p w14:paraId="2BC67BE9" w14:textId="7E4A1FE1" w:rsidR="00A46F95" w:rsidRPr="00676390" w:rsidRDefault="00A46F95" w:rsidP="00CB4AD7">
      <w:pPr>
        <w:pStyle w:val="Heading2"/>
      </w:pPr>
      <w:r w:rsidRPr="00676390">
        <w:lastRenderedPageBreak/>
        <w:t>Experimental conditions</w:t>
      </w:r>
    </w:p>
    <w:p w14:paraId="36C554EA" w14:textId="0B9CF5BA" w:rsidR="00C83AC6" w:rsidRDefault="00A46F95" w:rsidP="00C83AC6">
      <w:r>
        <w:t xml:space="preserve">We measured performance of heating and cooling strategies at 16°C and 28°C respectively. The lower temperature was constrained by the CEC’s setpoint limits, which are intended for studies of thermal comfort. The upper temperature was constrained by the thermal manikin, which can only measure dry-heat loss and not heat gain. Relative humidity does not affect thermal manikin measurements and therefore we did not measure or control it. </w:t>
      </w:r>
    </w:p>
    <w:p w14:paraId="6F713DBA" w14:textId="684499A9" w:rsidR="001C16F3" w:rsidRPr="001C16F3" w:rsidRDefault="00483565" w:rsidP="001C16F3">
      <w:r>
        <w:fldChar w:fldCharType="begin"/>
      </w:r>
      <w:r>
        <w:instrText xml:space="preserve"> REF _Ref153362064 \h </w:instrText>
      </w:r>
      <w:r>
        <w:fldChar w:fldCharType="separate"/>
      </w:r>
      <w:r>
        <w:t xml:space="preserve">Fig. </w:t>
      </w:r>
      <w:r>
        <w:rPr>
          <w:noProof/>
        </w:rPr>
        <w:t>5</w:t>
      </w:r>
      <w:r>
        <w:fldChar w:fldCharType="end"/>
      </w:r>
      <w:r>
        <w:t xml:space="preserve"> s</w:t>
      </w:r>
      <w:r w:rsidR="00A46F95">
        <w:t>hows a diagram of the experimental set up in the CEC. We oriented the head of the bed against the wall, as is typical in a bedroom, where it is away from windows and floor registers. We sealed the floor register nearest to the bed to avoid disrupting the manikin’s thermal plume.  We measured the heating or cooling effect of a variety of passive and low-energy strategies depicted in</w:t>
      </w:r>
      <w:r w:rsidR="004D74F8">
        <w:t xml:space="preserve"> </w:t>
      </w:r>
      <w:r>
        <w:fldChar w:fldCharType="begin"/>
      </w:r>
      <w:r>
        <w:instrText xml:space="preserve"> REF _Ref153362083 \h </w:instrText>
      </w:r>
      <w:r>
        <w:fldChar w:fldCharType="separate"/>
      </w:r>
      <w:r>
        <w:t xml:space="preserve">Fig. </w:t>
      </w:r>
      <w:r>
        <w:rPr>
          <w:noProof/>
        </w:rPr>
        <w:t>6</w:t>
      </w:r>
      <w:r>
        <w:fldChar w:fldCharType="end"/>
      </w:r>
      <w:r>
        <w:t xml:space="preserve"> </w:t>
      </w:r>
      <w:r w:rsidR="003917FD">
        <w:t xml:space="preserve">and describe each strategy in greater detail below. </w:t>
      </w:r>
      <w:bookmarkStart w:id="494" w:name="_Ref138204030"/>
    </w:p>
    <w:p w14:paraId="58F12250" w14:textId="6792654B" w:rsidR="00483565" w:rsidRDefault="00483565" w:rsidP="00483565">
      <w:pPr>
        <w:pStyle w:val="Caption"/>
        <w:keepNext/>
      </w:pPr>
      <w:bookmarkStart w:id="495" w:name="_Ref153362064"/>
      <w:bookmarkEnd w:id="494"/>
      <w:r>
        <w:t xml:space="preserve">Fig. </w:t>
      </w:r>
      <w:fldSimple w:instr=" SEQ Fig. \* ARABIC ">
        <w:r>
          <w:rPr>
            <w:noProof/>
          </w:rPr>
          <w:t>5</w:t>
        </w:r>
      </w:fldSimple>
      <w:bookmarkEnd w:id="495"/>
      <w:r>
        <w:t>: Experimental setup</w:t>
      </w:r>
    </w:p>
    <w:p w14:paraId="1A667054" w14:textId="77777777" w:rsidR="001B3AD2" w:rsidRDefault="001B3AD2" w:rsidP="001B3AD2">
      <w:pPr>
        <w:keepNext/>
      </w:pPr>
      <w:r>
        <w:rPr>
          <w:i/>
          <w:iCs/>
          <w:noProof/>
          <w:sz w:val="18"/>
          <w:szCs w:val="18"/>
          <w:lang w:eastAsia="zh-CN"/>
        </w:rPr>
        <w:drawing>
          <wp:inline distT="0" distB="0" distL="0" distR="0" wp14:anchorId="23A0658B" wp14:editId="5B645D89">
            <wp:extent cx="5486400" cy="2743200"/>
            <wp:effectExtent l="0" t="0" r="0" b="0"/>
            <wp:docPr id="266310214" name="Picture 2663102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6BAFD0D4" w14:textId="42CEC7B4" w:rsidR="008A6A7A" w:rsidRDefault="008A6A7A" w:rsidP="008A6A7A">
      <w:pPr>
        <w:pStyle w:val="Caption"/>
        <w:keepNext/>
      </w:pPr>
      <w:r w:rsidRPr="008A6A7A">
        <w:t>Plan view of controlled environmental chamber (CEC) and experimental setup; b) Section view of CEC setup prior to experiment with annotations. Ambient temperature sensors (green outline) were added for clarity. Ambient temperature sensors were present during experimental run.</w:t>
      </w:r>
    </w:p>
    <w:p w14:paraId="4BFC5520" w14:textId="77777777" w:rsidR="001C16F3" w:rsidRPr="007E6B76" w:rsidRDefault="001C16F3" w:rsidP="001C16F3">
      <w:pPr>
        <w:pStyle w:val="Heading3"/>
      </w:pPr>
      <w:bookmarkStart w:id="496" w:name="_Ref138205245"/>
      <w:r w:rsidRPr="007E6B76">
        <w:t xml:space="preserve">Clothing and bedding </w:t>
      </w:r>
      <w:proofErr w:type="gramStart"/>
      <w:r w:rsidRPr="007E6B76">
        <w:t>insulation</w:t>
      </w:r>
      <w:proofErr w:type="gramEnd"/>
    </w:p>
    <w:p w14:paraId="2A5A95FA" w14:textId="7516A07A" w:rsidR="001C16F3" w:rsidRPr="00D133D5" w:rsidRDefault="001C16F3" w:rsidP="00667D9A">
      <w:pPr>
        <w:spacing w:before="240"/>
      </w:pPr>
      <w:r>
        <w:t xml:space="preserve">Clothing and bedding affect heat transfer via conduction by providing thermal resistance and radiation and convection by trapping a layer of still air between the fabric and skin. The baseline clothing ensemble (“Light”) consists of a cotton short-sleeve t-shirt and cotton shorts (0.25 </w:t>
      </w:r>
      <w:proofErr w:type="spellStart"/>
      <w:r>
        <w:t>Clo</w:t>
      </w:r>
      <w:proofErr w:type="spellEnd"/>
      <w:r>
        <w:t xml:space="preserve">). The “Heavy” clothing ensemble consists of a polyester long-sleeve button front pajama shirt, long pants, and socks (0.55 </w:t>
      </w:r>
      <w:proofErr w:type="spellStart"/>
      <w:r>
        <w:t>Clo</w:t>
      </w:r>
      <w:proofErr w:type="spellEnd"/>
      <w:r>
        <w:t xml:space="preserve">). The baseline bedding (“Light”) consists of a cotton U.S. standard twin sized bed sheet (0.61 </w:t>
      </w:r>
      <w:proofErr w:type="spellStart"/>
      <w:r>
        <w:t>Clo</w:t>
      </w:r>
      <w:proofErr w:type="spellEnd"/>
      <w:r>
        <w:t xml:space="preserve">). The “Heavy” bedding consists of the cotton sheet with the addition of a polyester twin sized blanket (1.94 </w:t>
      </w:r>
      <w:proofErr w:type="spellStart"/>
      <w:r>
        <w:t>Clo</w:t>
      </w:r>
      <w:proofErr w:type="spellEnd"/>
      <w:r>
        <w:t xml:space="preserve">).  We smoothed out clothing and bedding so that it conformed to the manikin body to minimize trapped air between fabric layers. </w:t>
      </w:r>
      <w:ins w:id="497" w:author="Arfa Aijazi" w:date="2023-12-19T13:15:00Z">
        <w:r w:rsidR="00D133D5" w:rsidRPr="00A66D8F">
          <w:rPr>
            <w:color w:val="0432FF"/>
          </w:rPr>
          <w:t>While this study focused on dry heat transfer, it’s worth noting that clothing and bedding with the same insulation level c</w:t>
        </w:r>
        <w:r w:rsidR="00D133D5">
          <w:rPr>
            <w:color w:val="0432FF"/>
          </w:rPr>
          <w:t>ould</w:t>
        </w:r>
        <w:r w:rsidR="00D133D5" w:rsidRPr="00A66D8F">
          <w:rPr>
            <w:color w:val="0432FF"/>
          </w:rPr>
          <w:t xml:space="preserve"> perform differently with regards to latent heat transfer</w:t>
        </w:r>
        <w:r w:rsidR="00D133D5">
          <w:rPr>
            <w:color w:val="0432FF"/>
          </w:rPr>
          <w:t xml:space="preserve">, like the absorption, diffusion, and evaporation of </w:t>
        </w:r>
        <w:r w:rsidR="00D133D5">
          <w:rPr>
            <w:color w:val="0432FF"/>
          </w:rPr>
          <w:lastRenderedPageBreak/>
          <w:t>sweat</w:t>
        </w:r>
        <w:r w:rsidR="00D133D5" w:rsidRPr="00A66D8F">
          <w:rPr>
            <w:color w:val="0432FF"/>
          </w:rPr>
          <w:t xml:space="preserve">. </w:t>
        </w:r>
        <w:r w:rsidR="00D133D5">
          <w:rPr>
            <w:color w:val="0432FF"/>
          </w:rPr>
          <w:t>Common bedding m</w:t>
        </w:r>
        <w:r w:rsidR="00D133D5" w:rsidRPr="00A66D8F">
          <w:rPr>
            <w:color w:val="0432FF"/>
          </w:rPr>
          <w:t>aterials like cotton</w:t>
        </w:r>
        <w:r w:rsidR="00D133D5">
          <w:rPr>
            <w:color w:val="0432FF"/>
          </w:rPr>
          <w:t>, linen,</w:t>
        </w:r>
        <w:r w:rsidR="00D133D5" w:rsidRPr="00A66D8F">
          <w:rPr>
            <w:color w:val="0432FF"/>
          </w:rPr>
          <w:t xml:space="preserve"> </w:t>
        </w:r>
        <w:r w:rsidR="00D133D5">
          <w:rPr>
            <w:color w:val="0432FF"/>
          </w:rPr>
          <w:t>or polyester, have different hygroscopicity, wicking ability and permeability.</w:t>
        </w:r>
      </w:ins>
      <w:ins w:id="498" w:author="Arfa Aijazi" w:date="2023-12-07T18:08:00Z">
        <w:r w:rsidR="002078DA">
          <w:t xml:space="preserve"> </w:t>
        </w:r>
      </w:ins>
    </w:p>
    <w:p w14:paraId="70386598" w14:textId="77777777" w:rsidR="001C16F3" w:rsidRPr="007E6B76" w:rsidRDefault="001C16F3" w:rsidP="001C16F3">
      <w:pPr>
        <w:pStyle w:val="Heading3"/>
      </w:pPr>
      <w:r w:rsidRPr="007E6B76">
        <w:t>Posture</w:t>
      </w:r>
    </w:p>
    <w:p w14:paraId="20BDBE6E" w14:textId="7A699959" w:rsidR="001C16F3" w:rsidRDefault="001C16F3" w:rsidP="00A81897">
      <w:pPr>
        <w:rPr>
          <w:b/>
          <w:bCs/>
          <w:i/>
          <w:iCs/>
          <w:sz w:val="18"/>
          <w:szCs w:val="18"/>
        </w:rPr>
      </w:pPr>
      <w:r>
        <w:t>Change of posture is a common physiological response to discomfort during sleep. The change in surface area in contact with the bed versus other body segments can significantly effect heat loss</w:t>
      </w:r>
      <w:r>
        <w:rPr>
          <w:rFonts w:eastAsiaTheme="majorEastAsia" w:cstheme="majorBidi"/>
          <w:i/>
          <w:color w:val="000000" w:themeColor="text1"/>
          <w:szCs w:val="26"/>
        </w:rPr>
        <w:fldChar w:fldCharType="begin"/>
      </w:r>
      <w:r>
        <w:instrText xml:space="preserve"> ADDIN ZOTERO_ITEM CSL_CITATION {"citationID":"tYCmMb8q","properties":{"formattedCitation":"\\super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URL":"https://www.sciencedirect.com/science/article/pii/S0378778819314100","volume":"204","author":[{"family":"Nicol","given":"Fergus"}],"accessed":{"date-parts":[["2021",8,2]]},"issued":{"date-parts":[["2019",12,1]]}}}],"schema":"https://github.com/citation-style-language/schema/raw/master/csl-citation.json"} </w:instrText>
      </w:r>
      <w:r>
        <w:rPr>
          <w:rFonts w:eastAsiaTheme="majorEastAsia" w:cstheme="majorBidi"/>
          <w:i/>
          <w:color w:val="000000" w:themeColor="text1"/>
          <w:szCs w:val="26"/>
        </w:rPr>
        <w:fldChar w:fldCharType="separate"/>
      </w:r>
      <w:r w:rsidRPr="00306945">
        <w:rPr>
          <w:rFonts w:cs="Times New Roman"/>
          <w:vertAlign w:val="superscript"/>
        </w:rPr>
        <w:t>16</w:t>
      </w:r>
      <w:r>
        <w:rPr>
          <w:rFonts w:eastAsiaTheme="majorEastAsia" w:cstheme="majorBidi"/>
          <w:i/>
          <w:color w:val="000000" w:themeColor="text1"/>
          <w:szCs w:val="26"/>
        </w:rPr>
        <w:fldChar w:fldCharType="end"/>
      </w:r>
      <w:r>
        <w:t>. We considered three postures as part of this study. In the baseline “Log” posture, the manikin is on its right side with the right arm outstretched by the head and the left arm and legs extended straight. In the “Fetal” posture the manikin is on its right side with the left and right arm extended straight and the legs bent towards the chest. The manikin’s rigidity, such as lack of elbow joint, meant we could not achieve a true fetal posture. In the “Starfish” posture the manikin is on its back with both arms outstretched by the head and both legs outstretched.</w:t>
      </w:r>
    </w:p>
    <w:p w14:paraId="02E12426" w14:textId="172F07E7" w:rsidR="00483565" w:rsidRDefault="00483565" w:rsidP="00483565">
      <w:pPr>
        <w:pStyle w:val="Caption"/>
        <w:keepNext/>
      </w:pPr>
      <w:bookmarkStart w:id="499" w:name="_Ref153362083"/>
      <w:bookmarkEnd w:id="496"/>
      <w:r>
        <w:t xml:space="preserve">Fig. </w:t>
      </w:r>
      <w:fldSimple w:instr=" SEQ Fig. \* ARABIC ">
        <w:r>
          <w:rPr>
            <w:noProof/>
          </w:rPr>
          <w:t>6</w:t>
        </w:r>
      </w:fldSimple>
      <w:bookmarkEnd w:id="499"/>
      <w:r>
        <w:t>: Experimental conditions</w:t>
      </w:r>
    </w:p>
    <w:p w14:paraId="141A1308" w14:textId="77777777" w:rsidR="001C16F3" w:rsidRDefault="001C16F3" w:rsidP="001C16F3">
      <w:pPr>
        <w:pStyle w:val="Heading2"/>
      </w:pPr>
      <w:r>
        <w:rPr>
          <w:noProof/>
          <w:lang w:eastAsia="zh-CN"/>
        </w:rPr>
        <w:drawing>
          <wp:inline distT="0" distB="0" distL="0" distR="0" wp14:anchorId="366FA765" wp14:editId="74758CDA">
            <wp:extent cx="5943610" cy="3886207"/>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10" cy="3886207"/>
                    </a:xfrm>
                    <a:prstGeom prst="rect">
                      <a:avLst/>
                    </a:prstGeom>
                  </pic:spPr>
                </pic:pic>
              </a:graphicData>
            </a:graphic>
          </wp:inline>
        </w:drawing>
      </w:r>
    </w:p>
    <w:p w14:paraId="1DFD28FC" w14:textId="0029CB27" w:rsidR="001C16F3" w:rsidRPr="001C16F3" w:rsidRDefault="001C16F3" w:rsidP="001C16F3">
      <w:pPr>
        <w:pStyle w:val="Caption"/>
      </w:pPr>
      <w:bookmarkStart w:id="500" w:name="_Toc123123937"/>
      <w:r>
        <w:t xml:space="preserve">Illustration of experimental conditions representing a variety of passive and active heating and cooling strategies. Image created from a variety of licensed sources (author, Adobe Stock, </w:t>
      </w:r>
      <w:proofErr w:type="spellStart"/>
      <w:r>
        <w:t>FlatIcon</w:t>
      </w:r>
      <w:proofErr w:type="spellEnd"/>
      <w:r>
        <w:t xml:space="preserve"> by </w:t>
      </w:r>
      <w:proofErr w:type="spellStart"/>
      <w:r>
        <w:t>FreePik</w:t>
      </w:r>
      <w:proofErr w:type="spellEnd"/>
      <w:r>
        <w:t xml:space="preserve">, Adventure Ready Brands, and </w:t>
      </w:r>
      <w:proofErr w:type="spellStart"/>
      <w:r>
        <w:t>Sleepme</w:t>
      </w:r>
      <w:proofErr w:type="spellEnd"/>
      <w:r>
        <w:t>)</w:t>
      </w:r>
      <w:bookmarkEnd w:id="500"/>
    </w:p>
    <w:p w14:paraId="169E0D1F" w14:textId="77777777" w:rsidR="00A46F95" w:rsidRDefault="00A46F95" w:rsidP="00CB4AD7">
      <w:pPr>
        <w:pStyle w:val="Heading3"/>
      </w:pPr>
      <w:r>
        <w:t>Emergency blanket</w:t>
      </w:r>
    </w:p>
    <w:p w14:paraId="486A2465" w14:textId="6D6E63D5" w:rsidR="00A46F95" w:rsidRDefault="00A46F95" w:rsidP="00A46F95">
      <w:r>
        <w:t>An emergency blanket, also known as a space blanket or Mylar</w:t>
      </w:r>
      <w:r w:rsidR="009A5F49" w:rsidRPr="00C8745F">
        <w:rPr>
          <w:vertAlign w:val="superscript"/>
        </w:rPr>
        <w:t>®</w:t>
      </w:r>
      <w:r w:rsidR="009A5F49" w:rsidRPr="009A5F49">
        <w:t>,</w:t>
      </w:r>
      <w:r>
        <w:t xml:space="preserve"> blanket, is a lightweight blanket made of heat-reflective, thin, plastic sheathing. We used an emergency blanket manufactured by Survive Outdoors Longer (SOL) made of vacuum-metalized polyethylene that weighs 0.08 kg</w:t>
      </w:r>
      <w:r>
        <w:fldChar w:fldCharType="begin"/>
      </w:r>
      <w:r w:rsidR="00B51AA2">
        <w:instrText xml:space="preserve"> ADDIN ZOTERO_ITEM CSL_CITATION {"citationID":"yY7dDzcw","properties":{"formattedCitation":"\\super 80\\nosupersub{}","plainCitation":"80","noteIndex":0},"citationItems":[{"id":490,"uris":["http://zotero.org/users/4259226/items/HG6Q7IGL"],"itemData":{"id":490,"type":"webpage","abstract":"The SOL Emergency Blanket reflects 90% of body heat and fits one person - plus, it won't shred like traditional emergency blankets.","language":"en","title":"Emergency Blanket","URL":"https://www.surviveoutdoorslonger.com/survive-outdoors-longer-emergency-blanket.html","accessed":{"date-parts":[["2022",8,22]]}}}],"schema":"https://github.com/citation-style-language/schema/raw/master/csl-citation.json"} </w:instrText>
      </w:r>
      <w:r>
        <w:fldChar w:fldCharType="separate"/>
      </w:r>
      <w:r w:rsidR="00B51AA2" w:rsidRPr="00B51AA2">
        <w:rPr>
          <w:rFonts w:cs="Times New Roman"/>
          <w:vertAlign w:val="superscript"/>
        </w:rPr>
        <w:t>80</w:t>
      </w:r>
      <w:r>
        <w:fldChar w:fldCharType="end"/>
      </w:r>
      <w:r>
        <w:t xml:space="preserve">. First responders often deploy these blankets in emergency situations to prevent or counter hyperthermia. Emergency blankets reduce heat loss by several mechanisms. The air and watertight foil </w:t>
      </w:r>
      <w:r w:rsidR="00CB4AD7">
        <w:t>reduce</w:t>
      </w:r>
      <w:r>
        <w:t xml:space="preserve"> heat loss through convection and evaporation, and the reflective surface reduces heat loss by thermal radiation. Emergency blankets may also be used in conjunction with other bedding to reduce heat </w:t>
      </w:r>
      <w:r>
        <w:lastRenderedPageBreak/>
        <w:t xml:space="preserve">loss by conduction. Emergency blankets are inexpensive and commercially available, making them a highly feasible intervention for cold thermal emergencies. </w:t>
      </w:r>
    </w:p>
    <w:p w14:paraId="2B031122" w14:textId="77777777" w:rsidR="00A46F95" w:rsidRDefault="00A46F95" w:rsidP="00CB4AD7">
      <w:pPr>
        <w:pStyle w:val="Heading3"/>
      </w:pPr>
      <w:r>
        <w:t>Bed type</w:t>
      </w:r>
    </w:p>
    <w:p w14:paraId="2FB5020B" w14:textId="533E4F4A" w:rsidR="00A46F95" w:rsidRDefault="00A46F95" w:rsidP="00A46F95">
      <w:r>
        <w:t xml:space="preserve">Modern mattresses are highly insulating (0.34 </w:t>
      </w:r>
      <w:proofErr w:type="spellStart"/>
      <w:r>
        <w:t>Clo</w:t>
      </w:r>
      <w:proofErr w:type="spellEnd"/>
      <w:r>
        <w:t xml:space="preserve">), so we considered the cooling effect of removing the mattress and laying the manikin directly on the wooden slat bed frame. This type of bed is </w:t>
      </w:r>
      <w:r w:rsidR="00BB0BB1">
        <w:t>like</w:t>
      </w:r>
      <w:r>
        <w:t xml:space="preserve"> a rope bed traditionally used in hot environments, such as the </w:t>
      </w:r>
      <w:proofErr w:type="spellStart"/>
      <w:r w:rsidRPr="008F33E0">
        <w:rPr>
          <w:i/>
          <w:iCs/>
        </w:rPr>
        <w:t>charpai</w:t>
      </w:r>
      <w:proofErr w:type="spellEnd"/>
      <w:r>
        <w:t xml:space="preserve"> in South Asia. We elevated the bed frame so that the manikin was at the same height (0.32 m) as the other test conditions with the mattress. </w:t>
      </w:r>
    </w:p>
    <w:p w14:paraId="4E1C3EC8" w14:textId="77777777" w:rsidR="00A46F95" w:rsidRDefault="00A46F95" w:rsidP="00CB4AD7">
      <w:pPr>
        <w:pStyle w:val="Heading3"/>
      </w:pPr>
      <w:r>
        <w:t>Hydro-powered mattress pad</w:t>
      </w:r>
    </w:p>
    <w:p w14:paraId="2CA14FE1" w14:textId="77777777" w:rsidR="00A46F95" w:rsidRDefault="00A46F95" w:rsidP="00A46F95">
      <w:r>
        <w:t xml:space="preserve">A hydro-powered mattress pad consists of silicone tubing integrated into a fabric and a control unit that circulates conditioned water. Like an electric mattress pad, a hydro-powered mattress pad is placed below the bottom bed sheet. We used the Cube Sleep System by </w:t>
      </w:r>
      <w:proofErr w:type="spellStart"/>
      <w:r>
        <w:t>ChiliSleep</w:t>
      </w:r>
      <w:proofErr w:type="spellEnd"/>
      <w:r>
        <w:t xml:space="preserve"> which has a temperature range of 13-46°C subject to environmental conditions. We operated the hydro-powered mattress pad at 18°C under cooling mode and 46°C under heating mode. In preliminary testing, we found the hydro-powered mattress pad was unable to sustain temperatures below 18°C at an ambient temperature of 28°C.</w:t>
      </w:r>
    </w:p>
    <w:p w14:paraId="438240AE" w14:textId="77777777" w:rsidR="00A46F95" w:rsidRDefault="00A46F95" w:rsidP="00CB4AD7">
      <w:pPr>
        <w:pStyle w:val="Heading3"/>
      </w:pPr>
      <w:r>
        <w:t>Electric mattress pad and heated blanket</w:t>
      </w:r>
    </w:p>
    <w:p w14:paraId="76F83A29" w14:textId="6D49DC6B" w:rsidR="00A46F95" w:rsidRPr="00301F54" w:rsidRDefault="00A46F95" w:rsidP="00A46F95">
      <w:r>
        <w:t>An electric mattress pad and heated blanket both consist of an insulated wire or heating element inserted into a fabric that heats up when powered. The difference between these two devices lies in their placement. An electric mattress pad is placed above the mattress and below the bottom bed sheet</w:t>
      </w:r>
      <w:r w:rsidR="00BB0BB1">
        <w:t xml:space="preserve"> (</w:t>
      </w:r>
      <w:r w:rsidR="00A6595D">
        <w:t>below a person</w:t>
      </w:r>
      <w:r w:rsidR="00BB0BB1">
        <w:t>)</w:t>
      </w:r>
      <w:r>
        <w:t xml:space="preserve"> while a heated blanket is placed over the top bed sheet</w:t>
      </w:r>
      <w:r w:rsidR="00A6595D">
        <w:t xml:space="preserve"> (above a person)</w:t>
      </w:r>
      <w:r>
        <w:t xml:space="preserve">. We used a </w:t>
      </w:r>
      <w:proofErr w:type="spellStart"/>
      <w:r>
        <w:t>SunBeam</w:t>
      </w:r>
      <w:proofErr w:type="spellEnd"/>
      <w:r>
        <w:t xml:space="preserve"> electric pad under two settings: 1/10 which we describe as “Low</w:t>
      </w:r>
      <w:r w:rsidR="00F177AB">
        <w:t>est</w:t>
      </w:r>
      <w:r>
        <w:t>” and 3/10 which we describe as “</w:t>
      </w:r>
      <w:r w:rsidR="00F177AB">
        <w:t>Low</w:t>
      </w:r>
      <w:r>
        <w:t xml:space="preserve">”. We did not test the electric mattress pad under higher settings because the thermal manikin is unable to measure power when in a state of heat gain. We used a </w:t>
      </w:r>
      <w:proofErr w:type="spellStart"/>
      <w:r>
        <w:t>SunBeam</w:t>
      </w:r>
      <w:proofErr w:type="spellEnd"/>
      <w:r>
        <w:t xml:space="preserve"> heated blanket with both the heated blanket turned “off” and “on” to separate the effect of the electric heated element and the additional insulation. </w:t>
      </w:r>
      <w:r w:rsidR="00F177AB">
        <w:t>When on, we set the heated blanket to the highest setting</w:t>
      </w:r>
      <w:r w:rsidR="00875D37">
        <w:t>: 5/5</w:t>
      </w:r>
      <w:r w:rsidR="00F177AB">
        <w:t xml:space="preserve">. </w:t>
      </w:r>
    </w:p>
    <w:p w14:paraId="2BDC26C4" w14:textId="77777777" w:rsidR="00A46F95" w:rsidRDefault="00A46F95" w:rsidP="00CB4AD7">
      <w:pPr>
        <w:pStyle w:val="Heading3"/>
      </w:pPr>
      <w:r>
        <w:t>Hot water bottle</w:t>
      </w:r>
    </w:p>
    <w:p w14:paraId="37C7E806" w14:textId="16FFB8FF" w:rsidR="00A46F95" w:rsidRPr="009A3EFB" w:rsidRDefault="00A46F95" w:rsidP="00A46F95">
      <w:r>
        <w:t xml:space="preserve">A hot water bottle is a sealed vessel filled with hot water and used to provide warmth in bed or apply heat to specific </w:t>
      </w:r>
      <w:r w:rsidR="00006CC9">
        <w:t>body segment</w:t>
      </w:r>
      <w:r>
        <w:t xml:space="preserve">s for pain relief. We used a rubber hot water in a conventional square shape with a capacity of 1.25 L. Immediately prior to each experimental run, we filled the hot water bottle with 1 L of water heated to 37.8°C (100°F). We analyzed thermal manikin data starting from 30 minutes after hot water bottle placement based on the thermal stability of hot water bottle. We tested the heating effect of a hot water bottle at the feet and pelvis, which are both common locations for hot water bottle use. </w:t>
      </w:r>
    </w:p>
    <w:p w14:paraId="0B1CF836" w14:textId="77777777" w:rsidR="00A46F95" w:rsidRDefault="00A46F95" w:rsidP="00CB4AD7">
      <w:pPr>
        <w:pStyle w:val="Heading3"/>
      </w:pPr>
      <w:r>
        <w:t>Pedestal fan and ceiling fan</w:t>
      </w:r>
    </w:p>
    <w:p w14:paraId="716AF4C6" w14:textId="00156DB3" w:rsidR="00A46F95" w:rsidRDefault="00A46F95" w:rsidP="00A46F95">
      <w:r>
        <w:t xml:space="preserve">We tested the cooling effect of a ceiling fan positioned 0.38 m from the ceiling and a pedestal fan positioned 0.61 m from the base of the bed. We tested both fan types at their highest and lowest speed setting. We recorded the air speed four times in a continuous three-minute interval. </w:t>
      </w:r>
      <w:r w:rsidR="00483565">
        <w:fldChar w:fldCharType="begin"/>
      </w:r>
      <w:r w:rsidR="00483565">
        <w:instrText xml:space="preserve"> REF _Ref153362030 \h </w:instrText>
      </w:r>
      <w:r w:rsidR="00483565">
        <w:fldChar w:fldCharType="separate"/>
      </w:r>
      <w:r w:rsidR="00483565">
        <w:t xml:space="preserve">Fig. </w:t>
      </w:r>
      <w:r w:rsidR="00483565">
        <w:rPr>
          <w:noProof/>
        </w:rPr>
        <w:t>7</w:t>
      </w:r>
      <w:r w:rsidR="00483565">
        <w:fldChar w:fldCharType="end"/>
      </w:r>
      <w:r w:rsidR="00483565">
        <w:t xml:space="preserve"> </w:t>
      </w:r>
      <w:r>
        <w:t xml:space="preserve">shows the spatial distribution of average air speed across the bed as measured by a handheld anemometer (TSI </w:t>
      </w:r>
      <w:proofErr w:type="spellStart"/>
      <w:r>
        <w:t>VelociCalc</w:t>
      </w:r>
      <w:proofErr w:type="spellEnd"/>
      <w:r>
        <w:t xml:space="preserve"> Air Velocity Meter Model 8347) at a height of 0.3 m (1 ft) above the mattress.  </w:t>
      </w:r>
      <w:r w:rsidR="00F177AB">
        <w:t xml:space="preserve">The spatially averaged air speed over the bed for the ceiling fan and pedestal fan was 0.4 m/s and 0.3 m/s </w:t>
      </w:r>
      <w:r w:rsidR="00F14522">
        <w:t xml:space="preserve">on the high setting and 0.1 m/s and 0.2 m/s on the low setting </w:t>
      </w:r>
      <w:r w:rsidR="00F177AB">
        <w:t xml:space="preserve">respectively. </w:t>
      </w:r>
    </w:p>
    <w:p w14:paraId="5E1EA7AF" w14:textId="77777777" w:rsidR="004214D0" w:rsidRDefault="004214D0">
      <w:pPr>
        <w:spacing w:after="0" w:line="240" w:lineRule="auto"/>
        <w:jc w:val="left"/>
        <w:rPr>
          <w:b/>
          <w:bCs/>
          <w:i/>
          <w:iCs/>
          <w:sz w:val="18"/>
          <w:szCs w:val="18"/>
        </w:rPr>
      </w:pPr>
      <w:r>
        <w:rPr>
          <w:b/>
          <w:bCs/>
        </w:rPr>
        <w:br w:type="page"/>
      </w:r>
    </w:p>
    <w:p w14:paraId="3FA3967E" w14:textId="47414DFC" w:rsidR="00483565" w:rsidRDefault="00483565" w:rsidP="00483565">
      <w:pPr>
        <w:pStyle w:val="Caption"/>
        <w:keepNext/>
      </w:pPr>
      <w:bookmarkStart w:id="501" w:name="_Ref153362030"/>
      <w:r>
        <w:lastRenderedPageBreak/>
        <w:t xml:space="preserve">Fig. </w:t>
      </w:r>
      <w:fldSimple w:instr=" SEQ Fig. \* ARABIC ">
        <w:r>
          <w:rPr>
            <w:noProof/>
          </w:rPr>
          <w:t>7</w:t>
        </w:r>
      </w:fldSimple>
      <w:bookmarkEnd w:id="501"/>
      <w:r>
        <w:t>: Air speed over the bed</w:t>
      </w:r>
    </w:p>
    <w:p w14:paraId="44DA126A" w14:textId="77777777" w:rsidR="001C16F3" w:rsidRDefault="001C16F3" w:rsidP="001C16F3">
      <w:pPr>
        <w:keepNext/>
      </w:pPr>
      <w:r>
        <w:rPr>
          <w:noProof/>
          <w:lang w:eastAsia="zh-CN"/>
        </w:rPr>
        <w:drawing>
          <wp:inline distT="0" distB="0" distL="0" distR="0" wp14:anchorId="341A1FD5" wp14:editId="743B22B4">
            <wp:extent cx="1651000" cy="226060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51000" cy="2260600"/>
                    </a:xfrm>
                    <a:prstGeom prst="rect">
                      <a:avLst/>
                    </a:prstGeom>
                  </pic:spPr>
                </pic:pic>
              </a:graphicData>
            </a:graphic>
          </wp:inline>
        </w:drawing>
      </w:r>
    </w:p>
    <w:p w14:paraId="72AF298E" w14:textId="6BC5988C" w:rsidR="001C16F3" w:rsidRDefault="001C16F3" w:rsidP="001C16F3">
      <w:pPr>
        <w:pStyle w:val="Caption"/>
      </w:pPr>
      <w:bookmarkStart w:id="502" w:name="_Toc123123938"/>
      <w:r w:rsidRPr="0085607A">
        <w:t>Spatial</w:t>
      </w:r>
      <w:r>
        <w:t xml:space="preserve"> distribution of average air speed generated by the ceiling and pedestal fans across the bed as measured by a handheld anemometer 0.3 m above the mattress for the low- and high-speed settings.</w:t>
      </w:r>
      <w:bookmarkEnd w:id="502"/>
    </w:p>
    <w:p w14:paraId="2339C29F" w14:textId="77777777" w:rsidR="00A46F95" w:rsidRDefault="00A46F95" w:rsidP="00F14522">
      <w:pPr>
        <w:pStyle w:val="Heading2"/>
      </w:pPr>
      <w:r>
        <w:t>Experimental procedure</w:t>
      </w:r>
    </w:p>
    <w:p w14:paraId="79EC0FFF" w14:textId="0B5CEABF" w:rsidR="00A46F95" w:rsidRDefault="00A46F95" w:rsidP="00A46F95">
      <w:r>
        <w:t>We carried out testing after the CEC ambient temperature had equilibrated to within 0.2°C of the target temperature based on the level of accuracy in the setpoint temperature</w:t>
      </w:r>
      <w:r>
        <w:fldChar w:fldCharType="begin"/>
      </w:r>
      <w:r w:rsidR="00B51AA2">
        <w:instrText xml:space="preserve"> ADDIN ZOTERO_ITEM CSL_CITATION {"citationID":"8Dy1VeGh","properties":{"formattedCitation":"\\super 71\\nosupersub{}","plainCitation":"71","noteIndex":0},"citationItems":[{"id":513,"uris":["http://zotero.org/users/4259226/items/XRL2BM3J"],"itemData":{"id":513,"type":"article-journal","abstract":"This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URL":"https://onlinelibrary.wiley.com/doi/abs/10.1111/j.1600-0668.1991.05-13.x","volume":"1","author":[{"family":"Arens","given":"E.a."},{"family":"Bauman","given":"F.s."},{"family":"Johnston","given":"L.p."},{"family":"Zhang","given":"H."}],"accessed":{"date-parts":[["2021",10,22]]},"issued":{"date-parts":[["1991"]]}}}],"schema":"https://github.com/citation-style-language/schema/raw/master/csl-citation.json"} </w:instrText>
      </w:r>
      <w:r>
        <w:fldChar w:fldCharType="separate"/>
      </w:r>
      <w:r w:rsidR="00B51AA2" w:rsidRPr="00B51AA2">
        <w:rPr>
          <w:rFonts w:cs="Times New Roman"/>
          <w:vertAlign w:val="superscript"/>
        </w:rPr>
        <w:t>71</w:t>
      </w:r>
      <w:r>
        <w:fldChar w:fldCharType="end"/>
      </w:r>
      <w:r>
        <w:t>. We recorded the surface temperature and power consumption of each body segment for ten minutes after reaching steady-state conditions. We defined steady state conditions as when the time-averaged surface temperature difference of each body segment changed less than 0.05 °C in the preceding ten minutes</w:t>
      </w:r>
      <w:r>
        <w:fldChar w:fldCharType="begin"/>
      </w:r>
      <w:r w:rsidR="00B51AA2">
        <w:instrText xml:space="preserve"> ADDIN ZOTERO_ITEM CSL_CITATION {"citationID":"Z36qDnGp","properties":{"formattedCitation":"\\super 79\\nosupersub{}","plainCitation":"79","noteIndex":0},"citationItems":[{"id":475,"uris":["http://zotero.org/users/4259226/items/XNYE4Y7T"],"itemData":{"id":475,"type":"article-journal","abstract":"In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URL":"https://www.sciencedirect.com/science/article/pii/S0360132314004041","volume":"85","author":[{"family":"Yang","given":"Bin"},{"family":"Schiavon","given":"Stefano"},{"family":"Sekhar","given":"Chandra"},{"family":"Cheong","given":"David"},{"family":"Tham","given":"Kwok Wai"},{"family":"Nazaroff","given":"William W"}],"accessed":{"date-parts":[["2021",6,10]]},"issued":{"date-parts":[["2015",2,1]]}}}],"schema":"https://github.com/citation-style-language/schema/raw/master/csl-citation.json"} </w:instrText>
      </w:r>
      <w:r>
        <w:fldChar w:fldCharType="separate"/>
      </w:r>
      <w:r w:rsidR="00B51AA2" w:rsidRPr="00B51AA2">
        <w:rPr>
          <w:rFonts w:cs="Times New Roman"/>
          <w:vertAlign w:val="superscript"/>
        </w:rPr>
        <w:t>79</w:t>
      </w:r>
      <w:r>
        <w:fldChar w:fldCharType="end"/>
      </w:r>
      <w:r>
        <w:t>. When starting measurements with a cold thermal manikin, we allowed for at least three hours of warmup time</w:t>
      </w:r>
      <w:r>
        <w:fldChar w:fldCharType="begin"/>
      </w:r>
      <w:r w:rsidR="00B51AA2">
        <w:instrText xml:space="preserve"> ADDIN ZOTERO_ITEM CSL_CITATION {"citationID":"gckE8DOF","properties":{"formattedCitation":"\\super 81\\nosupersub{}","plainCitation":"81","noteIndex":0},"citationItems":[{"id":510,"uris":["http://zotero.org/users/4259226/items/4RB3R7EQ"],"itemData":{"id":510,"type":"article-journal","container-title":"International Journal of Occupational Safety and Ergonomics","DOI":"10.1080/10803548.2004.11076616","ISSN":"1080-3548, 2376-9130","issue":"3","journalAbbreviation":"International Journal of Occupational Safety and Ergonomics","language":"en","page":"291-300","source":"DOI.org (Crossref)","title":"Thermal Manikin Measurements—Exact or Not?","URL":"https://www.tandfonline.com/doi/full/10.1080/10803548.2004.11076616","volume":"10","author":[{"family":"Anttonen","given":"Hannu"},{"family":"Niskanen","given":"Juhani"},{"family":"Meinander","given":"Harriet"},{"family":"Bartels","given":"Volkmar"},{"family":"Kuklane","given":"Kalev"},{"family":"Reinertsen","given":"Randi E."},{"family":"Varieras","given":"Sabine"},{"family":"Sołtyński","given":"Krzysztof"}],"accessed":{"date-parts":[["2021",11,21]]},"issued":{"date-parts":[["2004",1]]}}}],"schema":"https://github.com/citation-style-language/schema/raw/master/csl-citation.json"} </w:instrText>
      </w:r>
      <w:r>
        <w:fldChar w:fldCharType="separate"/>
      </w:r>
      <w:r w:rsidR="00B51AA2" w:rsidRPr="00B51AA2">
        <w:rPr>
          <w:rFonts w:cs="Times New Roman"/>
          <w:vertAlign w:val="superscript"/>
        </w:rPr>
        <w:t>81</w:t>
      </w:r>
      <w:r>
        <w:fldChar w:fldCharType="end"/>
      </w:r>
      <w:r>
        <w:t xml:space="preserve">. </w:t>
      </w:r>
      <w:commentRangeStart w:id="503"/>
      <w:commentRangeStart w:id="504"/>
      <w:commentRangeStart w:id="505"/>
      <w:ins w:id="506" w:author="Arfa Aijazi" w:date="2023-12-13T13:43:00Z">
        <w:r w:rsidR="005C593F">
          <w:t>We randomized the order of experimental trials within</w:t>
        </w:r>
      </w:ins>
      <w:ins w:id="507" w:author="Arfa Aijazi" w:date="2023-12-13T13:44:00Z">
        <w:r w:rsidR="005C593F">
          <w:t xml:space="preserve"> twelve</w:t>
        </w:r>
      </w:ins>
      <w:ins w:id="508" w:author="Arfa Aijazi" w:date="2023-12-13T13:43:00Z">
        <w:r w:rsidR="005C593F">
          <w:t xml:space="preserve"> blocks of the same chamber temperature setpoint. </w:t>
        </w:r>
      </w:ins>
      <w:ins w:id="509" w:author="Arfa Aijazi" w:date="2023-12-13T13:44:00Z">
        <w:r w:rsidR="005C593F">
          <w:t xml:space="preserve">This is due to the amount of time needed to transition the chamber from one temperature condition to another. </w:t>
        </w:r>
      </w:ins>
      <w:commentRangeEnd w:id="503"/>
      <w:ins w:id="510" w:author="Arfa Aijazi" w:date="2023-12-13T13:45:00Z">
        <w:r w:rsidR="005C593F">
          <w:rPr>
            <w:rStyle w:val="CommentReference"/>
          </w:rPr>
          <w:commentReference w:id="503"/>
        </w:r>
      </w:ins>
      <w:commentRangeEnd w:id="504"/>
      <w:r w:rsidR="00805797">
        <w:rPr>
          <w:rStyle w:val="CommentReference"/>
        </w:rPr>
        <w:commentReference w:id="504"/>
      </w:r>
      <w:commentRangeEnd w:id="505"/>
      <w:r w:rsidR="00271D16">
        <w:rPr>
          <w:rStyle w:val="CommentReference"/>
        </w:rPr>
        <w:commentReference w:id="505"/>
      </w:r>
    </w:p>
    <w:p w14:paraId="702E995A" w14:textId="6C3E68F9" w:rsidR="00A46F95" w:rsidRDefault="00A46F95" w:rsidP="00F14522">
      <w:pPr>
        <w:pStyle w:val="Heading2"/>
      </w:pPr>
      <w:r>
        <w:t>Dry-heat transfer coefficient to free convection</w:t>
      </w:r>
    </w:p>
    <w:p w14:paraId="46BE0B4E" w14:textId="3FCC76D4" w:rsidR="00A46F95" w:rsidRDefault="00A46F95" w:rsidP="00A46F95">
      <w:pPr>
        <w:rPr>
          <w:rFonts w:eastAsiaTheme="minorEastAsia"/>
        </w:rPr>
      </w:pPr>
      <w:r>
        <w:t xml:space="preserve">We obtained the dry-heat transfer coefficient due to free convection, </w:t>
      </w:r>
      <m:oMath>
        <m:sSub>
          <m:sSubPr>
            <m:ctrlPr>
              <w:ins w:id="511" w:author="Stefano Schiavon" w:date="2023-12-15T14:13:00Z">
                <w:rPr>
                  <w:rFonts w:ascii="Cambria Math" w:hAnsi="Cambria Math"/>
                  <w:i/>
                </w:rPr>
              </w:ins>
            </m:ctrlPr>
          </m:sSubPr>
          <m:e>
            <m:r>
              <w:rPr>
                <w:rFonts w:ascii="Cambria Math" w:hAnsi="Cambria Math"/>
              </w:rPr>
              <m:t>h</m:t>
            </m:r>
          </m:e>
          <m:sub>
            <m:r>
              <w:rPr>
                <w:rFonts w:ascii="Cambria Math" w:hAnsi="Cambria Math"/>
              </w:rPr>
              <m:t>cal,  i</m:t>
            </m:r>
          </m:sub>
        </m:sSub>
        <m:r>
          <m:rPr>
            <m:sty m:val="p"/>
          </m:rPr>
          <w:rPr>
            <w:rFonts w:ascii="Cambria Math" w:eastAsiaTheme="minorEastAsia" w:hAnsi="Cambria Math"/>
          </w:rPr>
          <m:t xml:space="preserve"> </m:t>
        </m:r>
      </m:oMath>
      <w:r>
        <w:rPr>
          <w:rFonts w:eastAsiaTheme="minorEastAsia"/>
        </w:rPr>
        <w:t xml:space="preserve">, for each body segment by calibrating the thermal manikin in a uniform thermal environment i.e. air temperature equal to the mean radiant temperature and air speed less than 0.06 m/s. In this condition, the room air temperature is equal to the equivalent temperature, </w:t>
      </w:r>
      <m:oMath>
        <m:sSub>
          <m:sSubPr>
            <m:ctrlPr>
              <w:ins w:id="512" w:author="Stefano Schiavon" w:date="2023-12-15T14:13:00Z">
                <w:rPr>
                  <w:rFonts w:ascii="Cambria Math" w:hAnsi="Cambria Math"/>
                  <w:i/>
                </w:rPr>
              </w:ins>
            </m:ctrlPr>
          </m:sSubPr>
          <m:e>
            <m:r>
              <w:rPr>
                <w:rFonts w:ascii="Cambria Math" w:hAnsi="Cambria Math"/>
              </w:rPr>
              <m:t>T</m:t>
            </m:r>
          </m:e>
          <m:sub>
            <m:r>
              <w:rPr>
                <w:rFonts w:ascii="Cambria Math" w:hAnsi="Cambria Math"/>
              </w:rPr>
              <m:t>eq</m:t>
            </m:r>
          </m:sub>
        </m:sSub>
      </m:oMath>
      <w:r>
        <w:rPr>
          <w:rFonts w:eastAsiaTheme="minorEastAsia"/>
        </w:rPr>
        <w:t xml:space="preserve">, defined in Equation 1. </w:t>
      </w:r>
      <w:r>
        <w:t xml:space="preserve">We performed the calibration at two ambient air temperatures (16°C and 28°C) and two postures (log, and fetal at 16°C and starfish at 28°C). During the calibration, the thermal manikin was nude and lay directly on the wooden slat bed frame i.e., no mattress. The thermal manikin did not have any bedding, an emergency blanket, or active systems. The results in </w:t>
      </w:r>
      <w:r w:rsidR="00E114F4">
        <w:fldChar w:fldCharType="begin"/>
      </w:r>
      <w:r w:rsidR="00E114F4">
        <w:instrText xml:space="preserve"> REF _Ref138200705 \h </w:instrText>
      </w:r>
      <w:r w:rsidR="00E114F4">
        <w:fldChar w:fldCharType="separate"/>
      </w:r>
      <w:r w:rsidR="00E114F4">
        <w:t xml:space="preserve">Table </w:t>
      </w:r>
      <w:r w:rsidR="00E114F4">
        <w:rPr>
          <w:noProof/>
        </w:rPr>
        <w:t>2</w:t>
      </w:r>
      <w:r w:rsidR="00E114F4">
        <w:fldChar w:fldCharType="end"/>
      </w:r>
      <w:r>
        <w:fldChar w:fldCharType="begin"/>
      </w:r>
      <w:r>
        <w:instrText xml:space="preserve"> REF _Ref112080342 \h </w:instrText>
      </w:r>
      <w:r w:rsidR="00000000">
        <w:fldChar w:fldCharType="separate"/>
      </w:r>
      <w:r>
        <w:fldChar w:fldCharType="end"/>
      </w:r>
      <w:r>
        <w:t xml:space="preserve"> show </w:t>
      </w:r>
      <m:oMath>
        <m:sSub>
          <m:sSubPr>
            <m:ctrlPr>
              <w:ins w:id="513" w:author="Stefano Schiavon" w:date="2023-12-15T14:13:00Z">
                <w:rPr>
                  <w:rFonts w:ascii="Cambria Math" w:hAnsi="Cambria Math"/>
                  <w:i/>
                </w:rPr>
              </w:ins>
            </m:ctrlPr>
          </m:sSubPr>
          <m:e>
            <m:r>
              <w:rPr>
                <w:rFonts w:ascii="Cambria Math" w:hAnsi="Cambria Math"/>
              </w:rPr>
              <m:t>h</m:t>
            </m:r>
          </m:e>
          <m:sub>
            <m:r>
              <w:rPr>
                <w:rFonts w:ascii="Cambria Math" w:hAnsi="Cambria Math"/>
              </w:rPr>
              <m:t>cal,  i</m:t>
            </m:r>
          </m:sub>
        </m:sSub>
      </m:oMath>
      <w:r>
        <w:rPr>
          <w:rFonts w:eastAsiaTheme="minorEastAsia"/>
        </w:rPr>
        <w:t xml:space="preserve"> for each body segment.</w:t>
      </w:r>
      <w:r w:rsidR="00501060">
        <w:rPr>
          <w:rFonts w:eastAsiaTheme="minorEastAsia"/>
        </w:rPr>
        <w:t xml:space="preserve"> This value combined with the thermal manikin skin temperature and heat loss as shown in Equation </w:t>
      </w:r>
      <w:r w:rsidR="00501060">
        <w:rPr>
          <w:rFonts w:eastAsiaTheme="minorEastAsia"/>
        </w:rPr>
        <w:fldChar w:fldCharType="begin"/>
      </w:r>
      <w:r w:rsidR="00501060">
        <w:rPr>
          <w:rFonts w:eastAsiaTheme="minorEastAsia"/>
        </w:rPr>
        <w:instrText xml:space="preserve"> REF _Ref121554524 \h </w:instrText>
      </w:r>
      <w:r w:rsidR="00501060">
        <w:rPr>
          <w:rFonts w:eastAsiaTheme="minorEastAsia"/>
        </w:rPr>
      </w:r>
      <w:r w:rsidR="00501060">
        <w:rPr>
          <w:rFonts w:eastAsiaTheme="minorEastAsia"/>
        </w:rPr>
        <w:fldChar w:fldCharType="separate"/>
      </w:r>
      <w:r w:rsidR="00501060" w:rsidRPr="004F0313">
        <w:t>(</w:t>
      </w:r>
      <w:r w:rsidR="00501060">
        <w:rPr>
          <w:noProof/>
        </w:rPr>
        <w:t>1</w:t>
      </w:r>
      <w:r w:rsidR="00501060" w:rsidRPr="004F0313">
        <w:t>)</w:t>
      </w:r>
      <w:r w:rsidR="00501060">
        <w:rPr>
          <w:rFonts w:eastAsiaTheme="minorEastAsia"/>
        </w:rPr>
        <w:fldChar w:fldCharType="end"/>
      </w:r>
      <w:r w:rsidR="00501060">
        <w:rPr>
          <w:rFonts w:eastAsiaTheme="minorEastAsia"/>
        </w:rPr>
        <w:t xml:space="preserve"> allow us to calculate the equivalent temperature.</w:t>
      </w:r>
    </w:p>
    <w:p w14:paraId="7BE70D64" w14:textId="77777777" w:rsidR="00A46F95" w:rsidRDefault="00A46F95" w:rsidP="00F14522">
      <w:pPr>
        <w:pStyle w:val="Heading2"/>
      </w:pPr>
      <w:r>
        <w:t>Error and uncertainty</w:t>
      </w:r>
    </w:p>
    <w:p w14:paraId="69F9B408" w14:textId="5E958736" w:rsidR="00A46F95" w:rsidRDefault="00A46F95" w:rsidP="00A46F95">
      <w:r>
        <w:t>We analyzed the data in accordance with the ISO guideline for the expression of uncertainty in measurement</w:t>
      </w:r>
      <w:r>
        <w:fldChar w:fldCharType="begin"/>
      </w:r>
      <w:r w:rsidR="00B51AA2">
        <w:instrText xml:space="preserve"> ADDIN ZOTERO_ITEM CSL_CITATION {"citationID":"DDC4qWo3","properties":{"formattedCitation":"\\super 82\\nosupersub{}","plainCitation":"82","noteIndex":0},"citationItems":[{"id":487,"uris":["http://zotero.org/users/4259226/items/2THMP5NK"],"itemData":{"id":487,"type":"book","event-place":"Geneva, Switzerland","language":"en","number-of-pages":"134","publisher":"International Standards Organization (ISO))","publisher-place":"Geneva, Switzerland","source":"Google Scholar","title":"Evaluation of measurement data—Guide to the expression of uncertainty in measurement","volume":"50","author":[{"family":"JCGM/WG1","given":""}],"issued":{"date-parts":[["2008"]]}}}],"schema":"https://github.com/citation-style-language/schema/raw/master/csl-citation.json"} </w:instrText>
      </w:r>
      <w:r>
        <w:fldChar w:fldCharType="separate"/>
      </w:r>
      <w:r w:rsidR="00B51AA2" w:rsidRPr="00B51AA2">
        <w:rPr>
          <w:rFonts w:cs="Times New Roman"/>
          <w:vertAlign w:val="superscript"/>
        </w:rPr>
        <w:t>82</w:t>
      </w:r>
      <w:r>
        <w:fldChar w:fldCharType="end"/>
      </w:r>
      <w:r>
        <w:t>. We calculated the combined standard uncertainty by considering equipment intrinsic uncertainty, equipment measurement uncertainty, measurement stability during steady state, and repeated trials of calibration, baseline conditions, and select experimental conditions in accordance with Bell</w:t>
      </w:r>
      <w:r>
        <w:fldChar w:fldCharType="begin"/>
      </w:r>
      <w:r w:rsidR="00B51AA2">
        <w:instrText xml:space="preserve"> ADDIN ZOTERO_ITEM CSL_CITATION {"citationID":"UTMJEo2C","properties":{"formattedCitation":"\\super 83\\nosupersub{}","plainCitation":"83","noteIndex":0},"citationItems":[{"id":489,"uris":["http://zotero.org/users/4259226/items/2PYVYG7W"],"itemData":{"id":489,"type":"article-journal","source":"Google Scholar","title":"A beginner's guide to uncertainty of measurement.","author":[{"family":"Bell","given":"Stephanie A."}],"issued":{"date-parts":[["2001"]]}}}],"schema":"https://github.com/citation-style-language/schema/raw/master/csl-citation.json"} </w:instrText>
      </w:r>
      <w:r>
        <w:fldChar w:fldCharType="separate"/>
      </w:r>
      <w:r w:rsidR="00B51AA2" w:rsidRPr="00B51AA2">
        <w:rPr>
          <w:rFonts w:cs="Times New Roman"/>
          <w:vertAlign w:val="superscript"/>
        </w:rPr>
        <w:t>83</w:t>
      </w:r>
      <w:r>
        <w:fldChar w:fldCharType="end"/>
      </w:r>
      <w:r>
        <w:t xml:space="preserve">. When presented, we indicate the uncertainty with error bars with a confidence level of 95% (coverage factor of 2).  </w:t>
      </w:r>
    </w:p>
    <w:p w14:paraId="2B7C76BE" w14:textId="77777777" w:rsidR="00A46F95" w:rsidRDefault="00A46F95" w:rsidP="00F14522">
      <w:pPr>
        <w:pStyle w:val="Heading2"/>
      </w:pPr>
      <w:r>
        <w:lastRenderedPageBreak/>
        <w:t>Case studies</w:t>
      </w:r>
    </w:p>
    <w:p w14:paraId="654B697E" w14:textId="0B18880B" w:rsidR="0085607A" w:rsidRPr="0085607A" w:rsidRDefault="00A46F95" w:rsidP="00A46F95">
      <w:pPr>
        <w:rPr>
          <w:b/>
          <w:bCs/>
        </w:rPr>
      </w:pPr>
      <w:r>
        <w:t>We applied the laboratory findings to two historical case studies: the 2015 Pakistan heat wave and the 2021 Texas power crisis. In both cases, climate change contributed to the unprecedented weather events</w:t>
      </w:r>
      <w:r>
        <w:fldChar w:fldCharType="begin"/>
      </w:r>
      <w:r w:rsidR="00B51AA2">
        <w:instrText xml:space="preserve"> ADDIN ZOTERO_ITEM CSL_CITATION {"citationID":"YcQwh35e","properties":{"formattedCitation":"\\super 84,85\\nosupersub{}","plainCitation":"84,85","noteIndex":0},"citationItems":[{"id":1478,"uris":["http://zotero.org/users/4259226/items/Z7QFU7AW"],"itemData":{"id":1478,"type":"article-journal","abstract":"\"The Deadly Combination of Heat and Humidity in India and Pakistan in Summer 2015\" published on Dec 2016 by American Meteorological Society.","container-title":"Bulletin of the American Meteorological Society","DOI":"10.1175/BAMS-D-16-0145.1","ISSN":"0003-0007, 1520-0477","issue":"12","language":"EN","note":"publisher: American Meteorological Society\nsection: Bulletin of the American Meteorological Society","page":"S81-S86","source":"journals.ametsoc.org","title":"The Deadly Combination of Heat and Humidity in India and Pakistan in Summer 2015","URL":"https://journals.ametsoc.org/view/journals/bams/97/12/bams-d-16-0145.1.xml","volume":"97","author":[{"family":"Wehner","given":"Michael"},{"family":"Stone","given":"Dáithí"},{"family":"Krishnan","given":"Hari"},{"family":"AchutaRao","given":"Krishna"},{"family":"Castillo","given":"Federico"}],"accessed":{"date-parts":[["2022",12,7]]},"issued":{"date-parts":[["2016",12,1]]}}},{"id":1477,"uris":["http://zotero.org/users/4259226/items/65NU7QDZ"],"itemData":{"id":1477,"type":"article-journal","abstract":"The Arctic is warming at a rate twice the global average and severe winter weather is reported to be increasing across many heavily populated mid-latitude regions, but there is no agreement on whether a physical link exists between the two phenomena. We use observational analysis to show that a lesser-known stratospheric polar vortex (SPV) disruption that involves wave reflection and stretching of the SPV is linked with extreme cold across parts of Asia and North America, including the recent February 2021 Texas cold wave, and has been increasing over the satellite era. We then use numerical modeling experiments forced with trends in autumn snow cover and Arctic sea ice to establish a physical link between Arctic change and SPV stretching and related surface impacts.","container-title":"Science","DOI":"10.1126/science.abi9167","issue":"6559","note":"publisher: American Association for the Advancement of Science","page":"1116-1121","source":"science.org (Atypon)","title":"Linking Arctic variability and change with extreme winter weather in the United States","URL":"https://www.science.org/doi/10.1126/science.abi9167","volume":"373","author":[{"family":"Cohen","given":"Judah"},{"family":"Agel","given":"Laurie"},{"family":"Barlow","given":"Mathew"},{"family":"Garfinkel","given":"Chaim I."},{"family":"White","given":"Ian"}],"accessed":{"date-parts":[["2022",12,6]]},"issued":{"date-parts":[["2021",9,3]]}}}],"schema":"https://github.com/citation-style-language/schema/raw/master/csl-citation.json"} </w:instrText>
      </w:r>
      <w:r>
        <w:fldChar w:fldCharType="separate"/>
      </w:r>
      <w:r w:rsidR="00B51AA2" w:rsidRPr="00B51AA2">
        <w:rPr>
          <w:rFonts w:cs="Times New Roman"/>
          <w:vertAlign w:val="superscript"/>
        </w:rPr>
        <w:t>84,85</w:t>
      </w:r>
      <w:r>
        <w:fldChar w:fldCharType="end"/>
      </w:r>
      <w:r>
        <w:t>. The two case studies also represent very different contexts in terms of conventional HVAC availability and construction typology. We assumed conventional HVAC systems were not available either due to lack of access (Pakistan) or multi-day power outage (Texas). For each case study, we modeled the indoor air temperature and the heating and cooling effect as a function of that temperature. We then calculated heat or cold exposure during sleep time, defined as 10 p.m. – 7 a.m. based on CIBSE TM59</w:t>
      </w:r>
      <w:r>
        <w:fldChar w:fldCharType="begin"/>
      </w:r>
      <w:r w:rsidR="00D37EB0">
        <w:instrText xml:space="preserve"> ADDIN ZOTERO_ITEM CSL_CITATION {"citationID":"S9lH9AlS","properties":{"formattedCitation":"\\super 15\\nosupersub{}","plainCitation":"15","noteIndex":0},"citationItems":[{"id":"H0uZokVw/aJGTZeOi","uris":["http://zotero.org/users/4259226/items/3UII6DYL"],"itemData":{"id":"eScJrxIW/9yEo9lf8","type":"book","publisher":"CIBSE","source":"Google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fldChar w:fldCharType="separate"/>
      </w:r>
      <w:r w:rsidR="00306945" w:rsidRPr="00306945">
        <w:rPr>
          <w:rFonts w:cs="Times New Roman"/>
          <w:vertAlign w:val="superscript"/>
        </w:rPr>
        <w:t>15</w:t>
      </w:r>
      <w:r>
        <w:fldChar w:fldCharType="end"/>
      </w:r>
      <w:r>
        <w:t>, according to guidelines from the World Health Organization (WHO) for the indoor minimal risk temperature for adverse health effects</w:t>
      </w:r>
      <w:r>
        <w:fldChar w:fldCharType="begin"/>
      </w:r>
      <w:r w:rsidR="007676DE">
        <w:instrText xml:space="preserve"> ADDIN ZOTERO_ITEM CSL_CITATION {"citationID":"U3xu78kt","properties":{"formattedCitation":"\\super 59\\nosupersub{}","plainCitation":"59","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fldChar w:fldCharType="separate"/>
      </w:r>
      <w:r w:rsidR="007676DE" w:rsidRPr="007676DE">
        <w:rPr>
          <w:rFonts w:cs="Times New Roman"/>
          <w:vertAlign w:val="superscript"/>
        </w:rPr>
        <w:t>59</w:t>
      </w:r>
      <w:r>
        <w:fldChar w:fldCharType="end"/>
      </w:r>
      <w:r>
        <w:t>.</w:t>
      </w:r>
    </w:p>
    <w:p w14:paraId="23EC8127" w14:textId="77777777" w:rsidR="00A46F95" w:rsidRDefault="00A46F95" w:rsidP="00F14522">
      <w:pPr>
        <w:pStyle w:val="Heading3"/>
      </w:pPr>
      <w:r>
        <w:t>2015 Pakistan heat wave</w:t>
      </w:r>
    </w:p>
    <w:p w14:paraId="43238258" w14:textId="1CC56469" w:rsidR="00A46F95" w:rsidRDefault="00A46F95" w:rsidP="00A46F95">
      <w:r>
        <w:t>In June 2015, Sindh Province in southern Pakistan experienced a severe heat wave with temperatures as high as 49°C. Overall the heat wave claimed at least 2,000 lives</w:t>
      </w:r>
      <w:r>
        <w:fldChar w:fldCharType="begin"/>
      </w:r>
      <w:r w:rsidR="00B51AA2">
        <w:instrText xml:space="preserve"> ADDIN ZOTERO_ITEM CSL_CITATION {"citationID":"XblLVPCr","properties":{"formattedCitation":"\\super 86\\nosupersub{}","plainCitation":"86","noteIndex":0},"citationItems":[{"id":1482,"uris":["http://zotero.org/users/4259226/items/3XYMQGX6"],"itemData":{"id":1482,"type":"article-newspaper","abstract":"A heat wave in Pakistan’s financial hub of Karachi and surrounding areas has killed about 2,000 people in the past two weeks, the most in recent memory.","container-title":"Bloomberg.com","language":"en","source":"www.bloomberg.com","title":"Heat Wave Death Toll Rises to 2,000 in Pakistan’s Financial Hub","URL":"https://www.bloomberg.com/news/articles/2015-06-24/heat-wave-death-toll-rises-to-2-000-in-pakistan-s-financial-hub","author":[{"family":"Haider","given":"Kamran"},{"family":"Anis","given":"Khurrum"}],"accessed":{"date-parts":[["2022",12,7]]},"issued":{"date-parts":[["2015",6,24]]}}}],"schema":"https://github.com/citation-style-language/schema/raw/master/csl-citation.json"} </w:instrText>
      </w:r>
      <w:r>
        <w:fldChar w:fldCharType="separate"/>
      </w:r>
      <w:r w:rsidR="00B51AA2" w:rsidRPr="00B51AA2">
        <w:rPr>
          <w:rFonts w:cs="Times New Roman"/>
          <w:vertAlign w:val="superscript"/>
        </w:rPr>
        <w:t>86</w:t>
      </w:r>
      <w:r>
        <w:fldChar w:fldCharType="end"/>
      </w:r>
      <w:r>
        <w:t xml:space="preserve">. </w:t>
      </w:r>
      <w:r w:rsidR="009B4F35">
        <w:t xml:space="preserve">One factor </w:t>
      </w:r>
      <w:r>
        <w:t xml:space="preserve">contributing to the high death toll </w:t>
      </w:r>
      <w:r w:rsidR="009B4F35">
        <w:t>was</w:t>
      </w:r>
      <w:r>
        <w:t xml:space="preserve"> widespread power outages leaving individuals without access to air conditioners, fans, and water pumps. Power outages aside, </w:t>
      </w:r>
      <w:r w:rsidR="003E2724">
        <w:t>less than 5% of the overall Pakistani population had access to AC in 2010</w:t>
      </w:r>
      <w:r w:rsidR="003E2724">
        <w:fldChar w:fldCharType="begin"/>
      </w:r>
      <w:r w:rsidR="00B51AA2">
        <w:instrText xml:space="preserve"> ADDIN ZOTERO_ITEM CSL_CITATION {"citationID":"TnQccYFi","properties":{"formattedCitation":"\\super 87\\nosupersub{}","plainCitation":"87","noteIndex":0},"citationItems":[{"id":1580,"uris":["http://zotero.org/users/4259226/items/ISMJA26X"],"itemData":{"id":1580,"type":"article-journal","abstract":"As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schema":"https://github.com/citation-style-language/schema/raw/master/csl-citation.json"} </w:instrText>
      </w:r>
      <w:r w:rsidR="003E2724">
        <w:fldChar w:fldCharType="separate"/>
      </w:r>
      <w:r w:rsidR="00B51AA2" w:rsidRPr="00B51AA2">
        <w:rPr>
          <w:rFonts w:cs="Times New Roman"/>
          <w:vertAlign w:val="superscript"/>
        </w:rPr>
        <w:t>87</w:t>
      </w:r>
      <w:r w:rsidR="003E2724">
        <w:fldChar w:fldCharType="end"/>
      </w:r>
      <w:r>
        <w:t>.</w:t>
      </w:r>
    </w:p>
    <w:p w14:paraId="444C4741" w14:textId="2573678B" w:rsidR="00A46F95" w:rsidRDefault="00A46F95" w:rsidP="00A46F95">
      <w:r>
        <w:t>To quantify the potential impact of passive and low-energy strategies in alleviating heat exposure, we modeled a multi-family residence in Karachi, Pakistan, the most populous city in Pakistan. Karachi is one of the most densely populated cities in South Asia and the limited land resources have shaped a high-density urban morphology</w:t>
      </w:r>
      <w:r>
        <w:fldChar w:fldCharType="begin"/>
      </w:r>
      <w:r w:rsidR="00B51AA2">
        <w:instrText xml:space="preserve"> ADDIN ZOTERO_ITEM CSL_CITATION {"citationID":"7HyHWgi5","properties":{"formattedCitation":"\\super 88\\nosupersub{}","plainCitation":"88","noteIndex":0},"citationItems":[{"id":1524,"uris":["http://zotero.org/users/4259226/items/BD2BAMFI"],"itemData":{"id":1524,"type":"thesis","event-place":"Glasgow, UK","genre":"Masters Thesis","language":"en","note":"publisher: Unpublished","publisher":"Glasgow Caledonian University","publisher-place":"Glasgow, UK","source":"DOI.org (Datacite)","title":"Assessment of intra-city urban heat island effect in relation to vulnerable stakeholders via Local Climate Zone classification, Land Surface Temperature analysis, and traverse surveys A Case Study of Karachi, Pakistan","URL":"http://rgdoi.net/10.13140/RG.2.2.14548.01922","author":[{"family":"Khan","given":"Marina"}],"accessed":{"date-parts":[["2022",12,10]]},"issued":{"date-parts":[["2020",8]]}}}],"schema":"https://github.com/citation-style-language/schema/raw/master/csl-citation.json"} </w:instrText>
      </w:r>
      <w:r>
        <w:fldChar w:fldCharType="separate"/>
      </w:r>
      <w:r w:rsidR="00B51AA2" w:rsidRPr="00B51AA2">
        <w:rPr>
          <w:rFonts w:cs="Times New Roman"/>
          <w:vertAlign w:val="superscript"/>
        </w:rPr>
        <w:t>88</w:t>
      </w:r>
      <w:r>
        <w:fldChar w:fldCharType="end"/>
      </w:r>
      <w:r>
        <w:t xml:space="preserve">, hence the suitability of modeling </w:t>
      </w:r>
      <w:r w:rsidR="009709FC">
        <w:t>this type of</w:t>
      </w:r>
      <w:r>
        <w:t xml:space="preserve"> residence. This construction typology may place inhabitants at higher risk of heat exposure due to </w:t>
      </w:r>
      <w:r w:rsidR="009709FC">
        <w:t xml:space="preserve">more </w:t>
      </w:r>
      <w:r>
        <w:t>limited opportunities for natural ventilation</w:t>
      </w:r>
      <w:r>
        <w:fldChar w:fldCharType="begin"/>
      </w:r>
      <w:r w:rsidR="00105E3B">
        <w:instrText xml:space="preserve"> ADDIN ZOTERO_ITEM CSL_CITATION {"citationID":"qfklT59A","properties":{"formattedCitation":"\\super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overheating","URL":"https://www.sciencedirect.com/science/article/pii/S0360132321003905","volume":"201","author":[{"family":"Lomas","given":"K. J."},{"family":"Watson","given":"S."},{"family":"Allinson","given":"D."},{"family":"Fateh","given":"A."},{"family":"Beaumont","given":"A."},{"family":"Allen","given":"J."},{"family":"Foster","given":"H."},{"family":"Garrett","given":"H."}],"accessed":{"date-parts":[["2021",7,10]]},"issued":{"date-parts":[["2021",8,15]]}}}],"schema":"https://github.com/citation-style-language/schema/raw/master/csl-citation.json"} </w:instrText>
      </w:r>
      <w:r>
        <w:fldChar w:fldCharType="separate"/>
      </w:r>
      <w:r w:rsidR="00306945" w:rsidRPr="00306945">
        <w:rPr>
          <w:rFonts w:cs="Times New Roman"/>
          <w:vertAlign w:val="superscript"/>
        </w:rPr>
        <w:t>17</w:t>
      </w:r>
      <w:r>
        <w:fldChar w:fldCharType="end"/>
      </w:r>
      <w:r>
        <w:t xml:space="preserve">.  </w:t>
      </w:r>
    </w:p>
    <w:p w14:paraId="3D5667EC" w14:textId="12156642" w:rsidR="00A46F95" w:rsidRDefault="00A46F95" w:rsidP="00A46F95">
      <w:r>
        <w:t>We obtained outdoor dry-bulb temperature and relative humidity data for June 2015 from the  Jinnah International Airport weather station through</w:t>
      </w:r>
      <w:r w:rsidR="00D44F6E">
        <w:t xml:space="preserve"> Visual Crossing</w:t>
      </w:r>
      <w:r>
        <w:t>, a third-party interface for publicly available weather data</w:t>
      </w:r>
      <w:r>
        <w:fldChar w:fldCharType="begin"/>
      </w:r>
      <w:r w:rsidR="00B51AA2">
        <w:instrText xml:space="preserve"> ADDIN ZOTERO_ITEM CSL_CITATION {"citationID":"9MAHftcw","properties":{"formattedCitation":"\\super 89\\nosupersub{}","plainCitation":"89","noteIndex":0},"citationItems":[{"id":1484,"uris":["http://zotero.org/users/4259226/items/BRNCRJAA"],"itemData":{"id":1484,"type":"webpage","title":"Weather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B51AA2" w:rsidRPr="00B51AA2">
        <w:rPr>
          <w:rFonts w:cs="Times New Roman"/>
          <w:vertAlign w:val="superscript"/>
        </w:rPr>
        <w:t>89</w:t>
      </w:r>
      <w:r>
        <w:fldChar w:fldCharType="end"/>
      </w:r>
      <w:r>
        <w:t xml:space="preserve">. We estimated indoor temperature </w:t>
      </w:r>
      <w:r w:rsidR="003F02A6">
        <w:t xml:space="preserve">and mean radiant temperature </w:t>
      </w:r>
      <w:r>
        <w:t>as a function of the outdoor temperature based on a linear regression model of field measurements in the ASHRAE Global Thermal Comfort Database II v 2.1</w:t>
      </w:r>
      <w:r>
        <w:fldChar w:fldCharType="begin"/>
      </w:r>
      <w:r w:rsidR="00B51AA2">
        <w:instrText xml:space="preserve"> ADDIN ZOTERO_ITEM CSL_CITATION {"citationID":"UK9FAsRI","properties":{"formattedCitation":"\\super 90\\nosupersub{}","plainCitation":"90","noteIndex":0},"citationItems":[{"id":1486,"uris":["http://zotero.org/users/4259226/items/RBI6NE5M"],"itemData":{"id":1486,"type":"software","license":"CC BY 4.0","publisher":"Dryad","title":"ASHRAE global database of thermal comfort field measurements","URL":"https://doi.org/10.6078/D1F671","version":"2.1","author":[{"family":"Parkinson","given":"Thomas"},{"family":"Tartarini","given":"Federico"},{"family":"Földváry Ličina","given":"Veronika"},{"family":"Cheung","given":"Toby"},{"family":"De dear","given":"Richard"},{"family":"Li","given":"Peixian"},{"family":"Arens","given":"Edward"},{"family":"Chun","given":"Chungyoon"},{"family":"Schiavon","given":"Stefano"},{"family":"Luo","given":"Maohui"},{"family":"Brager","given":"Gail"}],"issued":{"date-parts":[["2022",7,15]]}}}],"schema":"https://github.com/citation-style-language/schema/raw/master/csl-citation.json"} </w:instrText>
      </w:r>
      <w:r>
        <w:fldChar w:fldCharType="separate"/>
      </w:r>
      <w:r w:rsidR="00B51AA2" w:rsidRPr="00B51AA2">
        <w:rPr>
          <w:rFonts w:cs="Times New Roman"/>
          <w:vertAlign w:val="superscript"/>
        </w:rPr>
        <w:t>90</w:t>
      </w:r>
      <w:r>
        <w:fldChar w:fldCharType="end"/>
      </w:r>
      <w:r>
        <w:t xml:space="preserve">. For the linear interpolation, we used a subset of the full database consisting of 1728 observations </w:t>
      </w:r>
      <w:r w:rsidR="003F02A6">
        <w:t xml:space="preserve">of coincident indoor air temperature, mean radiant temperature, and outdoor temperature </w:t>
      </w:r>
      <w:r>
        <w:t xml:space="preserve">from approximately 50 naturally ventilated multi-family buildings in Ahmedabad, India. This was the closest construction typology and geographic location to Karachi. Generally, the indoor temperature is a few degrees warmer than the outdoor temperature. We assumed </w:t>
      </w:r>
      <w:r w:rsidR="009709FC">
        <w:t xml:space="preserve">the </w:t>
      </w:r>
      <w:r>
        <w:t xml:space="preserve">inside and outside air had the </w:t>
      </w:r>
      <w:r w:rsidR="0085607A">
        <w:t xml:space="preserve">same </w:t>
      </w:r>
      <w:r w:rsidR="0074369D">
        <w:t>absolute humidity</w:t>
      </w:r>
      <w:r>
        <w:t xml:space="preserve"> and recalculated the relative humidity from the saturation vapor pressure of the modeled indoor temperature. </w:t>
      </w:r>
    </w:p>
    <w:p w14:paraId="36DDA45F" w14:textId="038DE49A" w:rsidR="00A46F95" w:rsidRDefault="00A46F95" w:rsidP="00A46F95">
      <w:r>
        <w:t>Our experimentally</w:t>
      </w:r>
      <w:r w:rsidR="00AC4FEA">
        <w:t xml:space="preserve"> </w:t>
      </w:r>
      <w:r>
        <w:t>measured cooling effect only account</w:t>
      </w:r>
      <w:r w:rsidR="00AC4FEA">
        <w:t>s</w:t>
      </w:r>
      <w:r>
        <w:t xml:space="preserve"> for dry-heat loss and not evaporative heat loss. Therefore, we modeled the cooling effect of passive and low-energy strategies with the Standard Effective Temperature (SET) based on the 2-Node Model by </w:t>
      </w:r>
      <w:proofErr w:type="spellStart"/>
      <w:r>
        <w:t>Gagge</w:t>
      </w:r>
      <w:proofErr w:type="spellEnd"/>
      <w:r>
        <w:t xml:space="preserve"> et al.</w:t>
      </w:r>
      <w:r>
        <w:fldChar w:fldCharType="begin"/>
      </w:r>
      <w:r w:rsidR="00B51AA2">
        <w:instrText xml:space="preserve"> ADDIN ZOTERO_ITEM CSL_CITATION {"citationID":"X1ZOKxMT","properties":{"formattedCitation":"\\super 91\\nosupersub{}","plainCitation":"91","noteIndex":0},"citationItems":[{"id":1489,"uris":["http://zotero.org/users/4259226/items/2QXKC7LM"],"itemData":{"id":1489,"type":"article-journal","container-title":"ASHRAE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B51AA2" w:rsidRPr="00B51AA2">
        <w:rPr>
          <w:rFonts w:cs="Times New Roman"/>
          <w:vertAlign w:val="superscript"/>
        </w:rPr>
        <w:t>91</w:t>
      </w:r>
      <w:r>
        <w:fldChar w:fldCharType="end"/>
      </w:r>
      <w:r>
        <w:t xml:space="preserve"> as implemented in the </w:t>
      </w:r>
      <w:proofErr w:type="spellStart"/>
      <w:r>
        <w:t>comf</w:t>
      </w:r>
      <w:proofErr w:type="spellEnd"/>
      <w:r>
        <w:t xml:space="preserve"> package in the R programming language</w:t>
      </w:r>
      <w:r>
        <w:fldChar w:fldCharType="begin"/>
      </w:r>
      <w:r w:rsidR="00B51AA2">
        <w:instrText xml:space="preserve"> ADDIN ZOTERO_ITEM CSL_CITATION {"citationID":"6EwO5E8z","properties":{"formattedCitation":"\\super 92\\nosupersub{}","plainCitation":"92","noteIndex":0},"citationItems":[{"id":1491,"uris":["http://zotero.org/users/4259226/items/39DVXW2R"],"itemData":{"id":1491,"type":"software","abstract":"Calculation of various common and less common comfort indices such as predicted mean vote or the two node model. Converts physical variables such as relative to absolute humidity and evaluates the performance of comfort indices.","license":"GPL-2","source":"R-Packages","title":"comf: Models and Equations for Human Comfort Research","title-short":"comf","URL":"https://CRAN.R-project.org/package=comf","version":"0.1.11","author":[{"family":"Schweiker","given":"Marcel"},{"family":"Mueller","given":"Sophia"},{"family":"Kleber","given":"Michael"},{"family":"Kingma","given":"Boris"},{"family":"Shukuya","given":"Masanori"},{"family":"Rahman","given":"Shaomi"},{"family":"Sarwar","given":"Shoaib"}],"accessed":{"date-parts":[["2022",12,7]]},"issued":{"date-parts":[["2022",5,11]]}}}],"schema":"https://github.com/citation-style-language/schema/raw/master/csl-citation.json"} </w:instrText>
      </w:r>
      <w:r>
        <w:fldChar w:fldCharType="separate"/>
      </w:r>
      <w:r w:rsidR="00B51AA2" w:rsidRPr="00B51AA2">
        <w:rPr>
          <w:rFonts w:cs="Times New Roman"/>
          <w:vertAlign w:val="superscript"/>
        </w:rPr>
        <w:t>92</w:t>
      </w:r>
      <w:r>
        <w:fldChar w:fldCharType="end"/>
      </w:r>
      <w:r>
        <w:t>. The SET model requires six input parameters: indoor air temperature, mean radiant temperature, relative humidity, air velocity, metabolic rate, and clothing insulation. We assumed the mean radiant temperature is equivalent to the indoor air temperature</w:t>
      </w:r>
      <w:r w:rsidR="001658C9">
        <w:t>d</w:t>
      </w:r>
      <w:r w:rsidR="001658C9">
        <w:fldChar w:fldCharType="begin"/>
      </w:r>
      <w:r w:rsidR="00B51AA2">
        <w:instrText xml:space="preserve"> ADDIN ZOTERO_ITEM CSL_CITATION {"citationID":"qPFjhSuh","properties":{"formattedCitation":"\\super 93\\nosupersub{}","plainCitation":"93","noteIndex":0},"citationItems":[{"id":1583,"uris":["http://zotero.org/users/4259226/items/J2YQYSR8"],"itemData":{"id":1583,"type":"article-journal","abstract":"We assessed the difference between mean radiant temperature (tr¯) and air temperature (ta) in conditioned office buildings to provide guidance on whether practitioners should separately measure tr¯ or operative temperature to control heating and cooling systems. We used measurements from 48 office buildings in the ASHRAE Global Thermal Comfort Database, five field studies in radiant and all-air buildings, and five test conditions from a laboratory experiment that compared radiant and all-air cooling. The ASHRAE Global Thermal Comfort Database is the largest of these three datasets and most representative of typical thermal conditions in an office; in this dataset the median absolute difference between tr¯ and ta was 0.4 ∘C (with 5th, 25th, 75th, and 95th percentiles = 0.2, 0.2, 0.6, and 1.6 °C). More specifically, the median difference shows that tr¯ was 0.4 ∘C warmer than ta (with 5th, 25th, 75th, and 95th percentiles = −0.4 °C, 0.2 °C, 0.6 °C, and 1.6 °C). The laboratory experiments revealed that in a radiant cooled space tr¯ was significantly (p &lt; 0.05) cooler than ta (average difference −0.1 ∘C), while in the all-air cooled space tr¯ was significantly (p &lt; 0.05) warmer than ta (average difference +0.3 ∘C). These observations indicate that tr¯ and ta are typically closer in radiant cooled spaces than in all-air cooled spaces. Although the differences are significant, the effect sizes are negligible to small based on Cohen's d and Spearman's rho. Therefore, we conclude that measurement of ta is sufficient to estimate tr¯ under typical office conditions, and that separate measurement of tr¯ or operative temperature is not likely to have practical benefits to thermal comfort in most cases – this is especially true for buildings with radiant systems. Furthermore, spatial and temporal variations in ta can be greater than or equal to the difference between tr¯ and ta at any one location in a thermal zone, thus we expect that such variations typically have a greater impact on occupant thermal comfort than the differences between tr¯ and ta.","container-title":"Energy and Buildings","DOI":"10.1016/j.enbuild.2019.109582","ISSN":"0378-7788","journalAbbreviation":"Energy and Buildings","language":"en","page":"109582","source":"ScienceDirect","title":"Comparison of mean radiant and air temperatures in mechanically-conditioned commercial buildings from over 200,000 field and laboratory measurements","URL":"https://www.sciencedirect.com/science/article/pii/S0378778819314859","volume":"206","author":[{"family":"Dawe","given":"Megan"},{"family":"Raftery","given":"Paul"},{"family":"Woolley","given":"Jonathan"},{"family":"Schiavon","given":"Stefano"},{"family":"Bauman","given":"Fred"}],"accessed":{"date-parts":[["2022",12,26]]},"issued":{"date-parts":[["2020",1,1]]}}}],"schema":"https://github.com/citation-style-language/schema/raw/master/csl-citation.json"} </w:instrText>
      </w:r>
      <w:r w:rsidR="001658C9">
        <w:fldChar w:fldCharType="separate"/>
      </w:r>
      <w:r w:rsidR="00B51AA2" w:rsidRPr="00B51AA2">
        <w:rPr>
          <w:rFonts w:cs="Times New Roman"/>
          <w:vertAlign w:val="superscript"/>
        </w:rPr>
        <w:t>93</w:t>
      </w:r>
      <w:r w:rsidR="001658C9">
        <w:fldChar w:fldCharType="end"/>
      </w:r>
      <w:r>
        <w:t>. For still air, we assumed an air velocity of 0.</w:t>
      </w:r>
      <w:r w:rsidR="003F02A6">
        <w:t>2</w:t>
      </w:r>
      <w:r>
        <w:t xml:space="preserve"> m/s</w:t>
      </w:r>
      <w:r w:rsidR="00875D37">
        <w:fldChar w:fldCharType="begin"/>
      </w:r>
      <w:r w:rsidR="00B51AA2">
        <w:instrText xml:space="preserve"> ADDIN ZOTERO_ITEM CSL_CITATION {"citationID":"HCEUZp4W","properties":{"formattedCitation":"\\super 94\\nosupersub{}","plainCitation":"94","noteIndex":0},"citationItems":[{"id":545,"uris":["http://zotero.org/users/4259226/items/6DXLXH43"],"itemData":{"id":545,"type":"report","collection-title":"ANSI/ASHRAE Standard 55","event-place":"Atlanta","language":"en","publisher":"ASHRAE","publisher-place":"Atlanta","source":"Zotero","title":"Thermal Environmental Conditions for Human Occupancy","URL":"https://www.ashrae.org/technical-resources/bookstore/standard-55-thermal-environmental-conditions-for-human-occupancy","author":[{"family":"ASHRAE","given":""}],"accessed":{"date-parts":[["2021",6,24]]},"issued":{"date-parts":[["2020"]]}}}],"schema":"https://github.com/citation-style-language/schema/raw/master/csl-citation.json"} </w:instrText>
      </w:r>
      <w:r w:rsidR="00875D37">
        <w:fldChar w:fldCharType="separate"/>
      </w:r>
      <w:r w:rsidR="00B51AA2" w:rsidRPr="00B51AA2">
        <w:rPr>
          <w:rFonts w:cs="Times New Roman"/>
          <w:vertAlign w:val="superscript"/>
        </w:rPr>
        <w:t>94</w:t>
      </w:r>
      <w:r w:rsidR="00875D37">
        <w:fldChar w:fldCharType="end"/>
      </w:r>
      <w:r>
        <w:t xml:space="preserve">. For cases with elevated air movement, we used the spatially averaged air speed over the bed listed in </w:t>
      </w:r>
      <w:r>
        <w:fldChar w:fldCharType="begin"/>
      </w:r>
      <w:r>
        <w:instrText xml:space="preserve"> REF _Ref121557911 \h </w:instrText>
      </w:r>
      <w:r>
        <w:fldChar w:fldCharType="separate"/>
      </w:r>
      <w:r>
        <w:t xml:space="preserve">Table </w:t>
      </w:r>
      <w:r>
        <w:rPr>
          <w:noProof/>
        </w:rPr>
        <w:t>2</w:t>
      </w:r>
      <w:r>
        <w:fldChar w:fldCharType="end"/>
      </w:r>
      <w:r>
        <w:t>. We set the metabolic rate to 0.7 met for a sleeping person</w:t>
      </w:r>
      <w:r w:rsidR="009969F4">
        <w:rPr>
          <w:vertAlign w:val="superscript"/>
        </w:rPr>
        <w:t>94</w:t>
      </w:r>
      <w:r>
        <w:t xml:space="preserve"> and the clothing insulation as the sum of the mattress, bedding, and clothing from the laboratory experimental condition.</w:t>
      </w:r>
    </w:p>
    <w:p w14:paraId="6FF7AFF8" w14:textId="59FA6E0A" w:rsidR="00A46F95" w:rsidRPr="00FC66B7" w:rsidRDefault="00A46F95" w:rsidP="00A46F95">
      <w:r>
        <w:lastRenderedPageBreak/>
        <w:t xml:space="preserve">The difference between the modeled SET for the baseline condition and any cooling intervention gives the cooling effect. We then subtracted this cooling effect from the calculated indoor air temperature to compute the sleep time heat exposure. We considered </w:t>
      </w:r>
      <w:r w:rsidR="00AC4FEA">
        <w:t xml:space="preserve">midnight </w:t>
      </w:r>
      <w:r>
        <w:t>June 17</w:t>
      </w:r>
      <w:r w:rsidR="00AC4FEA">
        <w:t xml:space="preserve"> until midnight June </w:t>
      </w:r>
      <w:r>
        <w:t>24 as the dates of the heat wave for our heat exposure analysis. WHO acknowledges that the minimal risk temperature for heat-related exposure requires further research and provides conditional recommendations based on the climate region. We selected an indoor minimal risk temperature of 30°C, which WHO provides as an example for Thailand, the closest match to Pakistan in terms of climate (tropical/subtropical) and AC penetration rates below 2</w:t>
      </w:r>
      <w:r w:rsidR="00503E4D">
        <w:t>5</w:t>
      </w:r>
      <w:r>
        <w:t>%</w:t>
      </w:r>
      <w:r>
        <w:fldChar w:fldCharType="begin"/>
      </w:r>
      <w:r w:rsidR="00B51AA2">
        <w:instrText xml:space="preserve"> ADDIN ZOTERO_ITEM CSL_CITATION {"citationID":"EC6NYxnH","properties":{"formattedCitation":"\\super 87,95\\nosupersub{}","plainCitation":"87,95","noteIndex":0},"citationItems":[{"id":1580,"uris":["http://zotero.org/users/4259226/items/ISMJA26X"],"itemData":{"id":1580,"type":"article-journal","abstract":"As global temperatures go up and incomes rise, air conditioner sales are poised to increase dramatically. Recent studies explore the potential economic and environmental impacts of this growth, but relatively little attention has been paid to the implications for inequality. In this paper we use household-level microdata from 16 countries to characterize empirically the relationship between climate, income, and residential air conditioning. We show that both current and future air conditioner usage is concentrated among high-income households. Not only do richer countries have much more air conditioning than poorer countries, but within countries adoption is highly concentrated among high-income households. The pattern of adoption is particularly stark in relatively low-income countries such as Pakistan, where we show that the vast majority of adoption between now and 2050 will be concentrated among the upper income tercile. We use our model to forecast future adoption, show how patterns vary across countries and income levels, and discuss what these patterns mean for health, productivity, and educational inequality.","container-title":"Global Environmental Change","DOI":"10.1016/j.gloenvcha.2021.102299","ISSN":"0959-3780","journalAbbreviation":"Global Environmental Change","language":"en","page":"102299","source":"ScienceDirect","title":"Air conditioning and global inequality","URL":"https://www.sciencedirect.com/science/article/pii/S0959378021000789","volume":"69","author":[{"family":"Davis","given":"Lucas"},{"family":"Gertler","given":"Paul"},{"family":"Jarvis","given":"Stephen"},{"family":"Wolfram","given":"Catherine"}],"accessed":{"date-parts":[["2022",12,26]]},"issued":{"date-parts":[["2021",7,1]]}}},{"id":1587,"uris":["http://zotero.org/users/4259226/items/3V8Z2S9W"],"itemData":{"id":1587,"type":"report","language":"en","publisher":"Enerdata","source":"Zotero","title":"Future of Air-Conditioning","URL":"https://www.enerdata.net/publications/executive-briefing/the-future-air-conditioning-global-demand.html","author":[{"family":"Lapillonne","given":"Bruno"}],"issued":{"date-parts":[["2019",9]]}}}],"schema":"https://github.com/citation-style-language/schema/raw/master/csl-citation.json"} </w:instrText>
      </w:r>
      <w:r>
        <w:fldChar w:fldCharType="separate"/>
      </w:r>
      <w:r w:rsidR="00B51AA2" w:rsidRPr="00B51AA2">
        <w:rPr>
          <w:rFonts w:cs="Times New Roman"/>
          <w:vertAlign w:val="superscript"/>
        </w:rPr>
        <w:t>87,95</w:t>
      </w:r>
      <w:r>
        <w:fldChar w:fldCharType="end"/>
      </w:r>
      <w:r>
        <w:t xml:space="preserve">. </w:t>
      </w:r>
    </w:p>
    <w:p w14:paraId="0C26A6AC" w14:textId="77777777" w:rsidR="00A46F95" w:rsidRDefault="00A46F95" w:rsidP="00B0241F">
      <w:pPr>
        <w:pStyle w:val="Heading3"/>
      </w:pPr>
      <w:r>
        <w:t>2021 Texas power crisis</w:t>
      </w:r>
    </w:p>
    <w:p w14:paraId="41D4C56A" w14:textId="036BC143" w:rsidR="00A46F95" w:rsidRDefault="00A46F95" w:rsidP="00A46F95">
      <w:r>
        <w:t>On February 13, 2021, a major blizzard and ice storm named Winter Storm Uri</w:t>
      </w:r>
      <w:r>
        <w:fldChar w:fldCharType="begin"/>
      </w:r>
      <w:r w:rsidR="00B51AA2">
        <w:instrText xml:space="preserve"> ADDIN ZOTERO_ITEM CSL_CITATION {"citationID":"538HzDSu","properties":{"formattedCitation":"\\super 96\\nosupersub{}","plainCitation":"96","noteIndex":0},"citationItems":[{"id":1493,"uris":["http://zotero.org/users/4259226/items/3PK84PTY"],"itemData":{"id":1493,"type":"webpage","abstract":"Communication Tips English Français Español </w:instrText>
      </w:r>
      <w:r w:rsidR="00B51AA2">
        <w:rPr>
          <w:rFonts w:ascii="MS Gothic" w:eastAsia="MS Gothic" w:hAnsi="MS Gothic" w:cs="MS Gothic" w:hint="eastAsia"/>
        </w:rPr>
        <w:instrText>繁體中文</w:instrText>
      </w:r>
      <w:r w:rsidR="00B51AA2">
        <w:instrText xml:space="preserve"> Tagalog Tiếng Việt </w:instrText>
      </w:r>
      <w:r w:rsidR="00B51AA2">
        <w:rPr>
          <w:rFonts w:ascii="Malgun Gothic" w:eastAsia="Malgun Gothic" w:hAnsi="Malgun Gothic" w:cs="Malgun Gothic" w:hint="eastAsia"/>
        </w:rPr>
        <w:instrText>한국어</w:instrText>
      </w:r>
      <w:r w:rsidR="00B51AA2">
        <w:instrText xml:space="preserve"> Public Notices Emergency Communications Procedures for Winter Storm Uri FCC Provides 24/7 Contact Information for Winter Storm Uri Emergencies Reports Winter Storm Uri Update - February 19, 2021 Winter Storm Uri Update - February 18, 2021 Winter Storm Uri Update - February 17, 2021 Related Systems Network Outage Reporting System (NORS) Disaster Information Reporting System (DIRS) Government Organizations FCC Public Safety and Homeland Security Bureau Homepage Federal Emergency Management Agency (FEMA) Track The Weath","container-title":"Federal Communications Commission","language":"en","title":"Winter Storm Uri","URL":"https://www.fcc.gov/uri","accessed":{"date-parts":[["2022",12,8]]},"issued":{"date-parts":[["2021",2,17]]}}}],"schema":"https://github.com/citation-style-language/schema/raw/master/csl-citation.json"} </w:instrText>
      </w:r>
      <w:r>
        <w:fldChar w:fldCharType="separate"/>
      </w:r>
      <w:r w:rsidR="00B51AA2" w:rsidRPr="00B51AA2">
        <w:rPr>
          <w:rFonts w:cs="Times New Roman"/>
          <w:vertAlign w:val="superscript"/>
        </w:rPr>
        <w:t>96</w:t>
      </w:r>
      <w:r>
        <w:fldChar w:fldCharType="end"/>
      </w:r>
      <w:r>
        <w:t xml:space="preserve"> moved across the Southern United States, causing record low temperatures of -19°C in northeastern Texas. The storm triggered a major infrastructure failure across the state due to a lack of equipment winterization and a surge in electrical demand from the low temperatures. The state’s electric grid operator reported significant power generation outages from February 14-</w:t>
      </w:r>
      <w:r w:rsidR="002A2630">
        <w:t>20</w:t>
      </w:r>
      <w:r>
        <w:fldChar w:fldCharType="begin"/>
      </w:r>
      <w:r w:rsidR="007676DE">
        <w:instrText xml:space="preserve"> ADDIN ZOTERO_ITEM CSL_CITATION {"citationID":"FqAozaDs","properties":{"formattedCitation":"\\super 43\\nosupersub{}","plainCitation":"43","noteIndex":0},"citationItems":[{"id":20,"uris":["http://zotero.org/users/4259226/items/PXISSYPA"],"itemData":{"id":20,"type":"report","publisher":"University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fldChar w:fldCharType="separate"/>
      </w:r>
      <w:r w:rsidR="007676DE" w:rsidRPr="007676DE">
        <w:rPr>
          <w:rFonts w:cs="Times New Roman"/>
          <w:vertAlign w:val="superscript"/>
        </w:rPr>
        <w:t>43</w:t>
      </w:r>
      <w:r>
        <w:fldChar w:fldCharType="end"/>
      </w:r>
      <w:r>
        <w:t>, leaving millions of homes and businesses without power</w:t>
      </w:r>
      <w:r>
        <w:fldChar w:fldCharType="begin"/>
      </w:r>
      <w:r w:rsidR="00B51AA2">
        <w:instrText xml:space="preserve"> ADDIN ZOTERO_ITEM CSL_CITATION {"citationID":"OJmbSSZ4","properties":{"formattedCitation":"\\super 97\\nosupersub{}","plainCitation":"97","noteIndex":0},"citationItems":[{"id":1499,"uris":["http://zotero.org/users/4259226/items/UN3WDCXM"],"itemData":{"id":1499,"type":"article-magazine","container-title":"Time","language":"en","title":"How Many Millions Are Without Power in Texas? It's Impossible to Know for Sure","URL":"https://time.com/5940232/millions-without-power-texas/","author":[{"family":"Doan","given":"Lynn"}],"accessed":{"date-parts":[["2022",12,8]]},"issued":{"date-parts":[["2021",2,17]]}}}],"schema":"https://github.com/citation-style-language/schema/raw/master/csl-citation.json"} </w:instrText>
      </w:r>
      <w:r>
        <w:fldChar w:fldCharType="separate"/>
      </w:r>
      <w:r w:rsidR="00B51AA2" w:rsidRPr="00B51AA2">
        <w:rPr>
          <w:rFonts w:cs="Times New Roman"/>
          <w:vertAlign w:val="superscript"/>
        </w:rPr>
        <w:t>97</w:t>
      </w:r>
      <w:r>
        <w:fldChar w:fldCharType="end"/>
      </w:r>
      <w:r>
        <w:t>.</w:t>
      </w:r>
    </w:p>
    <w:p w14:paraId="1AA63E70" w14:textId="2172BB20" w:rsidR="00A46F95" w:rsidRDefault="00A46F95" w:rsidP="00A46F95">
      <w:r>
        <w:t>We used the 2021 Texas power crisis as a case study to quantify the potential impact of passive and low-energy strategies to mitigate cold exposure. According to the U.S. Energy Information Agency, 61% of Texas homes rely on electricity as their primary heating source</w:t>
      </w:r>
      <w:r>
        <w:fldChar w:fldCharType="begin"/>
      </w:r>
      <w:r w:rsidR="00B51AA2">
        <w:instrText xml:space="preserve"> ADDIN ZOTERO_ITEM CSL_CITATION {"citationID":"NSjfU38D","properties":{"formattedCitation":"\\super 98\\nosupersub{}","plainCitation":"98","noteIndex":0},"citationItems":[{"id":1495,"uris":["http://zotero.org/users/4259226/items/UN55SK8J"],"itemData":{"id":1495,"type":"webpage","abstract":"Energy Information Administration - EIA - Official Energy Statistics from the U.S. Government","language":"en","title":"Texas uses natural gas for electricity generation and home heating","URL":"https://www.eia.gov/todayinenergy/detail.php?id=47116","accessed":{"date-parts":[["2022",12,8]]}}}],"schema":"https://github.com/citation-style-language/schema/raw/master/csl-citation.json"} </w:instrText>
      </w:r>
      <w:r>
        <w:fldChar w:fldCharType="separate"/>
      </w:r>
      <w:r w:rsidR="00B51AA2" w:rsidRPr="00B51AA2">
        <w:rPr>
          <w:rFonts w:cs="Times New Roman"/>
          <w:vertAlign w:val="superscript"/>
        </w:rPr>
        <w:t>98</w:t>
      </w:r>
      <w:r>
        <w:fldChar w:fldCharType="end"/>
      </w:r>
      <w:r>
        <w:t xml:space="preserve">. </w:t>
      </w:r>
      <w:r w:rsidR="001662A1" w:rsidRPr="001662A1">
        <w:t>The American Council for an Energy-Efficient Economy</w:t>
      </w:r>
      <w:r w:rsidR="001662A1">
        <w:t>'s 2022 State Scorecard ranks Texas 29 out of the 50 U.S. states in terms of policy and program efforts to pursue energy efficiency</w:t>
      </w:r>
      <w:r w:rsidR="001662A1">
        <w:fldChar w:fldCharType="begin"/>
      </w:r>
      <w:r w:rsidR="00B51AA2">
        <w:instrText xml:space="preserve"> ADDIN ZOTERO_ITEM CSL_CITATION {"citationID":"Ddb8H5g4","properties":{"formattedCitation":"\\super 99\\nosupersub{}","plainCitation":"99","noteIndex":0},"citationItems":[{"id":1589,"uris":["http://zotero.org/users/4259226/items/2A2U2CED"],"itemData":{"id":1589,"type":"report","event-place":"Washington, D.C.","language":"en","publisher":"ACEEE","publisher-place":"Washington, D.C.","source":"Zotero","title":"2022 State Energy Efficiency Scorecard","author":[{"family":"Subramanian","given":"Sagarika"},{"family":"Berg","given":"Weston"},{"family":"Cooper","given":"Emma"},{"family":"Waite","given":"Michael"},{"family":"Jennings","given":"Ben"},{"family":"Hoffmeister","given":"Andrew"},{"family":"Fadie","given":"Brian"}],"issued":{"date-parts":[["2022"]]}}}],"schema":"https://github.com/citation-style-language/schema/raw/master/csl-citation.json"} </w:instrText>
      </w:r>
      <w:r w:rsidR="001662A1">
        <w:fldChar w:fldCharType="separate"/>
      </w:r>
      <w:r w:rsidR="00B51AA2" w:rsidRPr="00B51AA2">
        <w:rPr>
          <w:rFonts w:cs="Times New Roman"/>
          <w:vertAlign w:val="superscript"/>
        </w:rPr>
        <w:t>99</w:t>
      </w:r>
      <w:r w:rsidR="001662A1">
        <w:fldChar w:fldCharType="end"/>
      </w:r>
      <w:r w:rsidR="001662A1">
        <w:t xml:space="preserve">. In the Building Energy Efficiency category, Texas scored 4.5 out of 12 possible points, suggesting that Texas homes may lack sufficient insulation. </w:t>
      </w:r>
      <w:r>
        <w:t>Consequently, the winter storm power outages left many Texans with frigid temperatures inside their homes</w:t>
      </w:r>
      <w:r w:rsidR="001662A1">
        <w:t xml:space="preserve">, contributing to the </w:t>
      </w:r>
      <w:r>
        <w:t>246 deaths</w:t>
      </w:r>
      <w:r w:rsidR="001662A1">
        <w:t xml:space="preserve"> attributed to the winter storm and power outages</w:t>
      </w:r>
      <w:r>
        <w:fldChar w:fldCharType="begin"/>
      </w:r>
      <w:r w:rsidR="00B51AA2">
        <w:instrText xml:space="preserve"> ADDIN ZOTERO_ITEM CSL_CITATION {"citationID":"zMWpUEGA","properties":{"formattedCitation":"\\super 100\\nosupersub{}","plainCitation":"100","noteIndex":0},"citationItems":[{"id":1505,"uris":["http://zotero.org/users/4259226/items/EFPB5YBV"],"itemData":{"id":1505,"type":"report","event-place":"Dallas","publisher":"Texas Health and Human Services","publisher-place":"Dallas","title":"February 2021 Winter Storm-Related Deaths – Texas","URL":"https://www.dshs.texas.gov/news/updates/SMOC_FebWinterStorm_MortalitySurvReport_12-30-21.pdf","author":[{"family":"Hellerstedt","given":"John"}],"accessed":{"date-parts":[["2022",12,8]]},"issued":{"date-parts":[["2021",12,31]]}}}],"schema":"https://github.com/citation-style-language/schema/raw/master/csl-citation.json"} </w:instrText>
      </w:r>
      <w:r>
        <w:fldChar w:fldCharType="separate"/>
      </w:r>
      <w:r w:rsidR="00B51AA2" w:rsidRPr="00B51AA2">
        <w:rPr>
          <w:rFonts w:cs="Times New Roman"/>
          <w:vertAlign w:val="superscript"/>
        </w:rPr>
        <w:t>100</w:t>
      </w:r>
      <w:r>
        <w:fldChar w:fldCharType="end"/>
      </w:r>
      <w:r>
        <w:t xml:space="preserve">. We used </w:t>
      </w:r>
      <w:proofErr w:type="spellStart"/>
      <w:r>
        <w:t>EnergyPlus</w:t>
      </w:r>
      <w:proofErr w:type="spellEnd"/>
      <w:r>
        <w:t xml:space="preserve"> v. 22.2.0</w:t>
      </w:r>
      <w:r>
        <w:fldChar w:fldCharType="begin"/>
      </w:r>
      <w:r w:rsidR="00B51AA2">
        <w:instrText xml:space="preserve"> ADDIN ZOTERO_ITEM CSL_CITATION {"citationID":"hIDDBGOB","properties":{"formattedCitation":"\\super 101\\nosupersub{}","plainCitation":"101","noteIndex":0},"citationItems":[{"id":1510,"uris":["http://zotero.org/users/4259226/items/KIX2SSJS"],"itemData":{"id":1510,"type":"software","medium":"PC","title":"EnergyPlus","URL":"https://energyplus.net/","version":"22.2.0","author":[{"family":"U.S. DOE","given":""}],"accessed":{"date-parts":[["2022",12,8]]},"issued":{"date-parts":[["2022",9,27]]}}}],"schema":"https://github.com/citation-style-language/schema/raw/master/csl-citation.json"} </w:instrText>
      </w:r>
      <w:r>
        <w:fldChar w:fldCharType="separate"/>
      </w:r>
      <w:r w:rsidR="00B51AA2" w:rsidRPr="00B51AA2">
        <w:rPr>
          <w:rFonts w:cs="Times New Roman"/>
          <w:vertAlign w:val="superscript"/>
        </w:rPr>
        <w:t>101</w:t>
      </w:r>
      <w:r>
        <w:fldChar w:fldCharType="end"/>
      </w:r>
      <w:r>
        <w:t xml:space="preserve"> to model indoor air temperature in a single-family home with a slab-on-grade foundation based on historical trends for building permit data</w:t>
      </w:r>
      <w:r>
        <w:fldChar w:fldCharType="begin"/>
      </w:r>
      <w:r w:rsidR="00B51AA2">
        <w:instrText xml:space="preserve"> ADDIN ZOTERO_ITEM CSL_CITATION {"citationID":"V6l20Uhe","properties":{"formattedCitation":"\\super 102\\nosupersub{}","plainCitation":"102","noteIndex":0},"citationItems":[{"id":1506,"uris":["http://zotero.org/users/4259226/items/TJ9HDXYF"],"itemData":{"id":1506,"type":"webpage","abstract":"Building permit data for single-family, 2-4 family and 5-plus family units for states, metropolitan statistical areas (MSAs) and Texas counties.","language":"en-US","title":"Texas Building Permit Data - Texas Real Estate Research Center","URL":"https://www.recenter.tamu.edu:443/data/building-permits","accessed":{"date-parts":[["2022",12,8]]}}}],"schema":"https://github.com/citation-style-language/schema/raw/master/csl-citation.json"} </w:instrText>
      </w:r>
      <w:r>
        <w:fldChar w:fldCharType="separate"/>
      </w:r>
      <w:r w:rsidR="00B51AA2" w:rsidRPr="00B51AA2">
        <w:rPr>
          <w:rFonts w:cs="Times New Roman"/>
          <w:vertAlign w:val="superscript"/>
        </w:rPr>
        <w:t>102</w:t>
      </w:r>
      <w:r>
        <w:fldChar w:fldCharType="end"/>
      </w:r>
      <w:r>
        <w:t xml:space="preserve"> and typical constructional practices in Texas</w:t>
      </w:r>
      <w:r>
        <w:fldChar w:fldCharType="begin"/>
      </w:r>
      <w:r w:rsidR="00B51AA2">
        <w:instrText xml:space="preserve"> ADDIN ZOTERO_ITEM CSL_CITATION {"citationID":"wSEArp2J","properties":{"formattedCitation":"\\super 103\\nosupersub{}","plainCitation":"103","noteIndex":0},"citationItems":[{"id":1509,"uris":["http://zotero.org/users/4259226/items/MEIUJYDA"],"itemData":{"id":1509,"type":"document","note":"Version 2","publisher":"Texas Section - American Society of Civil Engineers","title":"Recommended Practice for the Design of Residential Foundations","URL":"https://www.texasce.org/wp-content/uploads/2018/11/Recommended-Practice-for-the-Design-of-Residential-Foundations.pdf","author":[{"family":"Texas Section-ASCE","given":""}],"accessed":{"date-parts":[["2022",12,8]]},"issued":{"date-parts":[["2007",10,4]]}}}],"schema":"https://github.com/citation-style-language/schema/raw/master/csl-citation.json"} </w:instrText>
      </w:r>
      <w:r>
        <w:fldChar w:fldCharType="separate"/>
      </w:r>
      <w:r w:rsidR="00B51AA2" w:rsidRPr="00B51AA2">
        <w:rPr>
          <w:rFonts w:cs="Times New Roman"/>
          <w:vertAlign w:val="superscript"/>
        </w:rPr>
        <w:t>103</w:t>
      </w:r>
      <w:r>
        <w:fldChar w:fldCharType="end"/>
      </w:r>
      <w:r>
        <w:t xml:space="preserve">. Using energy simulation software more accurately represents the building’s thermal response to the power outage, which would </w:t>
      </w:r>
      <w:r w:rsidR="001662A1">
        <w:t>lag</w:t>
      </w:r>
      <w:r>
        <w:t xml:space="preserve"> due to material heat capacity</w:t>
      </w:r>
      <w:r w:rsidR="00AC4FEA">
        <w:t>.</w:t>
      </w:r>
      <w:r>
        <w:t xml:space="preserve"> We selected Dallas, Texas’s third most populous urban area, as a representative city due to the unprecedented</w:t>
      </w:r>
      <w:r w:rsidR="00AC4FEA">
        <w:t>ly</w:t>
      </w:r>
      <w:r>
        <w:t xml:space="preserve"> low temperatures in that region of that state. </w:t>
      </w:r>
    </w:p>
    <w:p w14:paraId="76B61ABD" w14:textId="6E03AAD0" w:rsidR="00A46F95" w:rsidRDefault="00A46F95" w:rsidP="00A46F95">
      <w:r>
        <w:t>We used the residential prototype building model developed by the Pacific Northwest National Laboratory (PNNL)</w:t>
      </w:r>
      <w:r>
        <w:fldChar w:fldCharType="begin"/>
      </w:r>
      <w:r w:rsidR="00B51AA2">
        <w:instrText xml:space="preserve"> ADDIN ZOTERO_ITEM CSL_CITATION {"citationID":"7LW9TOLM","properties":{"formattedCitation":"\\super 104\\uc0\\u8211{}106\\nosupersub{}","plainCitation":"104–106","noteIndex":0},"citationItems":[{"id":1519,"uris":["http://zotero.org/users/4259226/items/AIZ68WJ2"],"itemData":{"id":1519,"type":"report","publisher":"Pacific Northwest National Lab.(PNNL), Richland, WA (United States)","source":"Google Scholar","title":"Development of residential prototype building models and analysis system for large-scale energy efficiency studies using EnergyPlus","author":[{"family":"Mendon","given":"Vrushali V."},{"family":"Taylor","given":"Zachary T."}],"issued":{"date-parts":[["2014"]]}}},{"id":1746,"uris":["http://zotero.org/users/4259226/items/IIWKTSMF"],"itemData":{"id":1746,"type":"report","event-place":"Richland, WA","language":"en","publisher":"Pacific Northwest National Lab.(PNNL)","publisher-place":"Richland, WA","source":"Zotero","title":"Methodology for Evaluating Cost-Effectiveness of Residential Energy Code Changes","URL":"https://www.energycodes.gov/sites/default/files/2021-07/residential_methodology_2015.pdf","author":[{"family":"Taylor","given":"ZT"},{"family":"Mendon","given":"VV"},{"family":"Fernandez","given":"N"}],"accessed":{"date-parts":[["2023",12,16]]},"issued":{"date-parts":[["2015",8]]}}},{"id":1514,"uris":["http://zotero.org/users/4259226/items/86ZBW7Q7"],"itemData":{"id":1514,"type":"webpage","title":"Prototype Building Models | Building Energy Codes Program","URL":"https://www.energycodes.gov/prototype-building-models#Residential","accessed":{"date-parts":[["2022",12,9]]}}}],"schema":"https://github.com/citation-style-language/schema/raw/master/csl-citation.json"} </w:instrText>
      </w:r>
      <w:r>
        <w:fldChar w:fldCharType="separate"/>
      </w:r>
      <w:r w:rsidR="00B51AA2" w:rsidRPr="00B51AA2">
        <w:rPr>
          <w:rFonts w:cs="Times New Roman"/>
          <w:vertAlign w:val="superscript"/>
        </w:rPr>
        <w:t>104–106</w:t>
      </w:r>
      <w:r>
        <w:fldChar w:fldCharType="end"/>
      </w:r>
      <w:r>
        <w:t xml:space="preserve"> in the simulation. We selected the single-family, climate zone 3A, electrical resistance heating, slab foundation, International Energy Conservation Code (IECC) 2015 energy model. We made the following modifications to the reference model: updated the file version from </w:t>
      </w:r>
      <w:proofErr w:type="spellStart"/>
      <w:r w:rsidRPr="002D0D1D">
        <w:t>EnergyPlus</w:t>
      </w:r>
      <w:proofErr w:type="spellEnd"/>
      <w:r w:rsidRPr="002D0D1D">
        <w:t xml:space="preserve"> v. 9.5</w:t>
      </w:r>
      <w:r>
        <w:t xml:space="preserve"> to </w:t>
      </w:r>
      <w:proofErr w:type="spellStart"/>
      <w:r>
        <w:t>EnergyPlus</w:t>
      </w:r>
      <w:proofErr w:type="spellEnd"/>
      <w:r>
        <w:t xml:space="preserve"> v. 22.2.0 using the </w:t>
      </w:r>
      <w:proofErr w:type="spellStart"/>
      <w:r>
        <w:t>EnergyPlus</w:t>
      </w:r>
      <w:proofErr w:type="spellEnd"/>
      <w:r>
        <w:t xml:space="preserve"> auxiliary preprocessing program </w:t>
      </w:r>
      <w:proofErr w:type="spellStart"/>
      <w:r>
        <w:t>IDFVersionEditor</w:t>
      </w:r>
      <w:proofErr w:type="spellEnd"/>
      <w:r>
        <w:t xml:space="preserve">, replaced the existing design day data objects with those for Dallas/Fort Worth International Airport, and changed the schedules of all electrical equipment and HVAC to be unavailable from midnight February 14 until midnight February </w:t>
      </w:r>
      <w:r w:rsidR="002A2630">
        <w:t>20</w:t>
      </w:r>
      <w:r w:rsidR="00DD3B88">
        <w:t>, based on net generator outages reported by the state’s electrical utility operator, ERCOT</w:t>
      </w:r>
      <w:r w:rsidR="00DD3B88">
        <w:fldChar w:fldCharType="begin"/>
      </w:r>
      <w:r w:rsidR="007676DE">
        <w:instrText xml:space="preserve"> ADDIN ZOTERO_ITEM CSL_CITATION {"citationID":"pMrgFQ1e","properties":{"formattedCitation":"\\super 43\\nosupersub{}","plainCitation":"43","noteIndex":0},"citationItems":[{"id":20,"uris":["http://zotero.org/users/4259226/items/PXISSYPA"],"itemData":{"id":20,"type":"report","publisher":"University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00DD3B88">
        <w:fldChar w:fldCharType="separate"/>
      </w:r>
      <w:r w:rsidR="007676DE" w:rsidRPr="007676DE">
        <w:rPr>
          <w:rFonts w:cs="Times New Roman"/>
          <w:vertAlign w:val="superscript"/>
        </w:rPr>
        <w:t>43</w:t>
      </w:r>
      <w:r w:rsidR="00DD3B88">
        <w:fldChar w:fldCharType="end"/>
      </w:r>
      <w:r>
        <w:t xml:space="preserve">. </w:t>
      </w:r>
    </w:p>
    <w:p w14:paraId="432CAC83" w14:textId="0804D519" w:rsidR="00A46F95" w:rsidRDefault="00A46F95" w:rsidP="00A46F95">
      <w:r>
        <w:t xml:space="preserve">We created a custom historical </w:t>
      </w:r>
      <w:proofErr w:type="spellStart"/>
      <w:r>
        <w:t>EnergyPlus</w:t>
      </w:r>
      <w:proofErr w:type="spellEnd"/>
      <w:r>
        <w:t xml:space="preserve"> weather file to use for </w:t>
      </w:r>
      <w:r w:rsidR="00DD3B88">
        <w:t xml:space="preserve">the </w:t>
      </w:r>
      <w:r>
        <w:t>simulation.  We obtained the hourly dry-bulb temperature, dew point temperature, relative humidity, seal level pressure, global horizontal radiation, wind direction, wind speed, opaque sky cover, visibility, snow depth, and rain  quantity for February 2021 from the Dallas/Fort Worth International Airport weather station through</w:t>
      </w:r>
      <w:r w:rsidR="00B0241F">
        <w:t xml:space="preserve"> Visual Crossing</w:t>
      </w:r>
      <w:r>
        <w:fldChar w:fldCharType="begin"/>
      </w:r>
      <w:r w:rsidR="00B51AA2">
        <w:instrText xml:space="preserve"> ADDIN ZOTERO_ITEM CSL_CITATION {"citationID":"r7J7jZvW","properties":{"formattedCitation":"\\super 89\\nosupersub{}","plainCitation":"89","noteIndex":0},"citationItems":[{"id":1484,"uris":["http://zotero.org/users/4259226/items/BRNCRJAA"],"itemData":{"id":1484,"type":"webpage","title":"Weather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B51AA2" w:rsidRPr="00B51AA2">
        <w:rPr>
          <w:rFonts w:cs="Times New Roman"/>
          <w:vertAlign w:val="superscript"/>
        </w:rPr>
        <w:t>89</w:t>
      </w:r>
      <w:r>
        <w:fldChar w:fldCharType="end"/>
      </w:r>
      <w:r>
        <w:t xml:space="preserve">. We converted the sea level pressure to atmospheric pressure based on the dry-bulb temperature and an elevation of 171 m (weather station elevation). We used the </w:t>
      </w:r>
      <w:proofErr w:type="spellStart"/>
      <w:r>
        <w:t>EnergyPlus</w:t>
      </w:r>
      <w:proofErr w:type="spellEnd"/>
      <w:r>
        <w:t xml:space="preserve"> </w:t>
      </w:r>
      <w:r>
        <w:lastRenderedPageBreak/>
        <w:t xml:space="preserve">auxiliary preprocessing program </w:t>
      </w:r>
      <w:proofErr w:type="spellStart"/>
      <w:r>
        <w:t>WeatherConverter</w:t>
      </w:r>
      <w:proofErr w:type="spellEnd"/>
      <w:r>
        <w:t xml:space="preserve"> to split the global horizontal radiation into direct and diffuse horizontal radiation components. We ran the simulation for the entire month of February to ensure an adequate initialization period. </w:t>
      </w:r>
    </w:p>
    <w:p w14:paraId="23E2EE24" w14:textId="533F3C42" w:rsidR="00A46F95" w:rsidRDefault="00A46F95" w:rsidP="00A46F95">
      <w:r>
        <w:t xml:space="preserve">To approximate the relationship between our experimentally measured heating effect and indoor air temperature, we assumed the heat transfer coefficient between the person and the environment would remain constant, as represented in Equation </w:t>
      </w:r>
      <w:r>
        <w:fldChar w:fldCharType="begin"/>
      </w:r>
      <w:r>
        <w:instrText xml:space="preserve"> REF _Ref121554562 \h </w:instrText>
      </w:r>
      <w:r>
        <w:fldChar w:fldCharType="separate"/>
      </w:r>
      <w:r>
        <w:t>(</w:t>
      </w:r>
      <w:r>
        <w:rPr>
          <w:noProof/>
        </w:rPr>
        <w:t>3</w:t>
      </w:r>
      <w:r>
        <w:t>)</w:t>
      </w:r>
      <w:r>
        <w:fldChar w:fldCharType="end"/>
      </w:r>
      <w:r>
        <w:t>, where</w:t>
      </w:r>
      <w:r w:rsidDel="00131E6E">
        <w:rPr>
          <w:rFonts w:eastAsiaTheme="minorEastAsia"/>
        </w:rPr>
        <w:t xml:space="preserve"> </w:t>
      </w:r>
      <m:oMath>
        <m:sSub>
          <m:sSubPr>
            <m:ctrlPr>
              <w:ins w:id="514" w:author="Stefano Schiavon" w:date="2023-12-15T14:13:00Z">
                <w:rPr>
                  <w:rFonts w:ascii="Cambria Math" w:hAnsi="Cambria Math"/>
                  <w:i/>
                </w:rPr>
              </w:ins>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w:t>
      </w:r>
      <w:r>
        <w:rPr>
          <w:rFonts w:eastAsiaTheme="minorEastAsia"/>
        </w:rPr>
        <w:t>,</w:t>
      </w:r>
      <w:r w:rsidDel="00131E6E">
        <w:rPr>
          <w:rFonts w:eastAsiaTheme="minorEastAsia"/>
        </w:rPr>
        <w:t xml:space="preserve"> </w:t>
      </w:r>
      <m:oMath>
        <m:r>
          <w:rPr>
            <w:rFonts w:ascii="Cambria Math" w:eastAsiaTheme="minorEastAsia" w:hAnsi="Cambria Math"/>
          </w:rPr>
          <m:t>h</m:t>
        </m:r>
      </m:oMath>
      <w:r>
        <w:rPr>
          <w:rFonts w:eastAsiaTheme="minorEastAsia"/>
        </w:rPr>
        <w:t xml:space="preserve"> </w:t>
      </w:r>
      <w:r w:rsidDel="00131E6E">
        <w:rPr>
          <w:rFonts w:eastAsiaTheme="minorEastAsia"/>
        </w:rPr>
        <w:t>is the dry heat transfer coefficient [W/m</w:t>
      </w:r>
      <w:r w:rsidDel="00131E6E">
        <w:rPr>
          <w:rFonts w:eastAsiaTheme="minorEastAsia"/>
          <w:vertAlign w:val="superscript"/>
        </w:rPr>
        <w:t>2</w:t>
      </w:r>
      <w:r w:rsidR="00974FE7">
        <w:rPr>
          <w:rFonts w:eastAsiaTheme="minorEastAsia"/>
        </w:rPr>
        <w:t xml:space="preserve"> </w:t>
      </w:r>
      <w:r w:rsidR="00974FE7" w:rsidDel="00131E6E">
        <w:rPr>
          <w:rFonts w:eastAsiaTheme="minorEastAsia"/>
        </w:rPr>
        <w:t>°</w:t>
      </w:r>
      <w:r w:rsidDel="00131E6E">
        <w:rPr>
          <w:rFonts w:eastAsiaTheme="minorEastAsia"/>
        </w:rPr>
        <w:t>C]</w:t>
      </w:r>
      <w:r>
        <w:rPr>
          <w:rFonts w:eastAsiaTheme="minorEastAsia"/>
        </w:rPr>
        <w:t xml:space="preserve">, </w:t>
      </w:r>
      <m:oMath>
        <m:sSub>
          <m:sSubPr>
            <m:ctrlPr>
              <w:ins w:id="515" w:author="Stefano Schiavon" w:date="2023-12-15T14:13:00Z">
                <w:rPr>
                  <w:rFonts w:ascii="Cambria Math" w:hAnsi="Cambria Math"/>
                  <w:i/>
                </w:rPr>
              </w:ins>
            </m:ctrlPr>
          </m:sSubPr>
          <m:e>
            <m:r>
              <w:rPr>
                <w:rFonts w:ascii="Cambria Math" w:hAnsi="Cambria Math"/>
              </w:rPr>
              <m:t>T</m:t>
            </m:r>
          </m:e>
          <m:sub>
            <m:r>
              <w:rPr>
                <w:rFonts w:ascii="Cambria Math" w:hAnsi="Cambria Math"/>
              </w:rPr>
              <m:t>sk</m:t>
            </m:r>
          </m:sub>
        </m:sSub>
      </m:oMath>
      <w:r w:rsidDel="00131E6E">
        <w:rPr>
          <w:rFonts w:eastAsiaTheme="minorEastAsia"/>
        </w:rPr>
        <w:t>[°C] is the skin temperature,</w:t>
      </w:r>
      <w:r>
        <w:rPr>
          <w:rFonts w:eastAsiaTheme="minorEastAsia"/>
        </w:rPr>
        <w:t xml:space="preserve"> and </w:t>
      </w:r>
      <m:oMath>
        <m:sSub>
          <m:sSubPr>
            <m:ctrlPr>
              <w:ins w:id="516" w:author="Stefano Schiavon" w:date="2023-12-15T14:13:00Z">
                <w:rPr>
                  <w:rFonts w:ascii="Cambria Math" w:hAnsi="Cambria Math"/>
                  <w:i/>
                </w:rPr>
              </w:ins>
            </m:ctrlPr>
          </m:sSubPr>
          <m:e>
            <m:r>
              <w:rPr>
                <w:rFonts w:ascii="Cambria Math" w:hAnsi="Cambria Math"/>
              </w:rPr>
              <m:t>T</m:t>
            </m:r>
          </m:e>
          <m:sub>
            <m:r>
              <w:rPr>
                <w:rFonts w:ascii="Cambria Math" w:hAnsi="Cambria Math"/>
              </w:rPr>
              <m:t>a</m:t>
            </m:r>
          </m:sub>
        </m:sSub>
      </m:oMath>
      <w:r w:rsidDel="00131E6E">
        <w:rPr>
          <w:rFonts w:eastAsiaTheme="minorEastAsia"/>
        </w:rPr>
        <w:t xml:space="preserve">[°C] is the </w:t>
      </w:r>
      <w:r>
        <w:rPr>
          <w:rFonts w:eastAsiaTheme="minorEastAsia"/>
        </w:rPr>
        <w:t>indoor air</w:t>
      </w:r>
      <w:r w:rsidDel="00131E6E">
        <w:rPr>
          <w:rFonts w:eastAsiaTheme="minorEastAsia"/>
        </w:rPr>
        <w:t xml:space="preserve"> temperature</w:t>
      </w:r>
      <w:r>
        <w:rPr>
          <w:rFonts w:eastAsiaTheme="minorEastAsia"/>
        </w:rPr>
        <w:t xml:space="preserve">. At our experimental conditions, </w:t>
      </w:r>
      <m:oMath>
        <m:sSub>
          <m:sSubPr>
            <m:ctrlPr>
              <w:ins w:id="517" w:author="Stefano Schiavon" w:date="2023-12-15T14:13:00Z">
                <w:rPr>
                  <w:rFonts w:ascii="Cambria Math" w:hAnsi="Cambria Math"/>
                  <w:i/>
                </w:rPr>
              </w:ins>
            </m:ctrlPr>
          </m:sSubPr>
          <m:e>
            <m:r>
              <w:rPr>
                <w:rFonts w:ascii="Cambria Math" w:hAnsi="Cambria Math"/>
              </w:rPr>
              <m:t>Q</m:t>
            </m:r>
          </m:e>
          <m:sub>
            <m:r>
              <w:rPr>
                <w:rFonts w:ascii="Cambria Math" w:hAnsi="Cambria Math"/>
              </w:rPr>
              <m:t>t</m:t>
            </m:r>
          </m:sub>
        </m:sSub>
      </m:oMath>
      <w:r>
        <w:rPr>
          <w:rFonts w:eastAsiaTheme="minorEastAsia"/>
        </w:rPr>
        <w:t xml:space="preserve"> and </w:t>
      </w:r>
      <m:oMath>
        <m:sSub>
          <m:sSubPr>
            <m:ctrlPr>
              <w:ins w:id="518" w:author="Stefano Schiavon" w:date="2023-12-15T14:13:00Z">
                <w:rPr>
                  <w:rFonts w:ascii="Cambria Math" w:hAnsi="Cambria Math"/>
                  <w:i/>
                </w:rPr>
              </w:ins>
            </m:ctrlPr>
          </m:sSubPr>
          <m:e>
            <m:r>
              <w:rPr>
                <w:rFonts w:ascii="Cambria Math" w:hAnsi="Cambria Math"/>
              </w:rPr>
              <m:t>T</m:t>
            </m:r>
          </m:e>
          <m:sub>
            <m:r>
              <w:rPr>
                <w:rFonts w:ascii="Cambria Math" w:hAnsi="Cambria Math"/>
              </w:rPr>
              <m:t>sk</m:t>
            </m:r>
          </m:sub>
        </m:sSub>
      </m:oMath>
      <w:r>
        <w:rPr>
          <w:rFonts w:eastAsiaTheme="minorEastAsia"/>
        </w:rPr>
        <w:t xml:space="preserve"> come from the thermal manikin and </w:t>
      </w:r>
      <m:oMath>
        <m:sSub>
          <m:sSubPr>
            <m:ctrlPr>
              <w:ins w:id="519" w:author="Stefano Schiavon" w:date="2023-12-15T14:13:00Z">
                <w:rPr>
                  <w:rFonts w:ascii="Cambria Math" w:hAnsi="Cambria Math"/>
                  <w:i/>
                </w:rPr>
              </w:ins>
            </m:ctrlPr>
          </m:sSubPr>
          <m:e>
            <m:r>
              <w:rPr>
                <w:rFonts w:ascii="Cambria Math" w:hAnsi="Cambria Math"/>
              </w:rPr>
              <m:t>T</m:t>
            </m:r>
          </m:e>
          <m:sub>
            <m:r>
              <w:rPr>
                <w:rFonts w:ascii="Cambria Math" w:hAnsi="Cambria Math"/>
              </w:rPr>
              <m:t>a</m:t>
            </m:r>
          </m:sub>
        </m:sSub>
      </m:oMath>
      <w:r>
        <w:rPr>
          <w:rFonts w:eastAsiaTheme="minorEastAsia"/>
        </w:rPr>
        <w:t xml:space="preserve"> from the</w:t>
      </w:r>
      <w:r w:rsidR="00AC4FEA">
        <w:rPr>
          <w:rFonts w:eastAsiaTheme="minorEastAsia"/>
        </w:rPr>
        <w:t xml:space="preserve"> ambient temperature sensors.</w:t>
      </w:r>
    </w:p>
    <w:p w14:paraId="53D698AB" w14:textId="77777777" w:rsidR="00A46F95" w:rsidRPr="002D0D1D" w:rsidRDefault="00000000" w:rsidP="00A46F95">
      <w:pPr>
        <w:rPr>
          <w:rFonts w:eastAsiaTheme="minorEastAsia"/>
        </w:rPr>
      </w:pPr>
      <m:oMathPara>
        <m:oMath>
          <m:sSub>
            <m:sSubPr>
              <m:ctrlPr>
                <w:ins w:id="520" w:author="Stefano Schiavon" w:date="2023-12-15T14:13:00Z">
                  <w:rPr>
                    <w:rFonts w:ascii="Cambria Math" w:hAnsi="Cambria Math"/>
                    <w:i/>
                  </w:rPr>
                </w:ins>
              </m:ctrlPr>
            </m:sSubPr>
            <m:e>
              <m:r>
                <w:rPr>
                  <w:rFonts w:ascii="Cambria Math" w:hAnsi="Cambria Math"/>
                </w:rPr>
                <m:t>Q</m:t>
              </m:r>
            </m:e>
            <m:sub>
              <m:r>
                <w:rPr>
                  <w:rFonts w:ascii="Cambria Math" w:hAnsi="Cambria Math"/>
                </w:rPr>
                <m:t>t</m:t>
              </m:r>
            </m:sub>
          </m:sSub>
          <m:r>
            <w:rPr>
              <w:rFonts w:ascii="Cambria Math" w:hAnsi="Cambria Math"/>
            </w:rPr>
            <m:t>=h</m:t>
          </m:r>
          <m:d>
            <m:dPr>
              <m:ctrlPr>
                <w:ins w:id="521" w:author="Stefano Schiavon" w:date="2023-12-15T14:13:00Z">
                  <w:rPr>
                    <w:rFonts w:ascii="Cambria Math" w:hAnsi="Cambria Math"/>
                    <w:i/>
                  </w:rPr>
                </w:ins>
              </m:ctrlPr>
            </m:dPr>
            <m:e>
              <m:sSub>
                <m:sSubPr>
                  <m:ctrlPr>
                    <w:ins w:id="522" w:author="Stefano Schiavon" w:date="2023-12-15T14:13:00Z">
                      <w:rPr>
                        <w:rFonts w:ascii="Cambria Math" w:hAnsi="Cambria Math"/>
                        <w:i/>
                      </w:rPr>
                    </w:ins>
                  </m:ctrlPr>
                </m:sSubPr>
                <m:e>
                  <m:r>
                    <w:rPr>
                      <w:rFonts w:ascii="Cambria Math" w:hAnsi="Cambria Math"/>
                    </w:rPr>
                    <m:t>T</m:t>
                  </m:r>
                </m:e>
                <m:sub>
                  <m:r>
                    <w:rPr>
                      <w:rFonts w:ascii="Cambria Math" w:hAnsi="Cambria Math"/>
                    </w:rPr>
                    <m:t>sk</m:t>
                  </m:r>
                </m:sub>
              </m:sSub>
              <m:r>
                <w:rPr>
                  <w:rFonts w:ascii="Cambria Math" w:hAnsi="Cambria Math"/>
                </w:rPr>
                <m:t>-</m:t>
              </m:r>
              <m:sSub>
                <m:sSubPr>
                  <m:ctrlPr>
                    <w:ins w:id="523" w:author="Stefano Schiavon" w:date="2023-12-15T14:13:00Z">
                      <w:rPr>
                        <w:rFonts w:ascii="Cambria Math" w:hAnsi="Cambria Math"/>
                        <w:i/>
                      </w:rPr>
                    </w:ins>
                  </m:ctrlPr>
                </m:sSubPr>
                <m:e>
                  <m:r>
                    <w:rPr>
                      <w:rFonts w:ascii="Cambria Math" w:hAnsi="Cambria Math"/>
                    </w:rPr>
                    <m:t>T</m:t>
                  </m:r>
                </m:e>
                <m:sub>
                  <m:r>
                    <w:rPr>
                      <w:rFonts w:ascii="Cambria Math" w:hAnsi="Cambria Math"/>
                    </w:rPr>
                    <m:t>a</m:t>
                  </m:r>
                </m:sub>
              </m:sSub>
            </m:e>
          </m:d>
        </m:oMath>
      </m:oMathPara>
    </w:p>
    <w:p w14:paraId="6AABBDCC" w14:textId="77777777" w:rsidR="00A46F95" w:rsidRDefault="00A46F95" w:rsidP="00A46F95">
      <w:pPr>
        <w:pStyle w:val="Caption"/>
        <w:jc w:val="right"/>
      </w:pPr>
      <w:bookmarkStart w:id="524" w:name="_Ref121554562"/>
      <w:r>
        <w:t>(</w:t>
      </w:r>
      <w:fldSimple w:instr=" SEQ ( \* ARABIC ">
        <w:r>
          <w:rPr>
            <w:noProof/>
          </w:rPr>
          <w:t>3</w:t>
        </w:r>
      </w:fldSimple>
      <w:r>
        <w:t>)</w:t>
      </w:r>
      <w:bookmarkEnd w:id="524"/>
    </w:p>
    <w:p w14:paraId="1895815D" w14:textId="46E0FD96" w:rsidR="00405F96" w:rsidRDefault="00A46F95" w:rsidP="000311DB">
      <w:pPr>
        <w:rPr>
          <w:ins w:id="525" w:author="Arfa Aijazi" w:date="2023-12-13T12:24:00Z"/>
        </w:rPr>
      </w:pPr>
      <w:r>
        <w:t xml:space="preserve">From the 2-Node Model by </w:t>
      </w:r>
      <w:proofErr w:type="spellStart"/>
      <w:r>
        <w:t>Gagge</w:t>
      </w:r>
      <w:proofErr w:type="spellEnd"/>
      <w:r>
        <w:t xml:space="preserve"> et al.</w:t>
      </w:r>
      <w:r>
        <w:fldChar w:fldCharType="begin"/>
      </w:r>
      <w:r w:rsidR="00B51AA2">
        <w:instrText xml:space="preserve"> ADDIN ZOTERO_ITEM CSL_CITATION {"citationID":"usIwgn51","properties":{"formattedCitation":"\\super 91\\nosupersub{}","plainCitation":"91","noteIndex":0},"citationItems":[{"id":1489,"uris":["http://zotero.org/users/4259226/items/2QXKC7LM"],"itemData":{"id":1489,"type":"article-journal","container-title":"ASHRAE Trans.","page":"247-257","source":"cir.nii.ac.jp","title":"An Effective Temperature Scale Based on a Simple Model of Human Physiological Regulatory Response","URL":"https://cir.nii.ac.jp/crid/1573668923915679104","volume":"77","author":[{"family":"Gagge","given":"A.P."},{"family":"Stolwijk","given":"J."},{"family":"Nishi","given":"Y."}],"accessed":{"date-parts":[["2022",12,7]]},"issued":{"date-parts":[["1971"]]}}}],"schema":"https://github.com/citation-style-language/schema/raw/master/csl-citation.json"} </w:instrText>
      </w:r>
      <w:r>
        <w:fldChar w:fldCharType="separate"/>
      </w:r>
      <w:r w:rsidR="00B51AA2" w:rsidRPr="00B51AA2">
        <w:rPr>
          <w:rFonts w:cs="Times New Roman"/>
          <w:vertAlign w:val="superscript"/>
        </w:rPr>
        <w:t>91</w:t>
      </w:r>
      <w:r>
        <w:fldChar w:fldCharType="end"/>
      </w:r>
      <w:r>
        <w:t>, the skin temperature varies by less than 2°</w:t>
      </w:r>
      <w:proofErr w:type="spellStart"/>
      <w:r>
        <w:t>C over</w:t>
      </w:r>
      <w:proofErr w:type="spellEnd"/>
      <w:r>
        <w:t xml:space="preserve"> a 30°C dry-bulb temperature range, so we approximated it as a constant over the range of modeled indoor air temperatures. We calculated the heat transfer coefficient at an indoor air temperature of 16°C based on the measured skin temperature and power supplied to each thermal manikin body segment. Holding the heat transfer coefficient and skin temperature, we then approximated the power needed for new indoor air temperatures to calculate a new equivalent temperature. The difference in equivalent temperature between the baseline and any heating intervention gives the heating effect. We then added this heating effect from the modeled indoor air temperature to compute the sleep time cold exposure based on WHO’s recommendation for minimal risk temperature of 18°C during the cold season in temperate and colder climates</w:t>
      </w:r>
      <w:r>
        <w:fldChar w:fldCharType="begin"/>
      </w:r>
      <w:r w:rsidR="007676DE">
        <w:instrText xml:space="preserve"> ADDIN ZOTERO_ITEM CSL_CITATION {"citationID":"DmwDbpOe","properties":{"formattedCitation":"\\super 59\\nosupersub{}","plainCitation":"59","noteIndex":0},"citationItems":[{"id":1466,"uris":["http://zotero.org/users/4259226/items/7TZGX3M5"],"itemData":{"id":1466,"type":"book","event-place":"Geneva","ISBN":"978-92-4-155037-6","language":"en","number-of-pages":"172","publisher":"World Health Organization","publisher-place":"Geneva","source":"WHO IRIS","title":"WHO Housing and Health Guidelines","URL":"https://www.who.int/publications/i/item/9789241550376","accessed":{"date-parts":[["2022",12,1]]},"issued":{"date-parts":[["2018"]]}}}],"schema":"https://github.com/citation-style-language/schema/raw/master/csl-citation.json"} </w:instrText>
      </w:r>
      <w:r>
        <w:fldChar w:fldCharType="separate"/>
      </w:r>
      <w:r w:rsidR="007676DE" w:rsidRPr="007676DE">
        <w:rPr>
          <w:rFonts w:cs="Times New Roman"/>
          <w:vertAlign w:val="superscript"/>
        </w:rPr>
        <w:t>59</w:t>
      </w:r>
      <w:r>
        <w:fldChar w:fldCharType="end"/>
      </w:r>
      <w:r>
        <w:t>. We considered February 14-</w:t>
      </w:r>
      <w:r w:rsidR="002A2630">
        <w:t>20</w:t>
      </w:r>
      <w:r>
        <w:t>, 2021, as the dates of the power outage for our cold exposure analysis.</w:t>
      </w:r>
      <w:del w:id="526" w:author="Arfa Aijazi" w:date="2023-12-13T12:24:00Z">
        <w:r w:rsidDel="00483565">
          <w:delText xml:space="preserve"> </w:delText>
        </w:r>
      </w:del>
    </w:p>
    <w:p w14:paraId="693D0008" w14:textId="2BA7F5F8" w:rsidR="00483565" w:rsidRDefault="00483565" w:rsidP="000311DB">
      <w:ins w:id="527" w:author="Arfa Aijazi" w:date="2023-12-13T12:29:00Z">
        <w:r>
          <w:t>We next modeled</w:t>
        </w:r>
      </w:ins>
      <w:ins w:id="528" w:author="Arfa Aijazi" w:date="2023-12-13T12:25:00Z">
        <w:r>
          <w:t xml:space="preserve"> the impact of coupling low-energy and passive strategies with reduced heating set points</w:t>
        </w:r>
      </w:ins>
      <w:ins w:id="529" w:author="Arfa Aijazi" w:date="2023-12-13T12:29:00Z">
        <w:r>
          <w:t xml:space="preserve">. </w:t>
        </w:r>
      </w:ins>
      <w:commentRangeStart w:id="530"/>
      <w:ins w:id="531" w:author="Arfa Aijazi" w:date="2023-12-13T12:36:00Z">
        <w:r>
          <w:t xml:space="preserve">The original </w:t>
        </w:r>
        <w:del w:id="532" w:author="Thomas Parkinson" w:date="2023-12-15T10:33:00Z">
          <w:r w:rsidDel="008B6D79">
            <w:delText>Dallas</w:delText>
          </w:r>
        </w:del>
      </w:ins>
      <w:ins w:id="533" w:author="Thomas Parkinson" w:date="2023-12-15T10:33:00Z">
        <w:r w:rsidR="008B6D79">
          <w:t>reference</w:t>
        </w:r>
      </w:ins>
      <w:ins w:id="534" w:author="Arfa Aijazi" w:date="2023-12-13T12:36:00Z">
        <w:r>
          <w:t xml:space="preserve"> energy model </w:t>
        </w:r>
      </w:ins>
      <w:ins w:id="535" w:author="Thomas Parkinson" w:date="2023-12-15T10:33:00Z">
        <w:r w:rsidR="008B6D79">
          <w:t xml:space="preserve">for Dallas </w:t>
        </w:r>
      </w:ins>
      <w:ins w:id="536" w:author="Arfa Aijazi" w:date="2023-12-13T12:36:00Z">
        <w:r>
          <w:t>has a heating setpoint of 22</w:t>
        </w:r>
        <w:r w:rsidRPr="00483565">
          <w:t>°C</w:t>
        </w:r>
        <w:r>
          <w:t>, which exceeds WHO’s indoor minimal risk temperature guideline of 18</w:t>
        </w:r>
        <w:r w:rsidRPr="00483565">
          <w:t>°C</w:t>
        </w:r>
        <w:r>
          <w:t>. We first modeled the effect of reducing the setpoint to the WHO guideline</w:t>
        </w:r>
      </w:ins>
      <w:ins w:id="537" w:author="Thomas Parkinson" w:date="2023-12-15T10:33:00Z">
        <w:r w:rsidR="008B6D79">
          <w:t xml:space="preserve"> (18</w:t>
        </w:r>
        <w:r w:rsidR="008B6D79" w:rsidRPr="00483565">
          <w:t>°C</w:t>
        </w:r>
        <w:r w:rsidR="008B6D79">
          <w:t>)</w:t>
        </w:r>
      </w:ins>
      <w:ins w:id="538" w:author="Arfa Aijazi" w:date="2023-12-13T12:36:00Z">
        <w:r>
          <w:t xml:space="preserve"> and then subsequently reduced the setpoint</w:t>
        </w:r>
        <w:del w:id="539" w:author="Thomas Parkinson" w:date="2023-12-15T10:33:00Z">
          <w:r w:rsidDel="008B6D79">
            <w:delText>,</w:delText>
          </w:r>
        </w:del>
        <w:r>
          <w:t xml:space="preserve"> so that the heating effect from the heating intervention would bring the equivalent temperature to within the WHO guideline. </w:t>
        </w:r>
      </w:ins>
      <w:commentRangeEnd w:id="530"/>
      <w:r w:rsidR="008B6D79">
        <w:rPr>
          <w:rStyle w:val="CommentReference"/>
        </w:rPr>
        <w:commentReference w:id="530"/>
      </w:r>
      <w:ins w:id="540" w:author="Arfa Aijazi" w:date="2023-12-13T12:36:00Z">
        <w:r>
          <w:t xml:space="preserve">To </w:t>
        </w:r>
        <w:del w:id="541" w:author="Thomas Parkinson" w:date="2023-12-15T10:34:00Z">
          <w:r w:rsidDel="008B6D79">
            <w:delText>do this</w:delText>
          </w:r>
        </w:del>
      </w:ins>
      <w:ins w:id="542" w:author="Thomas Parkinson" w:date="2023-12-15T10:35:00Z">
        <w:r w:rsidR="008B6D79">
          <w:t>estimate</w:t>
        </w:r>
      </w:ins>
      <w:ins w:id="543" w:author="Thomas Parkinson" w:date="2023-12-15T10:34:00Z">
        <w:r w:rsidR="008B6D79">
          <w:t xml:space="preserve"> the different setpoint temperatures</w:t>
        </w:r>
      </w:ins>
      <w:ins w:id="544" w:author="Thomas Parkinson" w:date="2023-12-15T10:35:00Z">
        <w:r w:rsidR="008B6D79">
          <w:t xml:space="preserve"> for the modelling exercise</w:t>
        </w:r>
      </w:ins>
      <w:ins w:id="545" w:author="Arfa Aijazi" w:date="2023-12-13T12:36:00Z">
        <w:r>
          <w:t>, w</w:t>
        </w:r>
      </w:ins>
      <w:ins w:id="546" w:author="Arfa Aijazi" w:date="2023-12-13T12:29:00Z">
        <w:r>
          <w:t xml:space="preserve">e calculated </w:t>
        </w:r>
      </w:ins>
      <w:ins w:id="547" w:author="Arfa Aijazi" w:date="2023-12-13T12:30:00Z">
        <w:r>
          <w:t>each intervention</w:t>
        </w:r>
      </w:ins>
      <w:ins w:id="548" w:author="Arfa Aijazi" w:date="2023-12-13T12:31:00Z">
        <w:r>
          <w:t>'</w:t>
        </w:r>
      </w:ins>
      <w:ins w:id="549" w:author="Arfa Aijazi" w:date="2023-12-13T12:30:00Z">
        <w:r>
          <w:t>s heating effect at 18°C and then subtracted that amount from 18°C</w:t>
        </w:r>
      </w:ins>
      <w:ins w:id="550" w:author="Arfa Aijazi" w:date="2023-12-13T12:31:00Z">
        <w:r>
          <w:t xml:space="preserve">. </w:t>
        </w:r>
      </w:ins>
      <w:ins w:id="551" w:author="Arfa Aijazi" w:date="2023-12-13T13:20:00Z">
        <w:del w:id="552" w:author="Thomas Parkinson" w:date="2023-12-15T10:35:00Z">
          <w:r w:rsidDel="00DF6708">
            <w:delText>We began t</w:delText>
          </w:r>
        </w:del>
      </w:ins>
      <w:ins w:id="553" w:author="Thomas Parkinson" w:date="2023-12-15T10:35:00Z">
        <w:r w:rsidR="00DF6708">
          <w:t>T</w:t>
        </w:r>
      </w:ins>
      <w:ins w:id="554" w:author="Arfa Aijazi" w:date="2023-12-13T13:20:00Z">
        <w:r>
          <w:t>he reduced setpoint</w:t>
        </w:r>
      </w:ins>
      <w:ins w:id="555" w:author="Thomas Parkinson" w:date="2023-12-15T10:35:00Z">
        <w:r w:rsidR="00DF6708">
          <w:t xml:space="preserve"> was applied</w:t>
        </w:r>
      </w:ins>
      <w:ins w:id="556" w:author="Arfa Aijazi" w:date="2023-12-13T13:20:00Z">
        <w:del w:id="557" w:author="Thomas Parkinson" w:date="2023-12-15T10:35:00Z">
          <w:r w:rsidDel="00DF6708">
            <w:delText xml:space="preserve"> </w:delText>
          </w:r>
        </w:del>
      </w:ins>
      <w:ins w:id="558" w:author="Thomas Parkinson" w:date="2023-12-15T10:35:00Z">
        <w:r w:rsidR="00DF6708">
          <w:t xml:space="preserve"> in the simulation </w:t>
        </w:r>
      </w:ins>
      <w:ins w:id="559" w:author="Arfa Aijazi" w:date="2023-12-13T13:20:00Z">
        <w:r>
          <w:t>at 10:00 p</w:t>
        </w:r>
      </w:ins>
      <w:ins w:id="560" w:author="Arfa Aijazi" w:date="2023-12-13T13:39:00Z">
        <w:r>
          <w:t>.</w:t>
        </w:r>
      </w:ins>
      <w:ins w:id="561" w:author="Arfa Aijazi" w:date="2023-12-13T13:20:00Z">
        <w:r>
          <w:t>m</w:t>
        </w:r>
      </w:ins>
      <w:ins w:id="562" w:author="Arfa Aijazi" w:date="2023-12-13T13:39:00Z">
        <w:r>
          <w:t>.</w:t>
        </w:r>
      </w:ins>
      <w:ins w:id="563" w:author="Arfa Aijazi" w:date="2023-12-13T13:20:00Z">
        <w:r>
          <w:t xml:space="preserve"> on February 13 and ended at </w:t>
        </w:r>
      </w:ins>
      <w:ins w:id="564" w:author="Arfa Aijazi" w:date="2023-12-13T13:38:00Z">
        <w:r>
          <w:t>7:00 a</w:t>
        </w:r>
      </w:ins>
      <w:ins w:id="565" w:author="Arfa Aijazi" w:date="2023-12-13T13:39:00Z">
        <w:r>
          <w:t>.</w:t>
        </w:r>
      </w:ins>
      <w:ins w:id="566" w:author="Arfa Aijazi" w:date="2023-12-13T13:38:00Z">
        <w:r>
          <w:t>m</w:t>
        </w:r>
      </w:ins>
      <w:ins w:id="567" w:author="Arfa Aijazi" w:date="2023-12-13T13:39:00Z">
        <w:r>
          <w:t>.</w:t>
        </w:r>
      </w:ins>
      <w:ins w:id="568" w:author="Arfa Aijazi" w:date="2023-12-13T13:38:00Z">
        <w:r>
          <w:t xml:space="preserve"> on February 14, which corresponds to the first overnight period during the 2021 Texas power crisis</w:t>
        </w:r>
      </w:ins>
      <w:ins w:id="569" w:author="Arfa Aijazi" w:date="2023-12-13T13:39:00Z">
        <w:r>
          <w:t>. As before, we assume</w:t>
        </w:r>
      </w:ins>
      <w:ins w:id="570" w:author="Thomas Parkinson" w:date="2023-12-15T10:36:00Z">
        <w:r w:rsidR="00DF6708">
          <w:t>d</w:t>
        </w:r>
      </w:ins>
      <w:ins w:id="571" w:author="Arfa Aijazi" w:date="2023-12-13T13:39:00Z">
        <w:r>
          <w:t xml:space="preserve"> occupants would have other heating measures available after 7:00 </w:t>
        </w:r>
        <w:proofErr w:type="spellStart"/>
        <w:r>
          <w:t>a.m</w:t>
        </w:r>
      </w:ins>
      <w:proofErr w:type="spellEnd"/>
      <w:ins w:id="572" w:author="Thomas Parkinson" w:date="2023-12-15T10:36:00Z">
        <w:r w:rsidR="00DF6708">
          <w:t xml:space="preserve"> during wake hours</w:t>
        </w:r>
      </w:ins>
      <w:ins w:id="573" w:author="Arfa Aijazi" w:date="2023-12-13T13:39:00Z">
        <w:r>
          <w:t xml:space="preserve">. </w:t>
        </w:r>
      </w:ins>
      <w:ins w:id="574" w:author="Arfa Aijazi" w:date="2023-12-13T13:40:00Z">
        <w:del w:id="575" w:author="Thomas Parkinson" w:date="2023-12-15T10:36:00Z">
          <w:r w:rsidDel="00DF6708">
            <w:delText>We reviewed t</w:delText>
          </w:r>
        </w:del>
      </w:ins>
      <w:ins w:id="576" w:author="Thomas Parkinson" w:date="2023-12-15T10:36:00Z">
        <w:r w:rsidR="00DF6708">
          <w:t>Analysis of t</w:t>
        </w:r>
      </w:ins>
      <w:ins w:id="577" w:author="Arfa Aijazi" w:date="2023-12-13T13:40:00Z">
        <w:r>
          <w:t xml:space="preserve">he </w:t>
        </w:r>
      </w:ins>
      <w:ins w:id="578" w:author="Thomas Parkinson" w:date="2023-12-15T10:36:00Z">
        <w:r w:rsidR="00DF6708">
          <w:t xml:space="preserve">simulated </w:t>
        </w:r>
      </w:ins>
      <w:ins w:id="579" w:author="Arfa Aijazi" w:date="2023-12-13T13:40:00Z">
        <w:r>
          <w:t xml:space="preserve">peak energy and total energy </w:t>
        </w:r>
      </w:ins>
      <w:ins w:id="580" w:author="Thomas Parkinson" w:date="2023-12-15T10:37:00Z">
        <w:r w:rsidR="00DF6708">
          <w:t>focused on</w:t>
        </w:r>
      </w:ins>
      <w:ins w:id="581" w:author="Thomas Parkinson" w:date="2023-12-15T10:36:00Z">
        <w:r w:rsidR="00DF6708">
          <w:t xml:space="preserve"> </w:t>
        </w:r>
      </w:ins>
      <w:ins w:id="582" w:author="Arfa Aijazi" w:date="2023-12-13T13:40:00Z">
        <w:del w:id="583" w:author="Thomas Parkinson" w:date="2023-12-15T10:36:00Z">
          <w:r w:rsidDel="00DF6708">
            <w:delText xml:space="preserve">outputs from the energy model </w:delText>
          </w:r>
        </w:del>
        <w:del w:id="584" w:author="Thomas Parkinson" w:date="2023-12-15T10:37:00Z">
          <w:r w:rsidDel="00DF6708">
            <w:delText>during</w:delText>
          </w:r>
        </w:del>
      </w:ins>
      <w:ins w:id="585" w:author="Thomas Parkinson" w:date="2023-12-15T10:37:00Z">
        <w:r w:rsidR="00DF6708">
          <w:t>the</w:t>
        </w:r>
      </w:ins>
      <w:ins w:id="586" w:author="Arfa Aijazi" w:date="2023-12-13T13:40:00Z">
        <w:r>
          <w:t xml:space="preserve"> sleep time hours </w:t>
        </w:r>
      </w:ins>
      <w:ins w:id="587" w:author="Thomas Parkinson" w:date="2023-12-15T10:37:00Z">
        <w:r w:rsidR="00DF6708">
          <w:t xml:space="preserve">only </w:t>
        </w:r>
      </w:ins>
      <w:ins w:id="588" w:author="Arfa Aijazi" w:date="2023-12-13T13:40:00Z">
        <w:r>
          <w:t>(10:00 p.m. – 7:00 a.m.)</w:t>
        </w:r>
      </w:ins>
      <w:ins w:id="589" w:author="Thomas Parkinson" w:date="2023-12-15T10:37:00Z">
        <w:r w:rsidR="00DF6708">
          <w:t>.</w:t>
        </w:r>
      </w:ins>
      <w:ins w:id="590" w:author="Arfa Aijazi" w:date="2023-12-14T22:53:00Z">
        <w:r w:rsidR="00A81897">
          <w:t xml:space="preserve"> To estimate the energy consumption from low-energy interventions, we assumed four pe</w:t>
        </w:r>
      </w:ins>
      <w:ins w:id="591" w:author="Arfa Aijazi" w:date="2023-12-14T22:54:00Z">
        <w:r w:rsidR="00A81897">
          <w:t xml:space="preserve">ople would use the device continuously overnight. </w:t>
        </w:r>
      </w:ins>
      <w:ins w:id="592" w:author="Arfa Aijazi" w:date="2023-12-13T13:40:00Z">
        <w:del w:id="593" w:author="Thomas Parkinson" w:date="2023-12-15T10:37:00Z">
          <w:r w:rsidDel="00DF6708">
            <w:delText xml:space="preserve"> </w:delText>
          </w:r>
        </w:del>
      </w:ins>
    </w:p>
    <w:p w14:paraId="02B472EA" w14:textId="4BC6EF39" w:rsidR="00BC21A7" w:rsidRDefault="00BC21A7">
      <w:pPr>
        <w:spacing w:after="0" w:line="240" w:lineRule="auto"/>
        <w:jc w:val="left"/>
      </w:pPr>
      <w:r>
        <w:br w:type="page"/>
      </w:r>
    </w:p>
    <w:p w14:paraId="2C1F7EFD" w14:textId="463EAB03" w:rsidR="00B54898" w:rsidRDefault="00BC21A7" w:rsidP="00B54898">
      <w:pPr>
        <w:pStyle w:val="Heading1"/>
      </w:pPr>
      <w:r>
        <w:lastRenderedPageBreak/>
        <w:t xml:space="preserve"> </w:t>
      </w:r>
      <w:r w:rsidR="00A46F95" w:rsidRPr="007E6B76">
        <w:t>References</w:t>
      </w:r>
    </w:p>
    <w:p w14:paraId="4B5CDB5E" w14:textId="77777777" w:rsidR="00B51AA2" w:rsidRPr="00B51AA2" w:rsidRDefault="00306945" w:rsidP="00B51AA2">
      <w:pPr>
        <w:pStyle w:val="Bibliography"/>
      </w:pPr>
      <w:r w:rsidRPr="00667D9A">
        <w:rPr>
          <w:sz w:val="20"/>
          <w:szCs w:val="20"/>
        </w:rPr>
        <w:fldChar w:fldCharType="begin"/>
      </w:r>
      <w:r w:rsidR="00405F96" w:rsidRPr="00667D9A">
        <w:rPr>
          <w:sz w:val="20"/>
          <w:szCs w:val="20"/>
        </w:rPr>
        <w:instrText xml:space="preserve"> ADDIN ZOTERO_BIBL {"uncited":[],"omitted":[],"custom":[]} CSL_BIBLIOGRAPHY </w:instrText>
      </w:r>
      <w:r w:rsidRPr="00667D9A">
        <w:rPr>
          <w:sz w:val="20"/>
          <w:szCs w:val="20"/>
        </w:rPr>
        <w:fldChar w:fldCharType="separate"/>
      </w:r>
      <w:r w:rsidR="00B51AA2" w:rsidRPr="00B51AA2">
        <w:t>1.</w:t>
      </w:r>
      <w:r w:rsidR="00B51AA2" w:rsidRPr="00B51AA2">
        <w:tab/>
      </w:r>
      <w:proofErr w:type="spellStart"/>
      <w:r w:rsidR="00B51AA2" w:rsidRPr="00B51AA2">
        <w:t>Cappuccio</w:t>
      </w:r>
      <w:proofErr w:type="spellEnd"/>
      <w:r w:rsidR="00B51AA2" w:rsidRPr="00B51AA2">
        <w:t xml:space="preserve">, F. P., Cooper, D., </w:t>
      </w:r>
      <w:proofErr w:type="spellStart"/>
      <w:r w:rsidR="00B51AA2" w:rsidRPr="00B51AA2">
        <w:t>D’Elia</w:t>
      </w:r>
      <w:proofErr w:type="spellEnd"/>
      <w:r w:rsidR="00B51AA2" w:rsidRPr="00B51AA2">
        <w:t xml:space="preserve">, L., </w:t>
      </w:r>
      <w:proofErr w:type="spellStart"/>
      <w:r w:rsidR="00B51AA2" w:rsidRPr="00B51AA2">
        <w:t>Strazzullo</w:t>
      </w:r>
      <w:proofErr w:type="spellEnd"/>
      <w:r w:rsidR="00B51AA2" w:rsidRPr="00B51AA2">
        <w:t xml:space="preserve">, P. &amp; Miller, M. A. Sleep duration predicts cardiovascular outcomes: a systematic review and meta-analysis of prospective studies. </w:t>
      </w:r>
      <w:r w:rsidR="00B51AA2" w:rsidRPr="00B51AA2">
        <w:rPr>
          <w:i/>
          <w:iCs/>
        </w:rPr>
        <w:t>Eur. Heart J.</w:t>
      </w:r>
      <w:r w:rsidR="00B51AA2" w:rsidRPr="00B51AA2">
        <w:t xml:space="preserve"> </w:t>
      </w:r>
      <w:r w:rsidR="00B51AA2" w:rsidRPr="00B51AA2">
        <w:rPr>
          <w:b/>
          <w:bCs/>
        </w:rPr>
        <w:t>32</w:t>
      </w:r>
      <w:r w:rsidR="00B51AA2" w:rsidRPr="00B51AA2">
        <w:t>, 1484–1492 (2011).</w:t>
      </w:r>
    </w:p>
    <w:p w14:paraId="44587E9D" w14:textId="77777777" w:rsidR="00B51AA2" w:rsidRPr="00B51AA2" w:rsidRDefault="00B51AA2" w:rsidP="00B51AA2">
      <w:pPr>
        <w:pStyle w:val="Bibliography"/>
      </w:pPr>
      <w:r w:rsidRPr="00B51AA2">
        <w:t>2.</w:t>
      </w:r>
      <w:r w:rsidRPr="00B51AA2">
        <w:tab/>
        <w:t xml:space="preserve">Gottlieb, D. J. </w:t>
      </w:r>
      <w:r w:rsidRPr="00B51AA2">
        <w:rPr>
          <w:i/>
          <w:iCs/>
        </w:rPr>
        <w:t>et al.</w:t>
      </w:r>
      <w:r w:rsidRPr="00B51AA2">
        <w:t xml:space="preserve"> Association of Sleep Time </w:t>
      </w:r>
      <w:proofErr w:type="gramStart"/>
      <w:r w:rsidRPr="00B51AA2">
        <w:t>With</w:t>
      </w:r>
      <w:proofErr w:type="gramEnd"/>
      <w:r w:rsidRPr="00B51AA2">
        <w:t xml:space="preserve"> Diabetes Mellitus and Impaired Glucose Tolerance. </w:t>
      </w:r>
      <w:r w:rsidRPr="00B51AA2">
        <w:rPr>
          <w:i/>
          <w:iCs/>
        </w:rPr>
        <w:t>Arch. Intern. Med.</w:t>
      </w:r>
      <w:r w:rsidRPr="00B51AA2">
        <w:t xml:space="preserve"> </w:t>
      </w:r>
      <w:r w:rsidRPr="00B51AA2">
        <w:rPr>
          <w:b/>
          <w:bCs/>
        </w:rPr>
        <w:t>165</w:t>
      </w:r>
      <w:r w:rsidRPr="00B51AA2">
        <w:t>, 863–867 (2005).</w:t>
      </w:r>
    </w:p>
    <w:p w14:paraId="11FE223B" w14:textId="77777777" w:rsidR="00B51AA2" w:rsidRPr="00B51AA2" w:rsidRDefault="00B51AA2" w:rsidP="00B51AA2">
      <w:pPr>
        <w:pStyle w:val="Bibliography"/>
      </w:pPr>
      <w:r w:rsidRPr="00B51AA2">
        <w:t>3.</w:t>
      </w:r>
      <w:r w:rsidRPr="00B51AA2">
        <w:tab/>
        <w:t xml:space="preserve">Knutson, K. L. &amp; Van </w:t>
      </w:r>
      <w:proofErr w:type="spellStart"/>
      <w:r w:rsidRPr="00B51AA2">
        <w:t>Cauter</w:t>
      </w:r>
      <w:proofErr w:type="spellEnd"/>
      <w:r w:rsidRPr="00B51AA2">
        <w:t xml:space="preserve">, E. Associations between sleep loss and increased risk of obesity and diabetes. </w:t>
      </w:r>
      <w:r w:rsidRPr="00B51AA2">
        <w:rPr>
          <w:i/>
          <w:iCs/>
        </w:rPr>
        <w:t>Ann. N. Y. Acad. Sci.</w:t>
      </w:r>
      <w:r w:rsidRPr="00B51AA2">
        <w:t xml:space="preserve"> </w:t>
      </w:r>
      <w:r w:rsidRPr="00B51AA2">
        <w:rPr>
          <w:b/>
          <w:bCs/>
        </w:rPr>
        <w:t>1129</w:t>
      </w:r>
      <w:r w:rsidRPr="00B51AA2">
        <w:t>, 287–304 (2008).</w:t>
      </w:r>
    </w:p>
    <w:p w14:paraId="5D73F910" w14:textId="77777777" w:rsidR="00B51AA2" w:rsidRPr="00B51AA2" w:rsidRDefault="00B51AA2" w:rsidP="00B51AA2">
      <w:pPr>
        <w:pStyle w:val="Bibliography"/>
      </w:pPr>
      <w:r w:rsidRPr="00B51AA2">
        <w:t>4.</w:t>
      </w:r>
      <w:r w:rsidRPr="00B51AA2">
        <w:tab/>
        <w:t xml:space="preserve">Baglioni, C. </w:t>
      </w:r>
      <w:r w:rsidRPr="00B51AA2">
        <w:rPr>
          <w:i/>
          <w:iCs/>
        </w:rPr>
        <w:t>et al.</w:t>
      </w:r>
      <w:r w:rsidRPr="00B51AA2">
        <w:t xml:space="preserve"> Insomnia as a predictor of depression: a meta-analytic evaluation of longitudinal epidemiological studies. </w:t>
      </w:r>
      <w:r w:rsidRPr="00B51AA2">
        <w:rPr>
          <w:i/>
          <w:iCs/>
        </w:rPr>
        <w:t xml:space="preserve">J. Affect. </w:t>
      </w:r>
      <w:proofErr w:type="spellStart"/>
      <w:r w:rsidRPr="00B51AA2">
        <w:rPr>
          <w:i/>
          <w:iCs/>
        </w:rPr>
        <w:t>Disord</w:t>
      </w:r>
      <w:proofErr w:type="spellEnd"/>
      <w:r w:rsidRPr="00B51AA2">
        <w:rPr>
          <w:i/>
          <w:iCs/>
        </w:rPr>
        <w:t>.</w:t>
      </w:r>
      <w:r w:rsidRPr="00B51AA2">
        <w:t xml:space="preserve"> </w:t>
      </w:r>
      <w:r w:rsidRPr="00B51AA2">
        <w:rPr>
          <w:b/>
          <w:bCs/>
        </w:rPr>
        <w:t>135</w:t>
      </w:r>
      <w:r w:rsidRPr="00B51AA2">
        <w:t>, 10–19 (2011).</w:t>
      </w:r>
    </w:p>
    <w:p w14:paraId="4526CD87" w14:textId="77777777" w:rsidR="00B51AA2" w:rsidRPr="00B51AA2" w:rsidRDefault="00B51AA2" w:rsidP="00B51AA2">
      <w:pPr>
        <w:pStyle w:val="Bibliography"/>
      </w:pPr>
      <w:r w:rsidRPr="00B51AA2">
        <w:t>5.</w:t>
      </w:r>
      <w:r w:rsidRPr="00B51AA2">
        <w:tab/>
      </w:r>
      <w:proofErr w:type="spellStart"/>
      <w:r w:rsidRPr="00B51AA2">
        <w:t>Stickgold</w:t>
      </w:r>
      <w:proofErr w:type="spellEnd"/>
      <w:r w:rsidRPr="00B51AA2">
        <w:t xml:space="preserve">, R. A memory boost while you sleep. </w:t>
      </w:r>
      <w:r w:rsidRPr="00B51AA2">
        <w:rPr>
          <w:i/>
          <w:iCs/>
        </w:rPr>
        <w:t>Nature</w:t>
      </w:r>
      <w:r w:rsidRPr="00B51AA2">
        <w:t xml:space="preserve"> </w:t>
      </w:r>
      <w:r w:rsidRPr="00B51AA2">
        <w:rPr>
          <w:b/>
          <w:bCs/>
        </w:rPr>
        <w:t>444</w:t>
      </w:r>
      <w:r w:rsidRPr="00B51AA2">
        <w:t>, 559–560 (2006).</w:t>
      </w:r>
    </w:p>
    <w:p w14:paraId="7CA79166" w14:textId="77777777" w:rsidR="00B51AA2" w:rsidRPr="00B51AA2" w:rsidRDefault="00B51AA2" w:rsidP="00B51AA2">
      <w:pPr>
        <w:pStyle w:val="Bibliography"/>
      </w:pPr>
      <w:r w:rsidRPr="00B51AA2">
        <w:t>6.</w:t>
      </w:r>
      <w:r w:rsidRPr="00B51AA2">
        <w:tab/>
      </w:r>
      <w:proofErr w:type="spellStart"/>
      <w:r w:rsidRPr="00B51AA2">
        <w:t>Xie</w:t>
      </w:r>
      <w:proofErr w:type="spellEnd"/>
      <w:r w:rsidRPr="00B51AA2">
        <w:t xml:space="preserve">, L. </w:t>
      </w:r>
      <w:r w:rsidRPr="00B51AA2">
        <w:rPr>
          <w:i/>
          <w:iCs/>
        </w:rPr>
        <w:t>et al.</w:t>
      </w:r>
      <w:r w:rsidRPr="00B51AA2">
        <w:t xml:space="preserve"> Sleep Drives Metabolite Clearance from the Adult Brain. </w:t>
      </w:r>
      <w:r w:rsidRPr="00B51AA2">
        <w:rPr>
          <w:i/>
          <w:iCs/>
        </w:rPr>
        <w:t>Science</w:t>
      </w:r>
      <w:r w:rsidRPr="00B51AA2">
        <w:t xml:space="preserve"> </w:t>
      </w:r>
      <w:r w:rsidRPr="00B51AA2">
        <w:rPr>
          <w:b/>
          <w:bCs/>
        </w:rPr>
        <w:t>342</w:t>
      </w:r>
      <w:r w:rsidRPr="00B51AA2">
        <w:t>, 373–377 (2013).</w:t>
      </w:r>
    </w:p>
    <w:p w14:paraId="438202B2" w14:textId="77777777" w:rsidR="00B51AA2" w:rsidRPr="00B51AA2" w:rsidRDefault="00B51AA2" w:rsidP="00B51AA2">
      <w:pPr>
        <w:pStyle w:val="Bibliography"/>
      </w:pPr>
      <w:r w:rsidRPr="00B51AA2">
        <w:t>7.</w:t>
      </w:r>
      <w:r w:rsidRPr="00B51AA2">
        <w:tab/>
      </w:r>
      <w:proofErr w:type="spellStart"/>
      <w:r w:rsidRPr="00B51AA2">
        <w:t>Alhola</w:t>
      </w:r>
      <w:proofErr w:type="spellEnd"/>
      <w:r w:rsidRPr="00B51AA2">
        <w:t>, P. &amp; Polo-</w:t>
      </w:r>
      <w:proofErr w:type="spellStart"/>
      <w:r w:rsidRPr="00B51AA2">
        <w:t>Kantola</w:t>
      </w:r>
      <w:proofErr w:type="spellEnd"/>
      <w:r w:rsidRPr="00B51AA2">
        <w:t xml:space="preserve">, P. Sleep deprivation: Impact on cognitive performance. </w:t>
      </w:r>
      <w:proofErr w:type="spellStart"/>
      <w:r w:rsidRPr="00B51AA2">
        <w:rPr>
          <w:i/>
          <w:iCs/>
        </w:rPr>
        <w:t>Neuropsychiatr</w:t>
      </w:r>
      <w:proofErr w:type="spellEnd"/>
      <w:r w:rsidRPr="00B51AA2">
        <w:rPr>
          <w:i/>
          <w:iCs/>
        </w:rPr>
        <w:t>. Dis. Treat.</w:t>
      </w:r>
      <w:r w:rsidRPr="00B51AA2">
        <w:t xml:space="preserve"> </w:t>
      </w:r>
      <w:r w:rsidRPr="00B51AA2">
        <w:rPr>
          <w:b/>
          <w:bCs/>
        </w:rPr>
        <w:t>3</w:t>
      </w:r>
      <w:r w:rsidRPr="00B51AA2">
        <w:t>, 553–567 (2007).</w:t>
      </w:r>
    </w:p>
    <w:p w14:paraId="6DAE3E41" w14:textId="77777777" w:rsidR="00B51AA2" w:rsidRPr="00B51AA2" w:rsidRDefault="00B51AA2" w:rsidP="00B51AA2">
      <w:pPr>
        <w:pStyle w:val="Bibliography"/>
      </w:pPr>
      <w:r w:rsidRPr="00B51AA2">
        <w:t>8.</w:t>
      </w:r>
      <w:r w:rsidRPr="00B51AA2">
        <w:tab/>
        <w:t xml:space="preserve">Lan, L., Tsuzuki, K., Liu, Y. F. &amp; Lian, Z. W. Thermal environment and sleep quality: A review. </w:t>
      </w:r>
      <w:r w:rsidRPr="00B51AA2">
        <w:rPr>
          <w:i/>
          <w:iCs/>
        </w:rPr>
        <w:t>Energy Build.</w:t>
      </w:r>
      <w:r w:rsidRPr="00B51AA2">
        <w:t xml:space="preserve"> </w:t>
      </w:r>
      <w:r w:rsidRPr="00B51AA2">
        <w:rPr>
          <w:b/>
          <w:bCs/>
        </w:rPr>
        <w:t>149</w:t>
      </w:r>
      <w:r w:rsidRPr="00B51AA2">
        <w:t>, 101–113 (2017).</w:t>
      </w:r>
    </w:p>
    <w:p w14:paraId="50972A6A" w14:textId="77777777" w:rsidR="00B51AA2" w:rsidRPr="00B51AA2" w:rsidRDefault="00B51AA2" w:rsidP="00B51AA2">
      <w:pPr>
        <w:pStyle w:val="Bibliography"/>
      </w:pPr>
      <w:r w:rsidRPr="00B51AA2">
        <w:t>9.</w:t>
      </w:r>
      <w:r w:rsidRPr="00B51AA2">
        <w:tab/>
      </w:r>
      <w:proofErr w:type="spellStart"/>
      <w:r w:rsidRPr="00B51AA2">
        <w:t>Xiong</w:t>
      </w:r>
      <w:proofErr w:type="spellEnd"/>
      <w:r w:rsidRPr="00B51AA2">
        <w:t xml:space="preserve">, J., Lan, L., Lian, Z. &amp; De dear, R. Associations of bedroom temperature and ventilation with sleep quality. </w:t>
      </w:r>
      <w:r w:rsidRPr="00B51AA2">
        <w:rPr>
          <w:i/>
          <w:iCs/>
        </w:rPr>
        <w:t>Sci. Technol. Built Environ.</w:t>
      </w:r>
      <w:r w:rsidRPr="00B51AA2">
        <w:t xml:space="preserve"> </w:t>
      </w:r>
      <w:r w:rsidRPr="00B51AA2">
        <w:rPr>
          <w:b/>
          <w:bCs/>
        </w:rPr>
        <w:t>26</w:t>
      </w:r>
      <w:r w:rsidRPr="00B51AA2">
        <w:t>, 1274–1284 (2020).</w:t>
      </w:r>
    </w:p>
    <w:p w14:paraId="52430670" w14:textId="77777777" w:rsidR="00B51AA2" w:rsidRPr="00B51AA2" w:rsidRDefault="00B51AA2" w:rsidP="00B51AA2">
      <w:pPr>
        <w:pStyle w:val="Bibliography"/>
      </w:pPr>
      <w:r w:rsidRPr="00B51AA2">
        <w:t>10.</w:t>
      </w:r>
      <w:r w:rsidRPr="00B51AA2">
        <w:tab/>
        <w:t xml:space="preserve">Okamoto-Mizuno, K., Mizuno, K., Michie, S., Maeda, A. &amp; Iizuka, S. Effects of thermal environment on sleep and circadian rhythm. </w:t>
      </w:r>
      <w:r w:rsidRPr="00B51AA2">
        <w:rPr>
          <w:i/>
          <w:iCs/>
        </w:rPr>
        <w:t xml:space="preserve">J. Physiol. </w:t>
      </w:r>
      <w:proofErr w:type="spellStart"/>
      <w:r w:rsidRPr="00B51AA2">
        <w:rPr>
          <w:i/>
          <w:iCs/>
        </w:rPr>
        <w:t>Anthropol</w:t>
      </w:r>
      <w:proofErr w:type="spellEnd"/>
      <w:r w:rsidRPr="00B51AA2">
        <w:rPr>
          <w:i/>
          <w:iCs/>
        </w:rPr>
        <w:t>.</w:t>
      </w:r>
      <w:r w:rsidRPr="00B51AA2">
        <w:t xml:space="preserve"> </w:t>
      </w:r>
      <w:r w:rsidRPr="00B51AA2">
        <w:rPr>
          <w:b/>
          <w:bCs/>
        </w:rPr>
        <w:t>31</w:t>
      </w:r>
      <w:r w:rsidRPr="00B51AA2">
        <w:t>, 14 (2012).</w:t>
      </w:r>
    </w:p>
    <w:p w14:paraId="705AE009" w14:textId="77777777" w:rsidR="00B51AA2" w:rsidRPr="00B51AA2" w:rsidRDefault="00B51AA2" w:rsidP="00B51AA2">
      <w:pPr>
        <w:pStyle w:val="Bibliography"/>
      </w:pPr>
      <w:r w:rsidRPr="00B51AA2">
        <w:t>11.</w:t>
      </w:r>
      <w:r w:rsidRPr="00B51AA2">
        <w:tab/>
        <w:t xml:space="preserve">Okamoto-Mizuno, K. Effects of Humid Heat Exposure on Human Sleep Stages and Body Temperature. </w:t>
      </w:r>
      <w:r w:rsidRPr="00B51AA2">
        <w:rPr>
          <w:i/>
          <w:iCs/>
        </w:rPr>
        <w:t>Sleep</w:t>
      </w:r>
      <w:r w:rsidRPr="00B51AA2">
        <w:t xml:space="preserve"> </w:t>
      </w:r>
      <w:r w:rsidRPr="00B51AA2">
        <w:rPr>
          <w:b/>
          <w:bCs/>
        </w:rPr>
        <w:t>22</w:t>
      </w:r>
      <w:r w:rsidRPr="00B51AA2">
        <w:t>, 767–773 (1999).</w:t>
      </w:r>
    </w:p>
    <w:p w14:paraId="6951A1F1" w14:textId="77777777" w:rsidR="00B51AA2" w:rsidRPr="00B51AA2" w:rsidRDefault="00B51AA2" w:rsidP="00B51AA2">
      <w:pPr>
        <w:pStyle w:val="Bibliography"/>
      </w:pPr>
      <w:r w:rsidRPr="00B51AA2">
        <w:t>12.</w:t>
      </w:r>
      <w:r w:rsidRPr="00B51AA2">
        <w:tab/>
        <w:t xml:space="preserve">Okamoto-Mizuno, K., Tsuzuki, K., Mizuno, K. &amp; </w:t>
      </w:r>
      <w:proofErr w:type="spellStart"/>
      <w:r w:rsidRPr="00B51AA2">
        <w:t>Ohshiro</w:t>
      </w:r>
      <w:proofErr w:type="spellEnd"/>
      <w:r w:rsidRPr="00B51AA2">
        <w:t xml:space="preserve">, Y. Effects of low ambient temperature on heart rate variability during sleep in humans. </w:t>
      </w:r>
      <w:r w:rsidRPr="00B51AA2">
        <w:rPr>
          <w:i/>
          <w:iCs/>
        </w:rPr>
        <w:t>Eur. J. Appl. Physiol.</w:t>
      </w:r>
      <w:r w:rsidRPr="00B51AA2">
        <w:t xml:space="preserve"> </w:t>
      </w:r>
      <w:r w:rsidRPr="00B51AA2">
        <w:rPr>
          <w:b/>
          <w:bCs/>
        </w:rPr>
        <w:t>105</w:t>
      </w:r>
      <w:r w:rsidRPr="00B51AA2">
        <w:t>, 191 (2008).</w:t>
      </w:r>
    </w:p>
    <w:p w14:paraId="7BBE914F" w14:textId="77777777" w:rsidR="00B51AA2" w:rsidRPr="00B51AA2" w:rsidRDefault="00B51AA2" w:rsidP="00B51AA2">
      <w:pPr>
        <w:pStyle w:val="Bibliography"/>
      </w:pPr>
      <w:r w:rsidRPr="00B51AA2">
        <w:lastRenderedPageBreak/>
        <w:t>13.</w:t>
      </w:r>
      <w:r w:rsidRPr="00B51AA2">
        <w:tab/>
      </w:r>
      <w:proofErr w:type="spellStart"/>
      <w:r w:rsidRPr="00B51AA2">
        <w:t>Willich</w:t>
      </w:r>
      <w:proofErr w:type="spellEnd"/>
      <w:r w:rsidRPr="00B51AA2">
        <w:t xml:space="preserve">, S. N. </w:t>
      </w:r>
      <w:r w:rsidRPr="00B51AA2">
        <w:rPr>
          <w:i/>
          <w:iCs/>
        </w:rPr>
        <w:t>et al.</w:t>
      </w:r>
      <w:r w:rsidRPr="00B51AA2">
        <w:t xml:space="preserve"> Increased morning incidence of myocardial infarction in the ISAM Study: absence with prior beta-adrenergic blockade. ISAM Study Group. </w:t>
      </w:r>
      <w:r w:rsidRPr="00B51AA2">
        <w:rPr>
          <w:i/>
          <w:iCs/>
        </w:rPr>
        <w:t>Circulation</w:t>
      </w:r>
      <w:r w:rsidRPr="00B51AA2">
        <w:t xml:space="preserve"> </w:t>
      </w:r>
      <w:r w:rsidRPr="00B51AA2">
        <w:rPr>
          <w:b/>
          <w:bCs/>
        </w:rPr>
        <w:t>80</w:t>
      </w:r>
      <w:r w:rsidRPr="00B51AA2">
        <w:t>, 853–858 (1989).</w:t>
      </w:r>
    </w:p>
    <w:p w14:paraId="58D98014" w14:textId="77777777" w:rsidR="00B51AA2" w:rsidRPr="00B51AA2" w:rsidRDefault="00B51AA2" w:rsidP="00B51AA2">
      <w:pPr>
        <w:pStyle w:val="Bibliography"/>
      </w:pPr>
      <w:r w:rsidRPr="00B51AA2">
        <w:t>14.</w:t>
      </w:r>
      <w:r w:rsidRPr="00B51AA2">
        <w:tab/>
      </w:r>
      <w:proofErr w:type="spellStart"/>
      <w:r w:rsidRPr="00B51AA2">
        <w:t>Sheth</w:t>
      </w:r>
      <w:proofErr w:type="spellEnd"/>
      <w:r w:rsidRPr="00B51AA2">
        <w:t xml:space="preserve">, T., Nair, C., Muller, J. &amp; Yusuf, S. Increased winter mortality from acute myocardial infarction and stroke: the effect of age. </w:t>
      </w:r>
      <w:r w:rsidRPr="00B51AA2">
        <w:rPr>
          <w:i/>
          <w:iCs/>
        </w:rPr>
        <w:t xml:space="preserve">J. Am. Coll. </w:t>
      </w:r>
      <w:proofErr w:type="spellStart"/>
      <w:r w:rsidRPr="00B51AA2">
        <w:rPr>
          <w:i/>
          <w:iCs/>
        </w:rPr>
        <w:t>Cardiol</w:t>
      </w:r>
      <w:proofErr w:type="spellEnd"/>
      <w:r w:rsidRPr="00B51AA2">
        <w:rPr>
          <w:i/>
          <w:iCs/>
        </w:rPr>
        <w:t>.</w:t>
      </w:r>
      <w:r w:rsidRPr="00B51AA2">
        <w:t xml:space="preserve"> </w:t>
      </w:r>
      <w:r w:rsidRPr="00B51AA2">
        <w:rPr>
          <w:b/>
          <w:bCs/>
        </w:rPr>
        <w:t>33</w:t>
      </w:r>
      <w:r w:rsidRPr="00B51AA2">
        <w:t>, 1916–1919 (1999).</w:t>
      </w:r>
    </w:p>
    <w:p w14:paraId="2B136D30" w14:textId="77777777" w:rsidR="00B51AA2" w:rsidRPr="00B51AA2" w:rsidRDefault="00B51AA2" w:rsidP="00B51AA2">
      <w:pPr>
        <w:pStyle w:val="Bibliography"/>
      </w:pPr>
      <w:r w:rsidRPr="00B51AA2">
        <w:t>15.</w:t>
      </w:r>
      <w:r w:rsidRPr="00B51AA2">
        <w:tab/>
        <w:t xml:space="preserve">Nicol, F. </w:t>
      </w:r>
      <w:r w:rsidRPr="00B51AA2">
        <w:rPr>
          <w:i/>
          <w:iCs/>
        </w:rPr>
        <w:t>The Limits of Thermal Comfort: Avoiding Overheating in European Buildings: CIBSE TM52, 2013</w:t>
      </w:r>
      <w:r w:rsidRPr="00B51AA2">
        <w:t>. (CIBSE, 2013).</w:t>
      </w:r>
    </w:p>
    <w:p w14:paraId="23508FD3" w14:textId="77777777" w:rsidR="00B51AA2" w:rsidRPr="00B51AA2" w:rsidRDefault="00B51AA2" w:rsidP="00B51AA2">
      <w:pPr>
        <w:pStyle w:val="Bibliography"/>
      </w:pPr>
      <w:r w:rsidRPr="00B51AA2">
        <w:t>16.</w:t>
      </w:r>
      <w:r w:rsidRPr="00B51AA2">
        <w:tab/>
        <w:t xml:space="preserve">Nicol, F. </w:t>
      </w:r>
      <w:proofErr w:type="gramStart"/>
      <w:r w:rsidRPr="00B51AA2">
        <w:t>Temperature</w:t>
      </w:r>
      <w:proofErr w:type="gramEnd"/>
      <w:r w:rsidRPr="00B51AA2">
        <w:t xml:space="preserve"> and sleep. </w:t>
      </w:r>
      <w:r w:rsidRPr="00B51AA2">
        <w:rPr>
          <w:i/>
          <w:iCs/>
        </w:rPr>
        <w:t>Energy Build.</w:t>
      </w:r>
      <w:r w:rsidRPr="00B51AA2">
        <w:t xml:space="preserve"> </w:t>
      </w:r>
      <w:r w:rsidRPr="00B51AA2">
        <w:rPr>
          <w:b/>
          <w:bCs/>
        </w:rPr>
        <w:t>204</w:t>
      </w:r>
      <w:r w:rsidRPr="00B51AA2">
        <w:t>, 109516 (2019).</w:t>
      </w:r>
    </w:p>
    <w:p w14:paraId="64AA4CC5" w14:textId="77777777" w:rsidR="00B51AA2" w:rsidRPr="00B51AA2" w:rsidRDefault="00B51AA2" w:rsidP="00B51AA2">
      <w:pPr>
        <w:pStyle w:val="Bibliography"/>
      </w:pPr>
      <w:r w:rsidRPr="00B51AA2">
        <w:t>17.</w:t>
      </w:r>
      <w:r w:rsidRPr="00B51AA2">
        <w:tab/>
        <w:t xml:space="preserve">Lomas, K. J. </w:t>
      </w:r>
      <w:r w:rsidRPr="00B51AA2">
        <w:rPr>
          <w:i/>
          <w:iCs/>
        </w:rPr>
        <w:t>et al.</w:t>
      </w:r>
      <w:r w:rsidRPr="00B51AA2">
        <w:t xml:space="preserve"> Dwelling and household characteristics’ influence on reported and measured summertime overheating: A glimpse of a mild climate in the 2050’s. </w:t>
      </w:r>
      <w:r w:rsidRPr="00B51AA2">
        <w:rPr>
          <w:i/>
          <w:iCs/>
        </w:rPr>
        <w:t>Build. Environ.</w:t>
      </w:r>
      <w:r w:rsidRPr="00B51AA2">
        <w:t xml:space="preserve"> </w:t>
      </w:r>
      <w:r w:rsidRPr="00B51AA2">
        <w:rPr>
          <w:b/>
          <w:bCs/>
        </w:rPr>
        <w:t>201</w:t>
      </w:r>
      <w:r w:rsidRPr="00B51AA2">
        <w:t>, 107986 (2021).</w:t>
      </w:r>
    </w:p>
    <w:p w14:paraId="74500777" w14:textId="77777777" w:rsidR="00B51AA2" w:rsidRPr="00B51AA2" w:rsidRDefault="00B51AA2" w:rsidP="00B51AA2">
      <w:pPr>
        <w:pStyle w:val="Bibliography"/>
      </w:pPr>
      <w:r w:rsidRPr="00B51AA2">
        <w:t>18.</w:t>
      </w:r>
      <w:r w:rsidRPr="00B51AA2">
        <w:tab/>
        <w:t xml:space="preserve">Lomas, K. J. &amp; Li, M. An overheating criterion for bedrooms in temperate climates: Derivation and application. </w:t>
      </w:r>
      <w:r w:rsidRPr="00B51AA2">
        <w:rPr>
          <w:i/>
          <w:iCs/>
        </w:rPr>
        <w:t>Build. Serv. Eng. Res. Technol.</w:t>
      </w:r>
      <w:r w:rsidRPr="00B51AA2">
        <w:t xml:space="preserve"> </w:t>
      </w:r>
      <w:r w:rsidRPr="00B51AA2">
        <w:rPr>
          <w:b/>
          <w:bCs/>
        </w:rPr>
        <w:t>44</w:t>
      </w:r>
      <w:r w:rsidRPr="00B51AA2">
        <w:t>, 485–517 (2023).</w:t>
      </w:r>
    </w:p>
    <w:p w14:paraId="3D3B61A2" w14:textId="77777777" w:rsidR="00B51AA2" w:rsidRPr="00B51AA2" w:rsidRDefault="00B51AA2" w:rsidP="00B51AA2">
      <w:pPr>
        <w:pStyle w:val="Bibliography"/>
      </w:pPr>
      <w:r w:rsidRPr="00B51AA2">
        <w:t>19.</w:t>
      </w:r>
      <w:r w:rsidRPr="00B51AA2">
        <w:tab/>
        <w:t xml:space="preserve">WHO Regional office for Europe. </w:t>
      </w:r>
      <w:r w:rsidRPr="00B51AA2">
        <w:rPr>
          <w:i/>
          <w:iCs/>
        </w:rPr>
        <w:t>Public Health Advice on preventing health effects of heat: New and updated information for different audiences</w:t>
      </w:r>
      <w:r w:rsidRPr="00B51AA2">
        <w:t>. https://www.who.int/publications-detail-redirect/WHO-EURO-2011-2510-42266-58691 (2011).</w:t>
      </w:r>
    </w:p>
    <w:p w14:paraId="2A1D5201" w14:textId="77777777" w:rsidR="00B51AA2" w:rsidRPr="00B51AA2" w:rsidRDefault="00B51AA2" w:rsidP="00B51AA2">
      <w:pPr>
        <w:pStyle w:val="Bibliography"/>
      </w:pPr>
      <w:r w:rsidRPr="00B51AA2">
        <w:t>20.</w:t>
      </w:r>
      <w:r w:rsidRPr="00B51AA2">
        <w:tab/>
        <w:t xml:space="preserve">CDC. Keep Your Cool in Hot Weather! </w:t>
      </w:r>
      <w:r w:rsidRPr="00B51AA2">
        <w:rPr>
          <w:i/>
          <w:iCs/>
        </w:rPr>
        <w:t>Centers for Disease Control and Prevention</w:t>
      </w:r>
      <w:r w:rsidRPr="00B51AA2">
        <w:t xml:space="preserve"> https://www.cdc.gov/nceh/features/extremeheat/index.html (2022).</w:t>
      </w:r>
    </w:p>
    <w:p w14:paraId="41DFB526" w14:textId="77777777" w:rsidR="00B51AA2" w:rsidRPr="00B51AA2" w:rsidRDefault="00B51AA2" w:rsidP="00B51AA2">
      <w:pPr>
        <w:pStyle w:val="Bibliography"/>
      </w:pPr>
      <w:r w:rsidRPr="00B51AA2">
        <w:t>21.</w:t>
      </w:r>
      <w:r w:rsidRPr="00B51AA2">
        <w:tab/>
        <w:t xml:space="preserve">NHS. Heatwave: how to cope in hot weather. </w:t>
      </w:r>
      <w:r w:rsidRPr="00B51AA2">
        <w:rPr>
          <w:i/>
          <w:iCs/>
        </w:rPr>
        <w:t>nhs.uk</w:t>
      </w:r>
      <w:r w:rsidRPr="00B51AA2">
        <w:t xml:space="preserve"> https://www.nhs.uk/live-well/seasonal-health/heatwave-how-to-cope-in-hot-weather/ (2022).</w:t>
      </w:r>
    </w:p>
    <w:p w14:paraId="3E3542E7" w14:textId="77777777" w:rsidR="00B51AA2" w:rsidRPr="00B51AA2" w:rsidRDefault="00B51AA2" w:rsidP="00B51AA2">
      <w:pPr>
        <w:pStyle w:val="Bibliography"/>
      </w:pPr>
      <w:r w:rsidRPr="00B51AA2">
        <w:t>22.</w:t>
      </w:r>
      <w:r w:rsidRPr="00B51AA2">
        <w:tab/>
        <w:t>Government of Canada, H. Extreme heat events: How to protect yourself from the health effects of extreme heat. https://www.canada.ca/en/health-canada/services/climate-change-health/extreme-heat/how-protect-yourself.html (2022).</w:t>
      </w:r>
    </w:p>
    <w:p w14:paraId="1C54786E" w14:textId="77777777" w:rsidR="00B51AA2" w:rsidRPr="00B51AA2" w:rsidRDefault="00B51AA2" w:rsidP="00B51AA2">
      <w:pPr>
        <w:pStyle w:val="Bibliography"/>
      </w:pPr>
      <w:r w:rsidRPr="00B51AA2">
        <w:lastRenderedPageBreak/>
        <w:t>23.</w:t>
      </w:r>
      <w:r w:rsidRPr="00B51AA2">
        <w:tab/>
        <w:t xml:space="preserve">U.S. CDC. When the Power Goes Out. </w:t>
      </w:r>
      <w:r w:rsidRPr="00B51AA2">
        <w:rPr>
          <w:i/>
          <w:iCs/>
        </w:rPr>
        <w:t>Centers for Disease Control and Prevention (CDC) | Natural Disasters and Severe Weather</w:t>
      </w:r>
      <w:r w:rsidRPr="00B51AA2">
        <w:t xml:space="preserve"> https://www.cdc.gov/disasters/poweroutage/needtoknow.html (2021).</w:t>
      </w:r>
    </w:p>
    <w:p w14:paraId="6F9CC5A3" w14:textId="77777777" w:rsidR="00B51AA2" w:rsidRPr="00B51AA2" w:rsidRDefault="00B51AA2" w:rsidP="00B51AA2">
      <w:pPr>
        <w:pStyle w:val="Bibliography"/>
      </w:pPr>
      <w:r w:rsidRPr="00B51AA2">
        <w:t>24.</w:t>
      </w:r>
      <w:r w:rsidRPr="00B51AA2">
        <w:tab/>
        <w:t xml:space="preserve">MI State Police. Winter Power Outage Tips. </w:t>
      </w:r>
      <w:proofErr w:type="spellStart"/>
      <w:r w:rsidRPr="00B51AA2">
        <w:rPr>
          <w:i/>
          <w:iCs/>
        </w:rPr>
        <w:t>MIReady</w:t>
      </w:r>
      <w:proofErr w:type="spellEnd"/>
      <w:r w:rsidRPr="00B51AA2">
        <w:t xml:space="preserve"> https://www.michigan.gov/miready/be-informed/winter-prep/winter-power-outage-tips.</w:t>
      </w:r>
    </w:p>
    <w:p w14:paraId="6C56E876" w14:textId="77777777" w:rsidR="00B51AA2" w:rsidRPr="00B51AA2" w:rsidRDefault="00B51AA2" w:rsidP="00B51AA2">
      <w:pPr>
        <w:pStyle w:val="Bibliography"/>
      </w:pPr>
      <w:r w:rsidRPr="00B51AA2">
        <w:t>25.</w:t>
      </w:r>
      <w:r w:rsidRPr="00B51AA2">
        <w:tab/>
      </w:r>
      <w:proofErr w:type="spellStart"/>
      <w:r w:rsidRPr="00B51AA2">
        <w:t>Barreca</w:t>
      </w:r>
      <w:proofErr w:type="spellEnd"/>
      <w:r w:rsidRPr="00B51AA2">
        <w:t xml:space="preserve">, A., Clay, K., Deschenes, O., Greenstone, M. &amp; Shapiro, J. S. Adapting to Climate Change: The Remarkable Decline in the US Temperature-Mortality Relationship over the Twentieth Century. </w:t>
      </w:r>
      <w:r w:rsidRPr="00B51AA2">
        <w:rPr>
          <w:i/>
          <w:iCs/>
        </w:rPr>
        <w:t>J. Polit. Econ.</w:t>
      </w:r>
      <w:r w:rsidRPr="00B51AA2">
        <w:t xml:space="preserve"> </w:t>
      </w:r>
      <w:r w:rsidRPr="00B51AA2">
        <w:rPr>
          <w:b/>
          <w:bCs/>
        </w:rPr>
        <w:t>124</w:t>
      </w:r>
      <w:r w:rsidRPr="00B51AA2">
        <w:t>, 105–159 (2016).</w:t>
      </w:r>
    </w:p>
    <w:p w14:paraId="5D20E66F" w14:textId="77777777" w:rsidR="00B51AA2" w:rsidRPr="00B51AA2" w:rsidRDefault="00B51AA2" w:rsidP="00B51AA2">
      <w:pPr>
        <w:pStyle w:val="Bibliography"/>
      </w:pPr>
      <w:r w:rsidRPr="00B51AA2">
        <w:t>26.</w:t>
      </w:r>
      <w:r w:rsidRPr="00B51AA2">
        <w:tab/>
        <w:t>EIA. 2020 RECS Survey Data. https://www.eia.gov/consumption/residential/data/2020/ (2022).</w:t>
      </w:r>
    </w:p>
    <w:p w14:paraId="52351BFF" w14:textId="77777777" w:rsidR="00B51AA2" w:rsidRPr="00B51AA2" w:rsidRDefault="00B51AA2" w:rsidP="00B51AA2">
      <w:pPr>
        <w:pStyle w:val="Bibliography"/>
      </w:pPr>
      <w:r w:rsidRPr="00B51AA2">
        <w:t>27.</w:t>
      </w:r>
      <w:r w:rsidRPr="00B51AA2">
        <w:tab/>
        <w:t xml:space="preserve">EIA. </w:t>
      </w:r>
      <w:r w:rsidRPr="00B51AA2">
        <w:rPr>
          <w:i/>
          <w:iCs/>
        </w:rPr>
        <w:t>Residential Energy Consumption Survey (RECS): 2015 Household Characteristics Technical Documentation Summary</w:t>
      </w:r>
      <w:r w:rsidRPr="00B51AA2">
        <w:t>. 22 (2018).</w:t>
      </w:r>
    </w:p>
    <w:p w14:paraId="5A7FE026" w14:textId="77777777" w:rsidR="00B51AA2" w:rsidRPr="00B51AA2" w:rsidRDefault="00B51AA2" w:rsidP="00B51AA2">
      <w:pPr>
        <w:pStyle w:val="Bibliography"/>
      </w:pPr>
      <w:r w:rsidRPr="00B51AA2">
        <w:t>28.</w:t>
      </w:r>
      <w:r w:rsidRPr="00B51AA2">
        <w:tab/>
        <w:t xml:space="preserve">A/C Masters. HVAC Units: </w:t>
      </w:r>
      <w:proofErr w:type="gramStart"/>
      <w:r w:rsidRPr="00B51AA2">
        <w:t>a</w:t>
      </w:r>
      <w:proofErr w:type="gramEnd"/>
      <w:r w:rsidRPr="00B51AA2">
        <w:t xml:space="preserve"> Guide to Types and Sizes. </w:t>
      </w:r>
      <w:r w:rsidRPr="00B51AA2">
        <w:rPr>
          <w:i/>
          <w:iCs/>
        </w:rPr>
        <w:t>A/C Masters Heating &amp; Air Conditioning Inc.</w:t>
      </w:r>
      <w:r w:rsidRPr="00B51AA2">
        <w:t xml:space="preserve"> https://acmasters.com/a-guide-to-hvac-unit-types-sizes/ (2019).</w:t>
      </w:r>
    </w:p>
    <w:p w14:paraId="76C6FBD3" w14:textId="77777777" w:rsidR="00B51AA2" w:rsidRPr="00B51AA2" w:rsidRDefault="00B51AA2" w:rsidP="00B51AA2">
      <w:pPr>
        <w:pStyle w:val="Bibliography"/>
      </w:pPr>
      <w:r w:rsidRPr="00B51AA2">
        <w:t>29.</w:t>
      </w:r>
      <w:r w:rsidRPr="00B51AA2">
        <w:tab/>
        <w:t xml:space="preserve">Modernize Home Services. 2023 Furnace Size Calculator | What Size Furnace Do I Need? </w:t>
      </w:r>
      <w:r w:rsidRPr="00B51AA2">
        <w:rPr>
          <w:i/>
          <w:iCs/>
        </w:rPr>
        <w:t>Modernize</w:t>
      </w:r>
      <w:r w:rsidRPr="00B51AA2">
        <w:t xml:space="preserve"> https://modernize.com/hvac/heating-repair-installation/furnace/furnace-size-calculator (n.d.).</w:t>
      </w:r>
    </w:p>
    <w:p w14:paraId="4AB7CEAE" w14:textId="77777777" w:rsidR="00B51AA2" w:rsidRPr="00B51AA2" w:rsidRDefault="00B51AA2" w:rsidP="00B51AA2">
      <w:pPr>
        <w:pStyle w:val="Bibliography"/>
      </w:pPr>
      <w:r w:rsidRPr="00B51AA2">
        <w:t>30.</w:t>
      </w:r>
      <w:r w:rsidRPr="00B51AA2">
        <w:tab/>
        <w:t xml:space="preserve">Home Depot. 12.2 in. W x 12.2 in. L10,000 BTU (6000 BTU DOE) Portable Air Conditioner Cools 450 </w:t>
      </w:r>
      <w:proofErr w:type="spellStart"/>
      <w:r w:rsidRPr="00B51AA2">
        <w:t>sq.ft</w:t>
      </w:r>
      <w:proofErr w:type="spellEnd"/>
      <w:r w:rsidRPr="00B51AA2">
        <w:t xml:space="preserve">. with Heater in White wq-973. </w:t>
      </w:r>
      <w:r w:rsidRPr="00B51AA2">
        <w:rPr>
          <w:i/>
          <w:iCs/>
        </w:rPr>
        <w:t>The Home Depot</w:t>
      </w:r>
      <w:r w:rsidRPr="00B51AA2">
        <w:t xml:space="preserve"> https://www.homedepot.com/p/12-2-in-W-x-12-2-in-L10-000-BTU-6000-BTU-DOE-Portable-Air-Conditioner-Cools-450-sq-ft-with-Heater-in-White-wq-973/327437169 (2023).</w:t>
      </w:r>
    </w:p>
    <w:p w14:paraId="0880BAD0" w14:textId="77777777" w:rsidR="00B51AA2" w:rsidRPr="00B51AA2" w:rsidRDefault="00B51AA2" w:rsidP="00B51AA2">
      <w:pPr>
        <w:pStyle w:val="Bibliography"/>
      </w:pPr>
      <w:r w:rsidRPr="00B51AA2">
        <w:t>31.</w:t>
      </w:r>
      <w:r w:rsidRPr="00B51AA2">
        <w:tab/>
        <w:t xml:space="preserve">Home Depot. </w:t>
      </w:r>
      <w:proofErr w:type="spellStart"/>
      <w:r w:rsidRPr="00B51AA2">
        <w:t>Koldfront</w:t>
      </w:r>
      <w:proofErr w:type="spellEnd"/>
      <w:r w:rsidRPr="00B51AA2">
        <w:t xml:space="preserve"> 25,000 BTU 230V Window Air Conditioner Cools 1500 Sq. Ft. with Heater and Remote in White WAC25001W. </w:t>
      </w:r>
      <w:r w:rsidRPr="00B51AA2">
        <w:rPr>
          <w:i/>
          <w:iCs/>
        </w:rPr>
        <w:t>The Home Depot</w:t>
      </w:r>
      <w:r w:rsidRPr="00B51AA2">
        <w:t xml:space="preserve"> https://www.homedepot.com/p/Koldfront-25-000-BTU-230V-Window-Air-Conditioner-Cools-1500-Sq-Ft-with-Heater-and-Remote-in-White-WAC25001W/309204561 (2023).</w:t>
      </w:r>
    </w:p>
    <w:p w14:paraId="4D8B699F" w14:textId="77777777" w:rsidR="00B51AA2" w:rsidRPr="00B51AA2" w:rsidRDefault="00B51AA2" w:rsidP="00B51AA2">
      <w:pPr>
        <w:pStyle w:val="Bibliography"/>
      </w:pPr>
      <w:r w:rsidRPr="00B51AA2">
        <w:lastRenderedPageBreak/>
        <w:t>32.</w:t>
      </w:r>
      <w:r w:rsidRPr="00B51AA2">
        <w:tab/>
        <w:t>Cohn, S. A. C. Development of a Personal Heater Efficiency Index. (University of California, Berkeley, 2017).</w:t>
      </w:r>
    </w:p>
    <w:p w14:paraId="785FCB1B" w14:textId="77777777" w:rsidR="00B51AA2" w:rsidRPr="00B51AA2" w:rsidRDefault="00B51AA2" w:rsidP="00B51AA2">
      <w:pPr>
        <w:pStyle w:val="Bibliography"/>
      </w:pPr>
      <w:r w:rsidRPr="00B51AA2">
        <w:t>33.</w:t>
      </w:r>
      <w:r w:rsidRPr="00B51AA2">
        <w:tab/>
        <w:t xml:space="preserve">Lee, W. V. &amp; Shaman, J. Heat-coping </w:t>
      </w:r>
      <w:proofErr w:type="gramStart"/>
      <w:r w:rsidRPr="00B51AA2">
        <w:t>strategies</w:t>
      </w:r>
      <w:proofErr w:type="gramEnd"/>
      <w:r w:rsidRPr="00B51AA2">
        <w:t xml:space="preserve"> and bedroom thermal satisfaction in New York City. </w:t>
      </w:r>
      <w:r w:rsidRPr="00B51AA2">
        <w:rPr>
          <w:i/>
          <w:iCs/>
        </w:rPr>
        <w:t>Sci. Total Environ.</w:t>
      </w:r>
      <w:r w:rsidRPr="00B51AA2">
        <w:t xml:space="preserve"> </w:t>
      </w:r>
      <w:r w:rsidRPr="00B51AA2">
        <w:rPr>
          <w:b/>
          <w:bCs/>
        </w:rPr>
        <w:t>574</w:t>
      </w:r>
      <w:r w:rsidRPr="00B51AA2">
        <w:t>, 1217–1231 (2017).</w:t>
      </w:r>
    </w:p>
    <w:p w14:paraId="0DFFBC8E" w14:textId="77777777" w:rsidR="00B51AA2" w:rsidRPr="00B51AA2" w:rsidRDefault="00B51AA2" w:rsidP="00B51AA2">
      <w:pPr>
        <w:pStyle w:val="Bibliography"/>
      </w:pPr>
      <w:r w:rsidRPr="00B51AA2">
        <w:t>34.</w:t>
      </w:r>
      <w:r w:rsidRPr="00B51AA2">
        <w:tab/>
        <w:t xml:space="preserve">Lin, Z. &amp; Deng, S. A questionnaire survey on sleeping thermal environment and bedroom air conditioning in high-rise residences in Hong Kong. </w:t>
      </w:r>
      <w:r w:rsidRPr="00B51AA2">
        <w:rPr>
          <w:i/>
          <w:iCs/>
        </w:rPr>
        <w:t>Energy Build.</w:t>
      </w:r>
      <w:r w:rsidRPr="00B51AA2">
        <w:t xml:space="preserve"> </w:t>
      </w:r>
      <w:r w:rsidRPr="00B51AA2">
        <w:rPr>
          <w:b/>
          <w:bCs/>
        </w:rPr>
        <w:t>38</w:t>
      </w:r>
      <w:r w:rsidRPr="00B51AA2">
        <w:t>, 1302–1307 (2006).</w:t>
      </w:r>
    </w:p>
    <w:p w14:paraId="26F13CB9" w14:textId="77777777" w:rsidR="00B51AA2" w:rsidRPr="00B51AA2" w:rsidRDefault="00B51AA2" w:rsidP="00B51AA2">
      <w:pPr>
        <w:pStyle w:val="Bibliography"/>
      </w:pPr>
      <w:r w:rsidRPr="00B51AA2">
        <w:t>35.</w:t>
      </w:r>
      <w:r w:rsidRPr="00B51AA2">
        <w:tab/>
      </w:r>
      <w:proofErr w:type="gramStart"/>
      <w:r w:rsidRPr="00B51AA2">
        <w:t>An,</w:t>
      </w:r>
      <w:proofErr w:type="gramEnd"/>
      <w:r w:rsidRPr="00B51AA2">
        <w:t xml:space="preserve"> J., Yan, D. &amp; Hong, T. Clustering and statistical analyses of air-conditioning intensity and use patterns in residential buildings. </w:t>
      </w:r>
      <w:r w:rsidRPr="00B51AA2">
        <w:rPr>
          <w:i/>
          <w:iCs/>
        </w:rPr>
        <w:t>Energy Build.</w:t>
      </w:r>
      <w:r w:rsidRPr="00B51AA2">
        <w:t xml:space="preserve"> </w:t>
      </w:r>
      <w:r w:rsidRPr="00B51AA2">
        <w:rPr>
          <w:b/>
          <w:bCs/>
        </w:rPr>
        <w:t>174</w:t>
      </w:r>
      <w:r w:rsidRPr="00B51AA2">
        <w:t>, 214–227 (2018).</w:t>
      </w:r>
    </w:p>
    <w:p w14:paraId="0FB35456" w14:textId="77777777" w:rsidR="00B51AA2" w:rsidRPr="00B51AA2" w:rsidRDefault="00B51AA2" w:rsidP="00B51AA2">
      <w:pPr>
        <w:pStyle w:val="Bibliography"/>
      </w:pPr>
      <w:r w:rsidRPr="00B51AA2">
        <w:t>36.</w:t>
      </w:r>
      <w:r w:rsidRPr="00B51AA2">
        <w:tab/>
        <w:t xml:space="preserve">Sekhar, S. C. &amp; Goh, S. E. Thermal comfort and IAQ characteristics of naturally/mechanically ventilated and air-conditioned bedrooms in a hot and humid climate. </w:t>
      </w:r>
      <w:r w:rsidRPr="00B51AA2">
        <w:rPr>
          <w:i/>
          <w:iCs/>
        </w:rPr>
        <w:t>Build. Environ.</w:t>
      </w:r>
      <w:r w:rsidRPr="00B51AA2">
        <w:t xml:space="preserve"> </w:t>
      </w:r>
      <w:r w:rsidRPr="00B51AA2">
        <w:rPr>
          <w:b/>
          <w:bCs/>
        </w:rPr>
        <w:t>46</w:t>
      </w:r>
      <w:r w:rsidRPr="00B51AA2">
        <w:t>, 1905–1916 (2011).</w:t>
      </w:r>
    </w:p>
    <w:p w14:paraId="6DB71386" w14:textId="77777777" w:rsidR="00B51AA2" w:rsidRPr="00B51AA2" w:rsidRDefault="00B51AA2" w:rsidP="00B51AA2">
      <w:pPr>
        <w:pStyle w:val="Bibliography"/>
      </w:pPr>
      <w:r w:rsidRPr="00B51AA2">
        <w:t>37.</w:t>
      </w:r>
      <w:r w:rsidRPr="00B51AA2">
        <w:tab/>
        <w:t>Birol, D. F. The Future of Cooling. 92 (2018).</w:t>
      </w:r>
    </w:p>
    <w:p w14:paraId="2374E2EF" w14:textId="77777777" w:rsidR="00B51AA2" w:rsidRPr="00B51AA2" w:rsidRDefault="00B51AA2" w:rsidP="00B51AA2">
      <w:pPr>
        <w:pStyle w:val="Bibliography"/>
      </w:pPr>
      <w:r w:rsidRPr="00B51AA2">
        <w:t>38.</w:t>
      </w:r>
      <w:r w:rsidRPr="00B51AA2">
        <w:tab/>
        <w:t xml:space="preserve">Cox, D. T. C., Maclean, I. M. D., Gardner, A. S. &amp; Gaston, K. J. Global variation in diurnal asymmetry in temperature, cloud cover, specific humidity and precipitation and its association with leaf area index. </w:t>
      </w:r>
      <w:r w:rsidRPr="00B51AA2">
        <w:rPr>
          <w:i/>
          <w:iCs/>
        </w:rPr>
        <w:t>Glob. Change Biol.</w:t>
      </w:r>
      <w:r w:rsidRPr="00B51AA2">
        <w:t xml:space="preserve"> </w:t>
      </w:r>
      <w:r w:rsidRPr="00B51AA2">
        <w:rPr>
          <w:b/>
          <w:bCs/>
        </w:rPr>
        <w:t>26</w:t>
      </w:r>
      <w:r w:rsidRPr="00B51AA2">
        <w:t>, 7099–7111 (2020).</w:t>
      </w:r>
    </w:p>
    <w:p w14:paraId="5632A9D6" w14:textId="77777777" w:rsidR="00B51AA2" w:rsidRPr="00B51AA2" w:rsidRDefault="00B51AA2" w:rsidP="00B51AA2">
      <w:pPr>
        <w:pStyle w:val="Bibliography"/>
      </w:pPr>
      <w:r w:rsidRPr="00B51AA2">
        <w:t>39.</w:t>
      </w:r>
      <w:r w:rsidRPr="00B51AA2">
        <w:tab/>
        <w:t xml:space="preserve">Murage, P., </w:t>
      </w:r>
      <w:proofErr w:type="spellStart"/>
      <w:r w:rsidRPr="00B51AA2">
        <w:t>Hajat</w:t>
      </w:r>
      <w:proofErr w:type="spellEnd"/>
      <w:r w:rsidRPr="00B51AA2">
        <w:t xml:space="preserve">, S. &amp; </w:t>
      </w:r>
      <w:proofErr w:type="spellStart"/>
      <w:r w:rsidRPr="00B51AA2">
        <w:t>Kovats</w:t>
      </w:r>
      <w:proofErr w:type="spellEnd"/>
      <w:r w:rsidRPr="00B51AA2">
        <w:t xml:space="preserve">, R. S. Effect of night-time temperatures on cause and age-specific mortality in London. </w:t>
      </w:r>
      <w:r w:rsidRPr="00B51AA2">
        <w:rPr>
          <w:i/>
          <w:iCs/>
        </w:rPr>
        <w:t>Environ. Epidemiol.</w:t>
      </w:r>
      <w:r w:rsidRPr="00B51AA2">
        <w:t xml:space="preserve"> </w:t>
      </w:r>
      <w:r w:rsidRPr="00B51AA2">
        <w:rPr>
          <w:b/>
          <w:bCs/>
        </w:rPr>
        <w:t>1</w:t>
      </w:r>
      <w:r w:rsidRPr="00B51AA2">
        <w:t>, e005 (2017).</w:t>
      </w:r>
    </w:p>
    <w:p w14:paraId="70AA6DBA" w14:textId="77777777" w:rsidR="00B51AA2" w:rsidRPr="00B51AA2" w:rsidRDefault="00B51AA2" w:rsidP="00B51AA2">
      <w:pPr>
        <w:pStyle w:val="Bibliography"/>
      </w:pPr>
      <w:r w:rsidRPr="00B51AA2">
        <w:t>40.</w:t>
      </w:r>
      <w:r w:rsidRPr="00B51AA2">
        <w:tab/>
      </w:r>
      <w:proofErr w:type="spellStart"/>
      <w:r w:rsidRPr="00B51AA2">
        <w:t>Obradovich</w:t>
      </w:r>
      <w:proofErr w:type="spellEnd"/>
      <w:r w:rsidRPr="00B51AA2">
        <w:t xml:space="preserve">, N., Migliorini, R., Mednick, S. C. &amp; Fowler, J. H. Nighttime temperature and human sleep loss in a changing climate. </w:t>
      </w:r>
      <w:r w:rsidRPr="00B51AA2">
        <w:rPr>
          <w:i/>
          <w:iCs/>
        </w:rPr>
        <w:t>Sci. Adv.</w:t>
      </w:r>
      <w:r w:rsidRPr="00B51AA2">
        <w:t xml:space="preserve"> </w:t>
      </w:r>
      <w:r w:rsidRPr="00B51AA2">
        <w:rPr>
          <w:b/>
          <w:bCs/>
        </w:rPr>
        <w:t>3</w:t>
      </w:r>
      <w:r w:rsidRPr="00B51AA2">
        <w:t>, e1601555 (2017).</w:t>
      </w:r>
    </w:p>
    <w:p w14:paraId="5540637E" w14:textId="77777777" w:rsidR="00B51AA2" w:rsidRPr="00B51AA2" w:rsidRDefault="00B51AA2" w:rsidP="00B51AA2">
      <w:pPr>
        <w:pStyle w:val="Bibliography"/>
      </w:pPr>
      <w:r w:rsidRPr="00B51AA2">
        <w:t>41.</w:t>
      </w:r>
      <w:r w:rsidRPr="00B51AA2">
        <w:tab/>
        <w:t xml:space="preserve">de </w:t>
      </w:r>
      <w:proofErr w:type="spellStart"/>
      <w:r w:rsidRPr="00B51AA2">
        <w:t>Munck</w:t>
      </w:r>
      <w:proofErr w:type="spellEnd"/>
      <w:r w:rsidRPr="00B51AA2">
        <w:t xml:space="preserve">, C. </w:t>
      </w:r>
      <w:r w:rsidRPr="00B51AA2">
        <w:rPr>
          <w:i/>
          <w:iCs/>
        </w:rPr>
        <w:t>et al.</w:t>
      </w:r>
      <w:r w:rsidRPr="00B51AA2">
        <w:t xml:space="preserve"> How much can air conditioning increase air temperatures for a city like Paris, France? </w:t>
      </w:r>
      <w:r w:rsidRPr="00B51AA2">
        <w:rPr>
          <w:i/>
          <w:iCs/>
        </w:rPr>
        <w:t xml:space="preserve">Int. J. </w:t>
      </w:r>
      <w:proofErr w:type="spellStart"/>
      <w:r w:rsidRPr="00B51AA2">
        <w:rPr>
          <w:i/>
          <w:iCs/>
        </w:rPr>
        <w:t>Climatol</w:t>
      </w:r>
      <w:proofErr w:type="spellEnd"/>
      <w:r w:rsidRPr="00B51AA2">
        <w:rPr>
          <w:i/>
          <w:iCs/>
        </w:rPr>
        <w:t>.</w:t>
      </w:r>
      <w:r w:rsidRPr="00B51AA2">
        <w:t xml:space="preserve"> </w:t>
      </w:r>
      <w:r w:rsidRPr="00B51AA2">
        <w:rPr>
          <w:b/>
          <w:bCs/>
        </w:rPr>
        <w:t>33</w:t>
      </w:r>
      <w:r w:rsidRPr="00B51AA2">
        <w:t>, 210–227 (2013).</w:t>
      </w:r>
    </w:p>
    <w:p w14:paraId="2235BA68" w14:textId="77777777" w:rsidR="00B51AA2" w:rsidRPr="00B51AA2" w:rsidRDefault="00B51AA2" w:rsidP="00B51AA2">
      <w:pPr>
        <w:pStyle w:val="Bibliography"/>
      </w:pPr>
      <w:r w:rsidRPr="00B51AA2">
        <w:t>42.</w:t>
      </w:r>
      <w:r w:rsidRPr="00B51AA2">
        <w:tab/>
        <w:t xml:space="preserve">Stone, B. </w:t>
      </w:r>
      <w:r w:rsidRPr="00B51AA2">
        <w:rPr>
          <w:i/>
          <w:iCs/>
        </w:rPr>
        <w:t>et al.</w:t>
      </w:r>
      <w:r w:rsidRPr="00B51AA2">
        <w:t xml:space="preserve"> Compound Climate and Infrastructure Events: How Electrical Grid Failure Alters Heat Wave Risk. </w:t>
      </w:r>
      <w:r w:rsidRPr="00B51AA2">
        <w:rPr>
          <w:i/>
          <w:iCs/>
        </w:rPr>
        <w:t>Environ. Sci. Technol.</w:t>
      </w:r>
      <w:r w:rsidRPr="00B51AA2">
        <w:t xml:space="preserve"> </w:t>
      </w:r>
      <w:r w:rsidRPr="00B51AA2">
        <w:rPr>
          <w:b/>
          <w:bCs/>
        </w:rPr>
        <w:t>55</w:t>
      </w:r>
      <w:r w:rsidRPr="00B51AA2">
        <w:t>, 6957–6964 (2021).</w:t>
      </w:r>
    </w:p>
    <w:p w14:paraId="023CF543" w14:textId="77777777" w:rsidR="00B51AA2" w:rsidRPr="00B51AA2" w:rsidRDefault="00B51AA2" w:rsidP="00B51AA2">
      <w:pPr>
        <w:pStyle w:val="Bibliography"/>
      </w:pPr>
      <w:r w:rsidRPr="00B51AA2">
        <w:t>43.</w:t>
      </w:r>
      <w:r w:rsidRPr="00B51AA2">
        <w:tab/>
        <w:t xml:space="preserve">King, C., Rhodes, J. &amp; </w:t>
      </w:r>
      <w:proofErr w:type="spellStart"/>
      <w:r w:rsidRPr="00B51AA2">
        <w:t>Zarnikau</w:t>
      </w:r>
      <w:proofErr w:type="spellEnd"/>
      <w:r w:rsidRPr="00B51AA2">
        <w:t xml:space="preserve">, J. </w:t>
      </w:r>
      <w:r w:rsidRPr="00B51AA2">
        <w:rPr>
          <w:i/>
          <w:iCs/>
        </w:rPr>
        <w:t>The Timeline and Events of the February 2021 Texas Electric Grid Blackouts</w:t>
      </w:r>
      <w:r w:rsidRPr="00B51AA2">
        <w:t xml:space="preserve">. </w:t>
      </w:r>
      <w:r w:rsidRPr="00B51AA2">
        <w:lastRenderedPageBreak/>
        <w:t>https://energy.utexas.edu/sites/default/files/UTAustin%20%282021%29%20EventsFebruary2021TexasBlackout%2020210714.pdf (2021).</w:t>
      </w:r>
    </w:p>
    <w:p w14:paraId="7799B7C5" w14:textId="77777777" w:rsidR="00B51AA2" w:rsidRPr="00B51AA2" w:rsidRDefault="00B51AA2" w:rsidP="00B51AA2">
      <w:pPr>
        <w:pStyle w:val="Bibliography"/>
      </w:pPr>
      <w:r w:rsidRPr="00B51AA2">
        <w:t>44.</w:t>
      </w:r>
      <w:r w:rsidRPr="00B51AA2">
        <w:tab/>
        <w:t xml:space="preserve">Zhang, H., </w:t>
      </w:r>
      <w:proofErr w:type="spellStart"/>
      <w:r w:rsidRPr="00B51AA2">
        <w:t>Arens</w:t>
      </w:r>
      <w:proofErr w:type="spellEnd"/>
      <w:r w:rsidRPr="00B51AA2">
        <w:t xml:space="preserve">, E. &amp; </w:t>
      </w:r>
      <w:proofErr w:type="spellStart"/>
      <w:r w:rsidRPr="00B51AA2">
        <w:t>Zhai</w:t>
      </w:r>
      <w:proofErr w:type="spellEnd"/>
      <w:r w:rsidRPr="00B51AA2">
        <w:t xml:space="preserve">, Y. A review of the corrective power of personal comfort systems in non-neutral ambient environments. </w:t>
      </w:r>
      <w:r w:rsidRPr="00B51AA2">
        <w:rPr>
          <w:i/>
          <w:iCs/>
        </w:rPr>
        <w:t>Build. Environ.</w:t>
      </w:r>
      <w:r w:rsidRPr="00B51AA2">
        <w:t xml:space="preserve"> </w:t>
      </w:r>
      <w:r w:rsidRPr="00B51AA2">
        <w:rPr>
          <w:b/>
          <w:bCs/>
        </w:rPr>
        <w:t>91</w:t>
      </w:r>
      <w:r w:rsidRPr="00B51AA2">
        <w:t>, 15–41 (2015).</w:t>
      </w:r>
    </w:p>
    <w:p w14:paraId="5F2BF5C1" w14:textId="77777777" w:rsidR="00B51AA2" w:rsidRPr="00B51AA2" w:rsidRDefault="00B51AA2" w:rsidP="00B51AA2">
      <w:pPr>
        <w:pStyle w:val="Bibliography"/>
      </w:pPr>
      <w:r w:rsidRPr="00B51AA2">
        <w:t>45.</w:t>
      </w:r>
      <w:r w:rsidRPr="00B51AA2">
        <w:tab/>
        <w:t xml:space="preserve">Rawal, R. </w:t>
      </w:r>
      <w:r w:rsidRPr="00B51AA2">
        <w:rPr>
          <w:i/>
          <w:iCs/>
        </w:rPr>
        <w:t>et al.</w:t>
      </w:r>
      <w:r w:rsidRPr="00B51AA2">
        <w:t xml:space="preserve"> Personal comfort systems: A review on comfort, energy, and economics. </w:t>
      </w:r>
      <w:r w:rsidRPr="00B51AA2">
        <w:rPr>
          <w:i/>
          <w:iCs/>
        </w:rPr>
        <w:t>Energy Build.</w:t>
      </w:r>
      <w:r w:rsidRPr="00B51AA2">
        <w:t xml:space="preserve"> </w:t>
      </w:r>
      <w:r w:rsidRPr="00B51AA2">
        <w:rPr>
          <w:b/>
          <w:bCs/>
        </w:rPr>
        <w:t>214</w:t>
      </w:r>
      <w:r w:rsidRPr="00B51AA2">
        <w:t>, 109858 (2020).</w:t>
      </w:r>
    </w:p>
    <w:p w14:paraId="347FE12E" w14:textId="77777777" w:rsidR="00B51AA2" w:rsidRPr="00B51AA2" w:rsidRDefault="00B51AA2" w:rsidP="00B51AA2">
      <w:pPr>
        <w:pStyle w:val="Bibliography"/>
      </w:pPr>
      <w:r w:rsidRPr="00B51AA2">
        <w:t>46.</w:t>
      </w:r>
      <w:r w:rsidRPr="00B51AA2">
        <w:tab/>
        <w:t xml:space="preserve">Sekhar, S. C. Higher space temperatures and better thermal comfort — a tropical analysis. </w:t>
      </w:r>
      <w:r w:rsidRPr="00B51AA2">
        <w:rPr>
          <w:i/>
          <w:iCs/>
        </w:rPr>
        <w:t>Energy Build.</w:t>
      </w:r>
      <w:r w:rsidRPr="00B51AA2">
        <w:t xml:space="preserve"> </w:t>
      </w:r>
      <w:r w:rsidRPr="00B51AA2">
        <w:rPr>
          <w:b/>
          <w:bCs/>
        </w:rPr>
        <w:t>23</w:t>
      </w:r>
      <w:r w:rsidRPr="00B51AA2">
        <w:t>, 63–70 (1995).</w:t>
      </w:r>
    </w:p>
    <w:p w14:paraId="28EE630D" w14:textId="77777777" w:rsidR="00B51AA2" w:rsidRPr="00B51AA2" w:rsidRDefault="00B51AA2" w:rsidP="00B51AA2">
      <w:pPr>
        <w:pStyle w:val="Bibliography"/>
      </w:pPr>
      <w:r w:rsidRPr="00B51AA2">
        <w:t>47.</w:t>
      </w:r>
      <w:r w:rsidRPr="00B51AA2">
        <w:tab/>
        <w:t xml:space="preserve">Schiavon, S. &amp; </w:t>
      </w:r>
      <w:proofErr w:type="spellStart"/>
      <w:r w:rsidRPr="00B51AA2">
        <w:t>Melikov</w:t>
      </w:r>
      <w:proofErr w:type="spellEnd"/>
      <w:r w:rsidRPr="00B51AA2">
        <w:t xml:space="preserve">, A. K. Energy saving and improved comfort by increased air movement. </w:t>
      </w:r>
      <w:r w:rsidRPr="00B51AA2">
        <w:rPr>
          <w:i/>
          <w:iCs/>
        </w:rPr>
        <w:t>Energy Build.</w:t>
      </w:r>
      <w:r w:rsidRPr="00B51AA2">
        <w:t xml:space="preserve"> </w:t>
      </w:r>
      <w:r w:rsidRPr="00B51AA2">
        <w:rPr>
          <w:b/>
          <w:bCs/>
        </w:rPr>
        <w:t>40</w:t>
      </w:r>
      <w:r w:rsidRPr="00B51AA2">
        <w:t>, 1954–1960 (2008).</w:t>
      </w:r>
    </w:p>
    <w:p w14:paraId="5C5AAC2F" w14:textId="77777777" w:rsidR="00B51AA2" w:rsidRPr="00B51AA2" w:rsidRDefault="00B51AA2" w:rsidP="00B51AA2">
      <w:pPr>
        <w:pStyle w:val="Bibliography"/>
      </w:pPr>
      <w:r w:rsidRPr="00B51AA2">
        <w:t>48.</w:t>
      </w:r>
      <w:r w:rsidRPr="00B51AA2">
        <w:tab/>
        <w:t xml:space="preserve">Hoyt, T., </w:t>
      </w:r>
      <w:proofErr w:type="spellStart"/>
      <w:r w:rsidRPr="00B51AA2">
        <w:t>Arens</w:t>
      </w:r>
      <w:proofErr w:type="spellEnd"/>
      <w:r w:rsidRPr="00B51AA2">
        <w:t xml:space="preserve">, E. &amp; Zhang, H. Extending air temperature setpoints: Simulated energy savings and design considerations for new and retrofit buildings. </w:t>
      </w:r>
      <w:r w:rsidRPr="00B51AA2">
        <w:rPr>
          <w:i/>
          <w:iCs/>
        </w:rPr>
        <w:t>Build. Environ.</w:t>
      </w:r>
      <w:r w:rsidRPr="00B51AA2">
        <w:t xml:space="preserve"> </w:t>
      </w:r>
      <w:r w:rsidRPr="00B51AA2">
        <w:rPr>
          <w:b/>
          <w:bCs/>
        </w:rPr>
        <w:t>88</w:t>
      </w:r>
      <w:r w:rsidRPr="00B51AA2">
        <w:t>, 89–96 (2014).</w:t>
      </w:r>
    </w:p>
    <w:p w14:paraId="1D8C6556" w14:textId="77777777" w:rsidR="00B51AA2" w:rsidRPr="00B51AA2" w:rsidRDefault="00B51AA2" w:rsidP="00B51AA2">
      <w:pPr>
        <w:pStyle w:val="Bibliography"/>
      </w:pPr>
      <w:r w:rsidRPr="00B51AA2">
        <w:t>49.</w:t>
      </w:r>
      <w:r w:rsidRPr="00B51AA2">
        <w:tab/>
        <w:t xml:space="preserve">Lan, L., Qian, X. L., Lian, Z. W. &amp; Lin, Y. B. Local body cooling to improve sleep quality and thermal comfort in a hot environment. </w:t>
      </w:r>
      <w:r w:rsidRPr="00B51AA2">
        <w:rPr>
          <w:i/>
          <w:iCs/>
        </w:rPr>
        <w:t>Indoor Air</w:t>
      </w:r>
      <w:r w:rsidRPr="00B51AA2">
        <w:t xml:space="preserve"> </w:t>
      </w:r>
      <w:r w:rsidRPr="00B51AA2">
        <w:rPr>
          <w:b/>
          <w:bCs/>
        </w:rPr>
        <w:t>28</w:t>
      </w:r>
      <w:r w:rsidRPr="00B51AA2">
        <w:t>, 135–145 (2018).</w:t>
      </w:r>
    </w:p>
    <w:p w14:paraId="2E185B0D" w14:textId="77777777" w:rsidR="00B51AA2" w:rsidRPr="00B51AA2" w:rsidRDefault="00B51AA2" w:rsidP="00B51AA2">
      <w:pPr>
        <w:pStyle w:val="Bibliography"/>
      </w:pPr>
      <w:r w:rsidRPr="00B51AA2">
        <w:t>50.</w:t>
      </w:r>
      <w:r w:rsidRPr="00B51AA2">
        <w:tab/>
        <w:t xml:space="preserve">Kawabata, A. &amp; </w:t>
      </w:r>
      <w:proofErr w:type="spellStart"/>
      <w:r w:rsidRPr="00B51AA2">
        <w:t>Tokura</w:t>
      </w:r>
      <w:proofErr w:type="spellEnd"/>
      <w:r w:rsidRPr="00B51AA2">
        <w:t xml:space="preserve">, H. Effects of Two kinds of Pillow on Thermoregulatory Responses during Night Sleep. </w:t>
      </w:r>
      <w:r w:rsidRPr="00B51AA2">
        <w:rPr>
          <w:i/>
          <w:iCs/>
        </w:rPr>
        <w:t>Appl. Human Sci.</w:t>
      </w:r>
      <w:r w:rsidRPr="00B51AA2">
        <w:t xml:space="preserve"> </w:t>
      </w:r>
      <w:r w:rsidRPr="00B51AA2">
        <w:rPr>
          <w:b/>
          <w:bCs/>
        </w:rPr>
        <w:t>15</w:t>
      </w:r>
      <w:r w:rsidRPr="00B51AA2">
        <w:t>, 155–159 (1996).</w:t>
      </w:r>
    </w:p>
    <w:p w14:paraId="7769CE25" w14:textId="77777777" w:rsidR="00B51AA2" w:rsidRPr="00B51AA2" w:rsidRDefault="00B51AA2" w:rsidP="00B51AA2">
      <w:pPr>
        <w:pStyle w:val="Bibliography"/>
      </w:pPr>
      <w:r w:rsidRPr="00B51AA2">
        <w:t>51.</w:t>
      </w:r>
      <w:r w:rsidRPr="00B51AA2">
        <w:tab/>
        <w:t xml:space="preserve">Okamoto-Mizuno, K., Tsuzuki, K. &amp; Mizuno, K. Effects of head cooling on human sleep stages and body temperature. </w:t>
      </w:r>
      <w:r w:rsidRPr="00B51AA2">
        <w:rPr>
          <w:i/>
          <w:iCs/>
        </w:rPr>
        <w:t xml:space="preserve">Int. J. </w:t>
      </w:r>
      <w:proofErr w:type="spellStart"/>
      <w:r w:rsidRPr="00B51AA2">
        <w:rPr>
          <w:i/>
          <w:iCs/>
        </w:rPr>
        <w:t>Biometeorol</w:t>
      </w:r>
      <w:proofErr w:type="spellEnd"/>
      <w:r w:rsidRPr="00B51AA2">
        <w:rPr>
          <w:i/>
          <w:iCs/>
        </w:rPr>
        <w:t>.</w:t>
      </w:r>
      <w:r w:rsidRPr="00B51AA2">
        <w:t xml:space="preserve"> </w:t>
      </w:r>
      <w:r w:rsidRPr="00B51AA2">
        <w:rPr>
          <w:b/>
          <w:bCs/>
        </w:rPr>
        <w:t>48</w:t>
      </w:r>
      <w:r w:rsidRPr="00B51AA2">
        <w:t>, 98–102 (2003).</w:t>
      </w:r>
    </w:p>
    <w:p w14:paraId="31166C23" w14:textId="77777777" w:rsidR="00B51AA2" w:rsidRPr="00B51AA2" w:rsidRDefault="00B51AA2" w:rsidP="00B51AA2">
      <w:pPr>
        <w:pStyle w:val="Bibliography"/>
      </w:pPr>
      <w:r w:rsidRPr="00B51AA2">
        <w:t>52.</w:t>
      </w:r>
      <w:r w:rsidRPr="00B51AA2">
        <w:tab/>
        <w:t xml:space="preserve">Lan, L. </w:t>
      </w:r>
      <w:r w:rsidRPr="00B51AA2">
        <w:rPr>
          <w:i/>
          <w:iCs/>
        </w:rPr>
        <w:t>et al.</w:t>
      </w:r>
      <w:r w:rsidRPr="00B51AA2">
        <w:t xml:space="preserve"> Elevated airflow can maintain sleep quality and thermal comfort of the elderly in a hot environment. </w:t>
      </w:r>
      <w:r w:rsidRPr="00B51AA2">
        <w:rPr>
          <w:i/>
          <w:iCs/>
        </w:rPr>
        <w:t>Indoor Air</w:t>
      </w:r>
      <w:r w:rsidRPr="00B51AA2">
        <w:t xml:space="preserve"> </w:t>
      </w:r>
      <w:r w:rsidRPr="00B51AA2">
        <w:rPr>
          <w:b/>
          <w:bCs/>
        </w:rPr>
        <w:t>29</w:t>
      </w:r>
      <w:r w:rsidRPr="00B51AA2">
        <w:t>, 1040–1049 (2019).</w:t>
      </w:r>
    </w:p>
    <w:p w14:paraId="443F3695" w14:textId="77777777" w:rsidR="00B51AA2" w:rsidRPr="00B51AA2" w:rsidRDefault="00B51AA2" w:rsidP="00B51AA2">
      <w:pPr>
        <w:pStyle w:val="Bibliography"/>
      </w:pPr>
      <w:r w:rsidRPr="00B51AA2">
        <w:t>53.</w:t>
      </w:r>
      <w:r w:rsidRPr="00B51AA2">
        <w:tab/>
        <w:t xml:space="preserve">Song, W., Lu, Y., Liu, Y., Yang, Y. &amp; Jiang, X. Effect of partial-body heating on thermal comfort and sleep quality of young female adults in a cold indoor environment. </w:t>
      </w:r>
      <w:r w:rsidRPr="00B51AA2">
        <w:rPr>
          <w:i/>
          <w:iCs/>
        </w:rPr>
        <w:t>Build. Environ.</w:t>
      </w:r>
      <w:r w:rsidRPr="00B51AA2">
        <w:t xml:space="preserve"> </w:t>
      </w:r>
      <w:r w:rsidRPr="00B51AA2">
        <w:rPr>
          <w:b/>
          <w:bCs/>
        </w:rPr>
        <w:t>169</w:t>
      </w:r>
      <w:r w:rsidRPr="00B51AA2">
        <w:t>, 106585 (2020).</w:t>
      </w:r>
    </w:p>
    <w:p w14:paraId="481DD0FD" w14:textId="77777777" w:rsidR="00B51AA2" w:rsidRPr="00B51AA2" w:rsidRDefault="00B51AA2" w:rsidP="00B51AA2">
      <w:pPr>
        <w:pStyle w:val="Bibliography"/>
      </w:pPr>
      <w:r w:rsidRPr="00B51AA2">
        <w:t>54.</w:t>
      </w:r>
      <w:r w:rsidRPr="00B51AA2">
        <w:tab/>
        <w:t xml:space="preserve">Okamoto-Mizuno, K., Tsuzuki, K., </w:t>
      </w:r>
      <w:proofErr w:type="spellStart"/>
      <w:r w:rsidRPr="00B51AA2">
        <w:t>Ohshiro</w:t>
      </w:r>
      <w:proofErr w:type="spellEnd"/>
      <w:r w:rsidRPr="00B51AA2">
        <w:t xml:space="preserve">, Y. &amp; Mizuno, K. Effects of an electric blanket on sleep stages and body temperature in young men. </w:t>
      </w:r>
      <w:r w:rsidRPr="00B51AA2">
        <w:rPr>
          <w:i/>
          <w:iCs/>
        </w:rPr>
        <w:t>Ergonomics</w:t>
      </w:r>
      <w:r w:rsidRPr="00B51AA2">
        <w:t xml:space="preserve"> </w:t>
      </w:r>
      <w:r w:rsidRPr="00B51AA2">
        <w:rPr>
          <w:b/>
          <w:bCs/>
        </w:rPr>
        <w:t>48</w:t>
      </w:r>
      <w:r w:rsidRPr="00B51AA2">
        <w:t>, 749–757 (2005).</w:t>
      </w:r>
    </w:p>
    <w:p w14:paraId="3AE7521A" w14:textId="77777777" w:rsidR="00B51AA2" w:rsidRPr="00B51AA2" w:rsidRDefault="00B51AA2" w:rsidP="00B51AA2">
      <w:pPr>
        <w:pStyle w:val="Bibliography"/>
      </w:pPr>
      <w:r w:rsidRPr="00B51AA2">
        <w:lastRenderedPageBreak/>
        <w:t>55.</w:t>
      </w:r>
      <w:r w:rsidRPr="00B51AA2">
        <w:tab/>
        <w:t xml:space="preserve">Raftery, P. </w:t>
      </w:r>
      <w:r w:rsidRPr="00B51AA2">
        <w:rPr>
          <w:i/>
          <w:iCs/>
        </w:rPr>
        <w:t>et al.</w:t>
      </w:r>
      <w:r w:rsidRPr="00B51AA2">
        <w:t xml:space="preserve"> Ceiling fans: Predicting indoor air speeds based on full scale laboratory measurements. </w:t>
      </w:r>
      <w:r w:rsidRPr="00B51AA2">
        <w:rPr>
          <w:i/>
          <w:iCs/>
        </w:rPr>
        <w:t>Build. Environ.</w:t>
      </w:r>
      <w:r w:rsidRPr="00B51AA2">
        <w:t xml:space="preserve"> </w:t>
      </w:r>
      <w:r w:rsidRPr="00B51AA2">
        <w:rPr>
          <w:b/>
          <w:bCs/>
        </w:rPr>
        <w:t>155</w:t>
      </w:r>
      <w:r w:rsidRPr="00B51AA2">
        <w:t>, 210–223 (2019).</w:t>
      </w:r>
    </w:p>
    <w:p w14:paraId="57458144" w14:textId="77777777" w:rsidR="00B51AA2" w:rsidRPr="00B51AA2" w:rsidRDefault="00B51AA2" w:rsidP="00B51AA2">
      <w:pPr>
        <w:pStyle w:val="Bibliography"/>
      </w:pPr>
      <w:r w:rsidRPr="00B51AA2">
        <w:t>56.</w:t>
      </w:r>
      <w:r w:rsidRPr="00B51AA2">
        <w:tab/>
      </w:r>
      <w:proofErr w:type="spellStart"/>
      <w:r w:rsidRPr="00B51AA2">
        <w:t>Pantelic</w:t>
      </w:r>
      <w:proofErr w:type="spellEnd"/>
      <w:r w:rsidRPr="00B51AA2">
        <w:t xml:space="preserve">, J. </w:t>
      </w:r>
      <w:r w:rsidRPr="00B51AA2">
        <w:rPr>
          <w:i/>
          <w:iCs/>
        </w:rPr>
        <w:t>et al.</w:t>
      </w:r>
      <w:r w:rsidRPr="00B51AA2">
        <w:t xml:space="preserve"> Personal CO2 cloud: laboratory measurements of metabolic CO2 inhalation zone concentration and dispersion in a typical office desk setting. </w:t>
      </w:r>
      <w:r w:rsidRPr="00B51AA2">
        <w:rPr>
          <w:i/>
          <w:iCs/>
        </w:rPr>
        <w:t>J. Expo. Sci. Environ. Epidemiol.</w:t>
      </w:r>
      <w:r w:rsidRPr="00B51AA2">
        <w:t xml:space="preserve"> </w:t>
      </w:r>
      <w:r w:rsidRPr="00B51AA2">
        <w:rPr>
          <w:b/>
          <w:bCs/>
        </w:rPr>
        <w:t>30</w:t>
      </w:r>
      <w:r w:rsidRPr="00B51AA2">
        <w:t>, 328–337 (2020).</w:t>
      </w:r>
    </w:p>
    <w:p w14:paraId="207CF508" w14:textId="77777777" w:rsidR="00B51AA2" w:rsidRPr="00B51AA2" w:rsidRDefault="00B51AA2" w:rsidP="00B51AA2">
      <w:pPr>
        <w:pStyle w:val="Bibliography"/>
      </w:pPr>
      <w:r w:rsidRPr="00B51AA2">
        <w:t>57.</w:t>
      </w:r>
      <w:r w:rsidRPr="00B51AA2">
        <w:tab/>
        <w:t xml:space="preserve">Miller, D. </w:t>
      </w:r>
      <w:r w:rsidRPr="00B51AA2">
        <w:rPr>
          <w:i/>
          <w:iCs/>
        </w:rPr>
        <w:t>et al.</w:t>
      </w:r>
      <w:r w:rsidRPr="00B51AA2">
        <w:t xml:space="preserve"> Cooling energy savings and occupant feedback in a </w:t>
      </w:r>
      <w:proofErr w:type="gramStart"/>
      <w:r w:rsidRPr="00B51AA2">
        <w:t>two year</w:t>
      </w:r>
      <w:proofErr w:type="gramEnd"/>
      <w:r w:rsidRPr="00B51AA2">
        <w:t xml:space="preserve"> retrofit evaluation of 99 automated ceiling fans staged with air conditioning. </w:t>
      </w:r>
      <w:r w:rsidRPr="00B51AA2">
        <w:rPr>
          <w:i/>
          <w:iCs/>
        </w:rPr>
        <w:t>Energy Build.</w:t>
      </w:r>
      <w:r w:rsidRPr="00B51AA2">
        <w:t xml:space="preserve"> </w:t>
      </w:r>
      <w:r w:rsidRPr="00B51AA2">
        <w:rPr>
          <w:b/>
          <w:bCs/>
        </w:rPr>
        <w:t>251</w:t>
      </w:r>
      <w:r w:rsidRPr="00B51AA2">
        <w:t>, 111319 (2021).</w:t>
      </w:r>
    </w:p>
    <w:p w14:paraId="74D0F9E3" w14:textId="77777777" w:rsidR="00B51AA2" w:rsidRPr="00B51AA2" w:rsidRDefault="00B51AA2" w:rsidP="00B51AA2">
      <w:pPr>
        <w:pStyle w:val="Bibliography"/>
      </w:pPr>
      <w:r w:rsidRPr="00B51AA2">
        <w:t>58.</w:t>
      </w:r>
      <w:r w:rsidRPr="00B51AA2">
        <w:tab/>
        <w:t xml:space="preserve">Tanabe, S., </w:t>
      </w:r>
      <w:proofErr w:type="spellStart"/>
      <w:r w:rsidRPr="00B51AA2">
        <w:t>Arens</w:t>
      </w:r>
      <w:proofErr w:type="spellEnd"/>
      <w:r w:rsidRPr="00B51AA2">
        <w:t xml:space="preserve">, E. A., Bauman, F., Zhang, H. &amp; Madsen, T. Evaluating thermal environments by using a thermal manikin with controlled skin surface temperature. </w:t>
      </w:r>
      <w:r w:rsidRPr="00B51AA2">
        <w:rPr>
          <w:i/>
          <w:iCs/>
        </w:rPr>
        <w:t>ASHRAE Trans.</w:t>
      </w:r>
      <w:r w:rsidRPr="00B51AA2">
        <w:t xml:space="preserve"> </w:t>
      </w:r>
      <w:r w:rsidRPr="00B51AA2">
        <w:rPr>
          <w:b/>
          <w:bCs/>
        </w:rPr>
        <w:t>100</w:t>
      </w:r>
      <w:r w:rsidRPr="00B51AA2">
        <w:t>, 39–48 (1994).</w:t>
      </w:r>
    </w:p>
    <w:p w14:paraId="100F6C55" w14:textId="77777777" w:rsidR="00B51AA2" w:rsidRPr="00B51AA2" w:rsidRDefault="00B51AA2" w:rsidP="00B51AA2">
      <w:pPr>
        <w:pStyle w:val="Bibliography"/>
      </w:pPr>
      <w:r w:rsidRPr="00B51AA2">
        <w:t>59.</w:t>
      </w:r>
      <w:r w:rsidRPr="00B51AA2">
        <w:tab/>
      </w:r>
      <w:r w:rsidRPr="00B51AA2">
        <w:rPr>
          <w:i/>
          <w:iCs/>
        </w:rPr>
        <w:t>WHO Housing and Health Guidelines</w:t>
      </w:r>
      <w:r w:rsidRPr="00B51AA2">
        <w:t>. (World Health Organization, 2018).</w:t>
      </w:r>
    </w:p>
    <w:p w14:paraId="3ABBBDE3" w14:textId="77777777" w:rsidR="00B51AA2" w:rsidRPr="00B51AA2" w:rsidRDefault="00B51AA2" w:rsidP="00B51AA2">
      <w:pPr>
        <w:pStyle w:val="Bibliography"/>
      </w:pPr>
      <w:r w:rsidRPr="00B51AA2">
        <w:t>60.</w:t>
      </w:r>
      <w:r w:rsidRPr="00B51AA2">
        <w:tab/>
        <w:t xml:space="preserve">EIA. Table 5.6.A. Average Price of Electricity to Ultimate Customers by End-Use Sector. </w:t>
      </w:r>
      <w:r w:rsidRPr="00B51AA2">
        <w:rPr>
          <w:i/>
          <w:iCs/>
        </w:rPr>
        <w:t>U.S. Energy Information Administration</w:t>
      </w:r>
      <w:r w:rsidRPr="00B51AA2">
        <w:t xml:space="preserve"> https://www.eia.gov/electricity/monthly/epm_table_grapher.php (2023).</w:t>
      </w:r>
    </w:p>
    <w:p w14:paraId="4F709278" w14:textId="77777777" w:rsidR="00B51AA2" w:rsidRPr="00B51AA2" w:rsidRDefault="00B51AA2" w:rsidP="00B51AA2">
      <w:pPr>
        <w:pStyle w:val="Bibliography"/>
      </w:pPr>
      <w:r w:rsidRPr="00B51AA2">
        <w:t>61.</w:t>
      </w:r>
      <w:r w:rsidRPr="00B51AA2">
        <w:tab/>
        <w:t xml:space="preserve">GlobalPetrolPrices.com. Electricity prices around the world. </w:t>
      </w:r>
      <w:r w:rsidRPr="00B51AA2">
        <w:rPr>
          <w:i/>
          <w:iCs/>
        </w:rPr>
        <w:t>GlobalPetrolPrices.com</w:t>
      </w:r>
      <w:r w:rsidRPr="00B51AA2">
        <w:t xml:space="preserve"> https://www.globalpetrolprices.com/electricity_prices/.</w:t>
      </w:r>
    </w:p>
    <w:p w14:paraId="2CAFD9BD" w14:textId="77777777" w:rsidR="00B51AA2" w:rsidRPr="00B51AA2" w:rsidRDefault="00B51AA2" w:rsidP="00B51AA2">
      <w:pPr>
        <w:pStyle w:val="Bibliography"/>
      </w:pPr>
      <w:r w:rsidRPr="00B51AA2">
        <w:t>62.</w:t>
      </w:r>
      <w:r w:rsidRPr="00B51AA2">
        <w:tab/>
        <w:t xml:space="preserve">EIA. Natural Gas Prices. </w:t>
      </w:r>
      <w:r w:rsidRPr="00B51AA2">
        <w:rPr>
          <w:i/>
          <w:iCs/>
        </w:rPr>
        <w:t>U.S. Energy Information Administration</w:t>
      </w:r>
      <w:r w:rsidRPr="00B51AA2">
        <w:t xml:space="preserve"> https://www.eia.gov/dnav/ng/ng_pri_sum_a_EPG0_PRS_DMcf_m.htm (2023).</w:t>
      </w:r>
    </w:p>
    <w:p w14:paraId="714100D2" w14:textId="77777777" w:rsidR="00B51AA2" w:rsidRPr="00B51AA2" w:rsidRDefault="00B51AA2" w:rsidP="00B51AA2">
      <w:pPr>
        <w:pStyle w:val="Bibliography"/>
      </w:pPr>
      <w:r w:rsidRPr="00B51AA2">
        <w:t>63.</w:t>
      </w:r>
      <w:r w:rsidRPr="00B51AA2">
        <w:tab/>
      </w:r>
      <w:proofErr w:type="spellStart"/>
      <w:r w:rsidRPr="00B51AA2">
        <w:t>Eron</w:t>
      </w:r>
      <w:proofErr w:type="spellEnd"/>
      <w:r w:rsidRPr="00B51AA2">
        <w:t xml:space="preserve">, K. </w:t>
      </w:r>
      <w:r w:rsidRPr="00B51AA2">
        <w:rPr>
          <w:i/>
          <w:iCs/>
        </w:rPr>
        <w:t>et al.</w:t>
      </w:r>
      <w:r w:rsidRPr="00B51AA2">
        <w:t xml:space="preserve"> Weighted Blanket Use: A Systematic Review. </w:t>
      </w:r>
      <w:r w:rsidRPr="00B51AA2">
        <w:rPr>
          <w:i/>
          <w:iCs/>
        </w:rPr>
        <w:t xml:space="preserve">Am. J. </w:t>
      </w:r>
      <w:proofErr w:type="spellStart"/>
      <w:r w:rsidRPr="00B51AA2">
        <w:rPr>
          <w:i/>
          <w:iCs/>
        </w:rPr>
        <w:t>Occup</w:t>
      </w:r>
      <w:proofErr w:type="spellEnd"/>
      <w:r w:rsidRPr="00B51AA2">
        <w:rPr>
          <w:i/>
          <w:iCs/>
        </w:rPr>
        <w:t xml:space="preserve">. </w:t>
      </w:r>
      <w:proofErr w:type="spellStart"/>
      <w:r w:rsidRPr="00B51AA2">
        <w:rPr>
          <w:i/>
          <w:iCs/>
        </w:rPr>
        <w:t>Ther</w:t>
      </w:r>
      <w:proofErr w:type="spellEnd"/>
      <w:r w:rsidRPr="00B51AA2">
        <w:rPr>
          <w:i/>
          <w:iCs/>
        </w:rPr>
        <w:t>.</w:t>
      </w:r>
      <w:r w:rsidRPr="00B51AA2">
        <w:t xml:space="preserve"> </w:t>
      </w:r>
      <w:r w:rsidRPr="00B51AA2">
        <w:rPr>
          <w:b/>
          <w:bCs/>
        </w:rPr>
        <w:t>74</w:t>
      </w:r>
      <w:r w:rsidRPr="00B51AA2">
        <w:t>, 7402205010p1-7402205010p14 (2020).</w:t>
      </w:r>
    </w:p>
    <w:p w14:paraId="65C97E55" w14:textId="77777777" w:rsidR="00B51AA2" w:rsidRPr="00B51AA2" w:rsidRDefault="00B51AA2" w:rsidP="00B51AA2">
      <w:pPr>
        <w:pStyle w:val="Bibliography"/>
      </w:pPr>
      <w:r w:rsidRPr="00B51AA2">
        <w:t>64.</w:t>
      </w:r>
      <w:r w:rsidRPr="00B51AA2">
        <w:tab/>
        <w:t xml:space="preserve">360 Research Reports. </w:t>
      </w:r>
      <w:r w:rsidRPr="00B51AA2">
        <w:rPr>
          <w:i/>
          <w:iCs/>
        </w:rPr>
        <w:t>Global Memory Foam Mattress Market Research Report</w:t>
      </w:r>
      <w:r w:rsidRPr="00B51AA2">
        <w:t>. 90 (2020).</w:t>
      </w:r>
    </w:p>
    <w:p w14:paraId="7E00816E" w14:textId="77777777" w:rsidR="00B51AA2" w:rsidRPr="00B51AA2" w:rsidRDefault="00B51AA2" w:rsidP="00B51AA2">
      <w:pPr>
        <w:pStyle w:val="Bibliography"/>
      </w:pPr>
      <w:r w:rsidRPr="00B51AA2">
        <w:t>65.</w:t>
      </w:r>
      <w:r w:rsidRPr="00B51AA2">
        <w:tab/>
        <w:t xml:space="preserve">Walpole, S. C. </w:t>
      </w:r>
      <w:r w:rsidRPr="00B51AA2">
        <w:rPr>
          <w:i/>
          <w:iCs/>
        </w:rPr>
        <w:t>et al.</w:t>
      </w:r>
      <w:r w:rsidRPr="00B51AA2">
        <w:t xml:space="preserve"> The weight of nations: an estimation of adult human biomass. </w:t>
      </w:r>
      <w:r w:rsidRPr="00B51AA2">
        <w:rPr>
          <w:i/>
          <w:iCs/>
        </w:rPr>
        <w:t>BMC Public Health</w:t>
      </w:r>
      <w:r w:rsidRPr="00B51AA2">
        <w:t xml:space="preserve"> </w:t>
      </w:r>
      <w:r w:rsidRPr="00B51AA2">
        <w:rPr>
          <w:b/>
          <w:bCs/>
        </w:rPr>
        <w:t>12</w:t>
      </w:r>
      <w:r w:rsidRPr="00B51AA2">
        <w:t>, 439 (2012).</w:t>
      </w:r>
    </w:p>
    <w:p w14:paraId="74725125" w14:textId="77777777" w:rsidR="00B51AA2" w:rsidRPr="00B51AA2" w:rsidRDefault="00B51AA2" w:rsidP="00B51AA2">
      <w:pPr>
        <w:pStyle w:val="Bibliography"/>
      </w:pPr>
      <w:r w:rsidRPr="00B51AA2">
        <w:t>66.</w:t>
      </w:r>
      <w:r w:rsidRPr="00B51AA2">
        <w:tab/>
        <w:t xml:space="preserve">Hume, K., Brink, M. &amp; </w:t>
      </w:r>
      <w:proofErr w:type="spellStart"/>
      <w:r w:rsidRPr="00B51AA2">
        <w:t>Basner</w:t>
      </w:r>
      <w:proofErr w:type="spellEnd"/>
      <w:r w:rsidRPr="00B51AA2">
        <w:t xml:space="preserve">, M. Effects of environmental noise on sleep. </w:t>
      </w:r>
      <w:r w:rsidRPr="00B51AA2">
        <w:rPr>
          <w:i/>
          <w:iCs/>
        </w:rPr>
        <w:t>Noise Health</w:t>
      </w:r>
      <w:r w:rsidRPr="00B51AA2">
        <w:t xml:space="preserve"> </w:t>
      </w:r>
      <w:r w:rsidRPr="00B51AA2">
        <w:rPr>
          <w:b/>
          <w:bCs/>
        </w:rPr>
        <w:t>14</w:t>
      </w:r>
      <w:r w:rsidRPr="00B51AA2">
        <w:t>, 297 (2012).</w:t>
      </w:r>
    </w:p>
    <w:p w14:paraId="609FDFC4" w14:textId="77777777" w:rsidR="00B51AA2" w:rsidRPr="00B51AA2" w:rsidRDefault="00B51AA2" w:rsidP="00B51AA2">
      <w:pPr>
        <w:pStyle w:val="Bibliography"/>
      </w:pPr>
      <w:r w:rsidRPr="00B51AA2">
        <w:lastRenderedPageBreak/>
        <w:t>67.</w:t>
      </w:r>
      <w:r w:rsidRPr="00B51AA2">
        <w:tab/>
      </w:r>
      <w:proofErr w:type="spellStart"/>
      <w:r w:rsidRPr="00B51AA2">
        <w:t>Riedy</w:t>
      </w:r>
      <w:proofErr w:type="spellEnd"/>
      <w:r w:rsidRPr="00B51AA2">
        <w:t xml:space="preserve">, S. M., Smith, M. G., Rocha, S. &amp; </w:t>
      </w:r>
      <w:proofErr w:type="spellStart"/>
      <w:r w:rsidRPr="00B51AA2">
        <w:t>Basner</w:t>
      </w:r>
      <w:proofErr w:type="spellEnd"/>
      <w:r w:rsidRPr="00B51AA2">
        <w:t xml:space="preserve">, M. Noise as a sleep aid: A systematic review. </w:t>
      </w:r>
      <w:r w:rsidRPr="00B51AA2">
        <w:rPr>
          <w:i/>
          <w:iCs/>
        </w:rPr>
        <w:t>Sleep Med. Rev.</w:t>
      </w:r>
      <w:r w:rsidRPr="00B51AA2">
        <w:t xml:space="preserve"> </w:t>
      </w:r>
      <w:r w:rsidRPr="00B51AA2">
        <w:rPr>
          <w:b/>
          <w:bCs/>
        </w:rPr>
        <w:t>55</w:t>
      </w:r>
      <w:r w:rsidRPr="00B51AA2">
        <w:t>, 101385 (2021).</w:t>
      </w:r>
    </w:p>
    <w:p w14:paraId="70584E9F" w14:textId="77777777" w:rsidR="00B51AA2" w:rsidRPr="00B51AA2" w:rsidRDefault="00B51AA2" w:rsidP="00B51AA2">
      <w:pPr>
        <w:pStyle w:val="Bibliography"/>
      </w:pPr>
      <w:r w:rsidRPr="00B51AA2">
        <w:t>68.</w:t>
      </w:r>
      <w:r w:rsidRPr="00B51AA2">
        <w:tab/>
        <w:t xml:space="preserve">Inoue, Y., </w:t>
      </w:r>
      <w:proofErr w:type="spellStart"/>
      <w:r w:rsidRPr="00B51AA2">
        <w:t>Shibasaki</w:t>
      </w:r>
      <w:proofErr w:type="spellEnd"/>
      <w:r w:rsidRPr="00B51AA2">
        <w:t xml:space="preserve">, M., Ueda, H. &amp; </w:t>
      </w:r>
      <w:proofErr w:type="spellStart"/>
      <w:r w:rsidRPr="00B51AA2">
        <w:t>Ishizashi</w:t>
      </w:r>
      <w:proofErr w:type="spellEnd"/>
      <w:r w:rsidRPr="00B51AA2">
        <w:t xml:space="preserve">, H. Mechanisms underlying the age-related decrement in the human sweating response. </w:t>
      </w:r>
      <w:r w:rsidRPr="00B51AA2">
        <w:rPr>
          <w:i/>
          <w:iCs/>
        </w:rPr>
        <w:t>Eur. J. Appl. Physiol.</w:t>
      </w:r>
      <w:r w:rsidRPr="00B51AA2">
        <w:t xml:space="preserve"> </w:t>
      </w:r>
      <w:r w:rsidRPr="00B51AA2">
        <w:rPr>
          <w:b/>
          <w:bCs/>
        </w:rPr>
        <w:t>79</w:t>
      </w:r>
      <w:r w:rsidRPr="00B51AA2">
        <w:t>, 121–126 (1999).</w:t>
      </w:r>
    </w:p>
    <w:p w14:paraId="06CD2399" w14:textId="77777777" w:rsidR="00B51AA2" w:rsidRPr="00B51AA2" w:rsidRDefault="00B51AA2" w:rsidP="00B51AA2">
      <w:pPr>
        <w:pStyle w:val="Bibliography"/>
      </w:pPr>
      <w:r w:rsidRPr="00B51AA2">
        <w:t>69.</w:t>
      </w:r>
      <w:r w:rsidRPr="00B51AA2">
        <w:tab/>
      </w:r>
      <w:proofErr w:type="spellStart"/>
      <w:r w:rsidRPr="00B51AA2">
        <w:t>Arens</w:t>
      </w:r>
      <w:proofErr w:type="spellEnd"/>
      <w:r w:rsidRPr="00B51AA2">
        <w:t xml:space="preserve">, E., Zhang, H. &amp; Huizenga, C. Partial- and whole-body thermal sensation and comfort—Part II: Non-uniform environmental conditions. </w:t>
      </w:r>
      <w:r w:rsidRPr="00B51AA2">
        <w:rPr>
          <w:i/>
          <w:iCs/>
        </w:rPr>
        <w:t>J. Therm. Biol.</w:t>
      </w:r>
      <w:r w:rsidRPr="00B51AA2">
        <w:t xml:space="preserve"> </w:t>
      </w:r>
      <w:r w:rsidRPr="00B51AA2">
        <w:rPr>
          <w:b/>
          <w:bCs/>
        </w:rPr>
        <w:t>31</w:t>
      </w:r>
      <w:r w:rsidRPr="00B51AA2">
        <w:t>, 60–66 (2006).</w:t>
      </w:r>
    </w:p>
    <w:p w14:paraId="06DB6566" w14:textId="77777777" w:rsidR="00B51AA2" w:rsidRPr="00B51AA2" w:rsidRDefault="00B51AA2" w:rsidP="00B51AA2">
      <w:pPr>
        <w:pStyle w:val="Bibliography"/>
      </w:pPr>
      <w:r w:rsidRPr="00B51AA2">
        <w:t>70.</w:t>
      </w:r>
      <w:r w:rsidRPr="00B51AA2">
        <w:tab/>
        <w:t xml:space="preserve">Bauman, F. &amp; </w:t>
      </w:r>
      <w:proofErr w:type="spellStart"/>
      <w:r w:rsidRPr="00B51AA2">
        <w:t>Arens</w:t>
      </w:r>
      <w:proofErr w:type="spellEnd"/>
      <w:r w:rsidRPr="00B51AA2">
        <w:t>, E. The development of a controlled environment chamber for the physical and subjective assessment of human comfort in office environments. (1988).</w:t>
      </w:r>
    </w:p>
    <w:p w14:paraId="29CDB21A" w14:textId="77777777" w:rsidR="00B51AA2" w:rsidRPr="00B51AA2" w:rsidRDefault="00B51AA2" w:rsidP="00B51AA2">
      <w:pPr>
        <w:pStyle w:val="Bibliography"/>
      </w:pPr>
      <w:r w:rsidRPr="00B51AA2">
        <w:t>71.</w:t>
      </w:r>
      <w:r w:rsidRPr="00B51AA2">
        <w:tab/>
      </w:r>
      <w:proofErr w:type="spellStart"/>
      <w:r w:rsidRPr="00B51AA2">
        <w:t>Arens</w:t>
      </w:r>
      <w:proofErr w:type="spellEnd"/>
      <w:r w:rsidRPr="00B51AA2">
        <w:t xml:space="preserve">, E. a., Bauman, F. s., Johnston, L. p. &amp; Zhang, H. Testing of Localized Ventilation Systems in a New Controlled Environment Chamber. </w:t>
      </w:r>
      <w:r w:rsidRPr="00B51AA2">
        <w:rPr>
          <w:i/>
          <w:iCs/>
        </w:rPr>
        <w:t>Indoor Air</w:t>
      </w:r>
      <w:r w:rsidRPr="00B51AA2">
        <w:t xml:space="preserve"> </w:t>
      </w:r>
      <w:r w:rsidRPr="00B51AA2">
        <w:rPr>
          <w:b/>
          <w:bCs/>
        </w:rPr>
        <w:t>1</w:t>
      </w:r>
      <w:r w:rsidRPr="00B51AA2">
        <w:t>, 263–281 (1991).</w:t>
      </w:r>
    </w:p>
    <w:p w14:paraId="53366430" w14:textId="77777777" w:rsidR="00B51AA2" w:rsidRPr="00B51AA2" w:rsidRDefault="00B51AA2" w:rsidP="00B51AA2">
      <w:pPr>
        <w:pStyle w:val="Bibliography"/>
      </w:pPr>
      <w:r w:rsidRPr="00B51AA2">
        <w:t>72.</w:t>
      </w:r>
      <w:r w:rsidRPr="00B51AA2">
        <w:tab/>
        <w:t>PT-Teknik. Thermal manikins.</w:t>
      </w:r>
    </w:p>
    <w:p w14:paraId="68AE6FFC" w14:textId="77777777" w:rsidR="00B51AA2" w:rsidRPr="00B51AA2" w:rsidRDefault="00B51AA2" w:rsidP="00B51AA2">
      <w:pPr>
        <w:pStyle w:val="Bibliography"/>
      </w:pPr>
      <w:r w:rsidRPr="00B51AA2">
        <w:t>73.</w:t>
      </w:r>
      <w:r w:rsidRPr="00B51AA2">
        <w:tab/>
        <w:t xml:space="preserve">Huizenga, C., Hui, Z. &amp; </w:t>
      </w:r>
      <w:proofErr w:type="spellStart"/>
      <w:r w:rsidRPr="00B51AA2">
        <w:t>Arens</w:t>
      </w:r>
      <w:proofErr w:type="spellEnd"/>
      <w:r w:rsidRPr="00B51AA2">
        <w:t xml:space="preserve">, E. A model of human physiology and comfort for assessing complex thermal environments. </w:t>
      </w:r>
      <w:r w:rsidRPr="00B51AA2">
        <w:rPr>
          <w:i/>
          <w:iCs/>
        </w:rPr>
        <w:t>Build. Environ.</w:t>
      </w:r>
      <w:r w:rsidRPr="00B51AA2">
        <w:t xml:space="preserve"> </w:t>
      </w:r>
      <w:r w:rsidRPr="00B51AA2">
        <w:rPr>
          <w:b/>
          <w:bCs/>
        </w:rPr>
        <w:t>36</w:t>
      </w:r>
      <w:r w:rsidRPr="00B51AA2">
        <w:t>, 691–699 (2001).</w:t>
      </w:r>
    </w:p>
    <w:p w14:paraId="070AFBA1" w14:textId="77777777" w:rsidR="00B51AA2" w:rsidRPr="00B51AA2" w:rsidRDefault="00B51AA2" w:rsidP="00B51AA2">
      <w:pPr>
        <w:pStyle w:val="Bibliography"/>
      </w:pPr>
      <w:r w:rsidRPr="00B51AA2">
        <w:t>74.</w:t>
      </w:r>
      <w:r w:rsidRPr="00B51AA2">
        <w:tab/>
        <w:t xml:space="preserve">BYTELINE. </w:t>
      </w:r>
      <w:r w:rsidRPr="00B51AA2">
        <w:rPr>
          <w:i/>
          <w:iCs/>
        </w:rPr>
        <w:t>Manikin Manual</w:t>
      </w:r>
      <w:r w:rsidRPr="00B51AA2">
        <w:t>. https://manikin.dk/ (2008).</w:t>
      </w:r>
    </w:p>
    <w:p w14:paraId="4B64043D" w14:textId="77777777" w:rsidR="00B51AA2" w:rsidRPr="00B51AA2" w:rsidRDefault="00B51AA2" w:rsidP="00B51AA2">
      <w:pPr>
        <w:pStyle w:val="Bibliography"/>
      </w:pPr>
      <w:r w:rsidRPr="00B51AA2">
        <w:t>75.</w:t>
      </w:r>
      <w:r w:rsidRPr="00B51AA2">
        <w:tab/>
      </w:r>
      <w:proofErr w:type="spellStart"/>
      <w:r w:rsidRPr="00B51AA2">
        <w:t>Melikov</w:t>
      </w:r>
      <w:proofErr w:type="spellEnd"/>
      <w:r w:rsidRPr="00B51AA2">
        <w:t xml:space="preserve">, A. Breathing thermal manikins for indoor environment assessment: important characteristics and requirements. </w:t>
      </w:r>
      <w:r w:rsidRPr="00B51AA2">
        <w:rPr>
          <w:i/>
          <w:iCs/>
        </w:rPr>
        <w:t>Eur. J. Appl. Physiol.</w:t>
      </w:r>
      <w:r w:rsidRPr="00B51AA2">
        <w:t xml:space="preserve"> </w:t>
      </w:r>
      <w:r w:rsidRPr="00B51AA2">
        <w:rPr>
          <w:b/>
          <w:bCs/>
        </w:rPr>
        <w:t>92</w:t>
      </w:r>
      <w:r w:rsidRPr="00B51AA2">
        <w:t>, 710–713 (2004).</w:t>
      </w:r>
    </w:p>
    <w:p w14:paraId="57036D34" w14:textId="77777777" w:rsidR="00B51AA2" w:rsidRPr="00B51AA2" w:rsidRDefault="00B51AA2" w:rsidP="00B51AA2">
      <w:pPr>
        <w:pStyle w:val="Bibliography"/>
      </w:pPr>
      <w:r w:rsidRPr="00B51AA2">
        <w:t>76.</w:t>
      </w:r>
      <w:r w:rsidRPr="00B51AA2">
        <w:tab/>
        <w:t>PT Teknik. Thermal manikin calibration. (2020).</w:t>
      </w:r>
    </w:p>
    <w:p w14:paraId="398143F3" w14:textId="77777777" w:rsidR="00B51AA2" w:rsidRPr="00B51AA2" w:rsidRDefault="00B51AA2" w:rsidP="00B51AA2">
      <w:pPr>
        <w:pStyle w:val="Bibliography"/>
      </w:pPr>
      <w:r w:rsidRPr="00B51AA2">
        <w:t>77.</w:t>
      </w:r>
      <w:r w:rsidRPr="00B51AA2">
        <w:tab/>
      </w:r>
      <w:proofErr w:type="spellStart"/>
      <w:r w:rsidRPr="00B51AA2">
        <w:t>Zhai</w:t>
      </w:r>
      <w:proofErr w:type="spellEnd"/>
      <w:r w:rsidRPr="00B51AA2">
        <w:t xml:space="preserve">, Y. </w:t>
      </w:r>
      <w:r w:rsidRPr="00B51AA2">
        <w:rPr>
          <w:i/>
          <w:iCs/>
        </w:rPr>
        <w:t>et al.</w:t>
      </w:r>
      <w:r w:rsidRPr="00B51AA2">
        <w:t xml:space="preserve"> Using air movement for comfort during moderate exercise. (2015).</w:t>
      </w:r>
    </w:p>
    <w:p w14:paraId="2F1895DF" w14:textId="77777777" w:rsidR="00B51AA2" w:rsidRPr="00B51AA2" w:rsidRDefault="00B51AA2" w:rsidP="00B51AA2">
      <w:pPr>
        <w:pStyle w:val="Bibliography"/>
      </w:pPr>
      <w:r w:rsidRPr="00B51AA2">
        <w:t>78.</w:t>
      </w:r>
      <w:r w:rsidRPr="00B51AA2">
        <w:tab/>
        <w:t xml:space="preserve">Schiavon, S. &amp; </w:t>
      </w:r>
      <w:proofErr w:type="spellStart"/>
      <w:r w:rsidRPr="00B51AA2">
        <w:t>Melikov</w:t>
      </w:r>
      <w:proofErr w:type="spellEnd"/>
      <w:r w:rsidRPr="00B51AA2">
        <w:t xml:space="preserve">, A. K. Introduction of a Cooling-Fan Efficiency Index. </w:t>
      </w:r>
      <w:r w:rsidRPr="00B51AA2">
        <w:rPr>
          <w:i/>
          <w:iCs/>
        </w:rPr>
        <w:t>HVACR Res.</w:t>
      </w:r>
      <w:r w:rsidRPr="00B51AA2">
        <w:t xml:space="preserve"> </w:t>
      </w:r>
      <w:r w:rsidRPr="00B51AA2">
        <w:rPr>
          <w:b/>
          <w:bCs/>
        </w:rPr>
        <w:t>15</w:t>
      </w:r>
      <w:r w:rsidRPr="00B51AA2">
        <w:t>, 1121–1144 (2009).</w:t>
      </w:r>
    </w:p>
    <w:p w14:paraId="5D3A689F" w14:textId="77777777" w:rsidR="00B51AA2" w:rsidRPr="00B51AA2" w:rsidRDefault="00B51AA2" w:rsidP="00B51AA2">
      <w:pPr>
        <w:pStyle w:val="Bibliography"/>
      </w:pPr>
      <w:r w:rsidRPr="00B51AA2">
        <w:t>79.</w:t>
      </w:r>
      <w:r w:rsidRPr="00B51AA2">
        <w:tab/>
        <w:t xml:space="preserve">Yang, B. </w:t>
      </w:r>
      <w:r w:rsidRPr="00B51AA2">
        <w:rPr>
          <w:i/>
          <w:iCs/>
        </w:rPr>
        <w:t>et al.</w:t>
      </w:r>
      <w:r w:rsidRPr="00B51AA2">
        <w:t xml:space="preserve"> Cooling efficiency of a brushless direct current stand fan. </w:t>
      </w:r>
      <w:r w:rsidRPr="00B51AA2">
        <w:rPr>
          <w:i/>
          <w:iCs/>
        </w:rPr>
        <w:t>Build. Environ.</w:t>
      </w:r>
      <w:r w:rsidRPr="00B51AA2">
        <w:t xml:space="preserve"> </w:t>
      </w:r>
      <w:r w:rsidRPr="00B51AA2">
        <w:rPr>
          <w:b/>
          <w:bCs/>
        </w:rPr>
        <w:t>85</w:t>
      </w:r>
      <w:r w:rsidRPr="00B51AA2">
        <w:t>, 196–204 (2015).</w:t>
      </w:r>
    </w:p>
    <w:p w14:paraId="24CC8916" w14:textId="77777777" w:rsidR="00B51AA2" w:rsidRPr="00B51AA2" w:rsidRDefault="00B51AA2" w:rsidP="00B51AA2">
      <w:pPr>
        <w:pStyle w:val="Bibliography"/>
      </w:pPr>
      <w:r w:rsidRPr="00B51AA2">
        <w:t>80.</w:t>
      </w:r>
      <w:r w:rsidRPr="00B51AA2">
        <w:tab/>
        <w:t>Emergency Blanket. https://www.surviveoutdoorslonger.com/survive-outdoors-longer-emergency-blanket.html.</w:t>
      </w:r>
    </w:p>
    <w:p w14:paraId="55B3C4FE" w14:textId="77777777" w:rsidR="00B51AA2" w:rsidRPr="00B51AA2" w:rsidRDefault="00B51AA2" w:rsidP="00B51AA2">
      <w:pPr>
        <w:pStyle w:val="Bibliography"/>
      </w:pPr>
      <w:r w:rsidRPr="00B51AA2">
        <w:lastRenderedPageBreak/>
        <w:t>81.</w:t>
      </w:r>
      <w:r w:rsidRPr="00B51AA2">
        <w:tab/>
      </w:r>
      <w:proofErr w:type="spellStart"/>
      <w:r w:rsidRPr="00B51AA2">
        <w:t>Anttonen</w:t>
      </w:r>
      <w:proofErr w:type="spellEnd"/>
      <w:r w:rsidRPr="00B51AA2">
        <w:t xml:space="preserve">, H. </w:t>
      </w:r>
      <w:r w:rsidRPr="00B51AA2">
        <w:rPr>
          <w:i/>
          <w:iCs/>
        </w:rPr>
        <w:t>et al.</w:t>
      </w:r>
      <w:r w:rsidRPr="00B51AA2">
        <w:t xml:space="preserve"> Thermal Manikin Measurements—Exact or Not? </w:t>
      </w:r>
      <w:r w:rsidRPr="00B51AA2">
        <w:rPr>
          <w:i/>
          <w:iCs/>
        </w:rPr>
        <w:t xml:space="preserve">Int. J. </w:t>
      </w:r>
      <w:proofErr w:type="spellStart"/>
      <w:r w:rsidRPr="00B51AA2">
        <w:rPr>
          <w:i/>
          <w:iCs/>
        </w:rPr>
        <w:t>Occup</w:t>
      </w:r>
      <w:proofErr w:type="spellEnd"/>
      <w:r w:rsidRPr="00B51AA2">
        <w:rPr>
          <w:i/>
          <w:iCs/>
        </w:rPr>
        <w:t xml:space="preserve">. </w:t>
      </w:r>
      <w:proofErr w:type="spellStart"/>
      <w:r w:rsidRPr="00B51AA2">
        <w:rPr>
          <w:i/>
          <w:iCs/>
        </w:rPr>
        <w:t>Saf</w:t>
      </w:r>
      <w:proofErr w:type="spellEnd"/>
      <w:r w:rsidRPr="00B51AA2">
        <w:rPr>
          <w:i/>
          <w:iCs/>
        </w:rPr>
        <w:t>. Ergon.</w:t>
      </w:r>
      <w:r w:rsidRPr="00B51AA2">
        <w:t xml:space="preserve"> </w:t>
      </w:r>
      <w:r w:rsidRPr="00B51AA2">
        <w:rPr>
          <w:b/>
          <w:bCs/>
        </w:rPr>
        <w:t>10</w:t>
      </w:r>
      <w:r w:rsidRPr="00B51AA2">
        <w:t>, 291–300 (2004).</w:t>
      </w:r>
    </w:p>
    <w:p w14:paraId="6C99205C" w14:textId="77777777" w:rsidR="00B51AA2" w:rsidRPr="00B51AA2" w:rsidRDefault="00B51AA2" w:rsidP="00B51AA2">
      <w:pPr>
        <w:pStyle w:val="Bibliography"/>
      </w:pPr>
      <w:r w:rsidRPr="00B51AA2">
        <w:t>82.</w:t>
      </w:r>
      <w:r w:rsidRPr="00B51AA2">
        <w:tab/>
        <w:t xml:space="preserve">JCGM/WG1. </w:t>
      </w:r>
      <w:r w:rsidRPr="00B51AA2">
        <w:rPr>
          <w:i/>
          <w:iCs/>
        </w:rPr>
        <w:t>Evaluation of measurement data—Guide to the expression of uncertainty in measurement</w:t>
      </w:r>
      <w:r w:rsidRPr="00B51AA2">
        <w:t>. vol. 50 (International Standards Organization (ISO)), 2008).</w:t>
      </w:r>
    </w:p>
    <w:p w14:paraId="497B4C54" w14:textId="77777777" w:rsidR="00B51AA2" w:rsidRPr="00B51AA2" w:rsidRDefault="00B51AA2" w:rsidP="00B51AA2">
      <w:pPr>
        <w:pStyle w:val="Bibliography"/>
      </w:pPr>
      <w:r w:rsidRPr="00B51AA2">
        <w:t>83.</w:t>
      </w:r>
      <w:r w:rsidRPr="00B51AA2">
        <w:tab/>
        <w:t>Bell, S. A. A beginner’s guide to uncertainty of measurement. (2001).</w:t>
      </w:r>
    </w:p>
    <w:p w14:paraId="1A2C035E" w14:textId="77777777" w:rsidR="00B51AA2" w:rsidRPr="00B51AA2" w:rsidRDefault="00B51AA2" w:rsidP="00B51AA2">
      <w:pPr>
        <w:pStyle w:val="Bibliography"/>
      </w:pPr>
      <w:r w:rsidRPr="00B51AA2">
        <w:t>84.</w:t>
      </w:r>
      <w:r w:rsidRPr="00B51AA2">
        <w:tab/>
      </w:r>
      <w:proofErr w:type="spellStart"/>
      <w:r w:rsidRPr="00B51AA2">
        <w:t>Wehner</w:t>
      </w:r>
      <w:proofErr w:type="spellEnd"/>
      <w:r w:rsidRPr="00B51AA2">
        <w:t xml:space="preserve">, M., Stone, D., Krishnan, H., </w:t>
      </w:r>
      <w:proofErr w:type="spellStart"/>
      <w:r w:rsidRPr="00B51AA2">
        <w:t>AchutaRao</w:t>
      </w:r>
      <w:proofErr w:type="spellEnd"/>
      <w:r w:rsidRPr="00B51AA2">
        <w:t xml:space="preserve">, K. &amp; Castillo, F. The Deadly Combination of Heat and Humidity in India and Pakistan in Summer 2015. </w:t>
      </w:r>
      <w:r w:rsidRPr="00B51AA2">
        <w:rPr>
          <w:i/>
          <w:iCs/>
        </w:rPr>
        <w:t xml:space="preserve">Bull. Am. </w:t>
      </w:r>
      <w:proofErr w:type="spellStart"/>
      <w:r w:rsidRPr="00B51AA2">
        <w:rPr>
          <w:i/>
          <w:iCs/>
        </w:rPr>
        <w:t>Meteorol</w:t>
      </w:r>
      <w:proofErr w:type="spellEnd"/>
      <w:r w:rsidRPr="00B51AA2">
        <w:rPr>
          <w:i/>
          <w:iCs/>
        </w:rPr>
        <w:t>. Soc.</w:t>
      </w:r>
      <w:r w:rsidRPr="00B51AA2">
        <w:t xml:space="preserve"> </w:t>
      </w:r>
      <w:r w:rsidRPr="00B51AA2">
        <w:rPr>
          <w:b/>
          <w:bCs/>
        </w:rPr>
        <w:t>97</w:t>
      </w:r>
      <w:r w:rsidRPr="00B51AA2">
        <w:t>, S81–S86 (2016).</w:t>
      </w:r>
    </w:p>
    <w:p w14:paraId="2589E040" w14:textId="77777777" w:rsidR="00B51AA2" w:rsidRPr="00B51AA2" w:rsidRDefault="00B51AA2" w:rsidP="00B51AA2">
      <w:pPr>
        <w:pStyle w:val="Bibliography"/>
      </w:pPr>
      <w:r w:rsidRPr="00B51AA2">
        <w:t>85.</w:t>
      </w:r>
      <w:r w:rsidRPr="00B51AA2">
        <w:tab/>
        <w:t xml:space="preserve">Cohen, J., </w:t>
      </w:r>
      <w:proofErr w:type="spellStart"/>
      <w:r w:rsidRPr="00B51AA2">
        <w:t>Agel</w:t>
      </w:r>
      <w:proofErr w:type="spellEnd"/>
      <w:r w:rsidRPr="00B51AA2">
        <w:t xml:space="preserve">, L., Barlow, M., Garfinkel, C. I. &amp; White, I. Linking Arctic variability and change with extreme winter weather in the United States. </w:t>
      </w:r>
      <w:r w:rsidRPr="00B51AA2">
        <w:rPr>
          <w:i/>
          <w:iCs/>
        </w:rPr>
        <w:t>Science</w:t>
      </w:r>
      <w:r w:rsidRPr="00B51AA2">
        <w:t xml:space="preserve"> </w:t>
      </w:r>
      <w:r w:rsidRPr="00B51AA2">
        <w:rPr>
          <w:b/>
          <w:bCs/>
        </w:rPr>
        <w:t>373</w:t>
      </w:r>
      <w:r w:rsidRPr="00B51AA2">
        <w:t>, 1116–1121 (2021).</w:t>
      </w:r>
    </w:p>
    <w:p w14:paraId="356CCC72" w14:textId="77777777" w:rsidR="00B51AA2" w:rsidRPr="00B51AA2" w:rsidRDefault="00B51AA2" w:rsidP="00B51AA2">
      <w:pPr>
        <w:pStyle w:val="Bibliography"/>
      </w:pPr>
      <w:r w:rsidRPr="00B51AA2">
        <w:t>86.</w:t>
      </w:r>
      <w:r w:rsidRPr="00B51AA2">
        <w:tab/>
        <w:t xml:space="preserve">Haider, K. &amp; Anis, K. Heat Wave Death Toll Rises to 2,000 in Pakistan’s Financial Hub. </w:t>
      </w:r>
      <w:r w:rsidRPr="00B51AA2">
        <w:rPr>
          <w:i/>
          <w:iCs/>
        </w:rPr>
        <w:t>Bloomberg.com</w:t>
      </w:r>
      <w:r w:rsidRPr="00B51AA2">
        <w:t xml:space="preserve"> (2015).</w:t>
      </w:r>
    </w:p>
    <w:p w14:paraId="29EBF90C" w14:textId="77777777" w:rsidR="00B51AA2" w:rsidRPr="00B51AA2" w:rsidRDefault="00B51AA2" w:rsidP="00B51AA2">
      <w:pPr>
        <w:pStyle w:val="Bibliography"/>
      </w:pPr>
      <w:r w:rsidRPr="00B51AA2">
        <w:t>87.</w:t>
      </w:r>
      <w:r w:rsidRPr="00B51AA2">
        <w:tab/>
        <w:t xml:space="preserve">Davis, L., Gertler, P., Jarvis, S. &amp; Wolfram, C. Air conditioning and global inequality. </w:t>
      </w:r>
      <w:r w:rsidRPr="00B51AA2">
        <w:rPr>
          <w:i/>
          <w:iCs/>
        </w:rPr>
        <w:t>Glob. Environ. Change</w:t>
      </w:r>
      <w:r w:rsidRPr="00B51AA2">
        <w:t xml:space="preserve"> </w:t>
      </w:r>
      <w:r w:rsidRPr="00B51AA2">
        <w:rPr>
          <w:b/>
          <w:bCs/>
        </w:rPr>
        <w:t>69</w:t>
      </w:r>
      <w:r w:rsidRPr="00B51AA2">
        <w:t>, 102299 (2021).</w:t>
      </w:r>
    </w:p>
    <w:p w14:paraId="5CBE0DB6" w14:textId="77777777" w:rsidR="00B51AA2" w:rsidRPr="00B51AA2" w:rsidRDefault="00B51AA2" w:rsidP="00B51AA2">
      <w:pPr>
        <w:pStyle w:val="Bibliography"/>
      </w:pPr>
      <w:r w:rsidRPr="00B51AA2">
        <w:t>88.</w:t>
      </w:r>
      <w:r w:rsidRPr="00B51AA2">
        <w:tab/>
        <w:t>Khan, M. Assessment of intra-city urban heat island effect in relation to vulnerable stakeholders via Local Climate Zone classification, Land Surface Temperature analysis, and traverse surveys A Case Study of Karachi, Pakistan. (Glasgow Caledonian University, 2020).</w:t>
      </w:r>
    </w:p>
    <w:p w14:paraId="0220DC7B" w14:textId="77777777" w:rsidR="00B51AA2" w:rsidRPr="00B51AA2" w:rsidRDefault="00B51AA2" w:rsidP="00B51AA2">
      <w:pPr>
        <w:pStyle w:val="Bibliography"/>
      </w:pPr>
      <w:r w:rsidRPr="00B51AA2">
        <w:t>89.</w:t>
      </w:r>
      <w:r w:rsidRPr="00B51AA2">
        <w:tab/>
        <w:t>Weather Data &amp; Weather API | Visual Crossing. https://www.visualcrossing.com/.</w:t>
      </w:r>
    </w:p>
    <w:p w14:paraId="41B71A99" w14:textId="77777777" w:rsidR="00B51AA2" w:rsidRPr="00B51AA2" w:rsidRDefault="00B51AA2" w:rsidP="00B51AA2">
      <w:pPr>
        <w:pStyle w:val="Bibliography"/>
      </w:pPr>
      <w:r w:rsidRPr="00B51AA2">
        <w:t>90.</w:t>
      </w:r>
      <w:r w:rsidRPr="00B51AA2">
        <w:tab/>
        <w:t xml:space="preserve">Parkinson, T. </w:t>
      </w:r>
      <w:r w:rsidRPr="00B51AA2">
        <w:rPr>
          <w:i/>
          <w:iCs/>
        </w:rPr>
        <w:t>et al.</w:t>
      </w:r>
      <w:r w:rsidRPr="00B51AA2">
        <w:t xml:space="preserve"> ASHRAE global database of thermal comfort field measurements. (2022).</w:t>
      </w:r>
    </w:p>
    <w:p w14:paraId="2884371A" w14:textId="77777777" w:rsidR="00B51AA2" w:rsidRPr="00B51AA2" w:rsidRDefault="00B51AA2" w:rsidP="00B51AA2">
      <w:pPr>
        <w:pStyle w:val="Bibliography"/>
      </w:pPr>
      <w:r w:rsidRPr="00B51AA2">
        <w:t>91.</w:t>
      </w:r>
      <w:r w:rsidRPr="00B51AA2">
        <w:tab/>
      </w:r>
      <w:proofErr w:type="spellStart"/>
      <w:r w:rsidRPr="00B51AA2">
        <w:t>Gagge</w:t>
      </w:r>
      <w:proofErr w:type="spellEnd"/>
      <w:r w:rsidRPr="00B51AA2">
        <w:t xml:space="preserve">, A. P., </w:t>
      </w:r>
      <w:proofErr w:type="spellStart"/>
      <w:r w:rsidRPr="00B51AA2">
        <w:t>Stolwijk</w:t>
      </w:r>
      <w:proofErr w:type="spellEnd"/>
      <w:r w:rsidRPr="00B51AA2">
        <w:t xml:space="preserve">, J. &amp; Nishi, Y. An Effective Temperature Scale Based on a Simple Model of Human Physiological Regulatory Response. </w:t>
      </w:r>
      <w:r w:rsidRPr="00B51AA2">
        <w:rPr>
          <w:i/>
          <w:iCs/>
        </w:rPr>
        <w:t>ASHRAE Trans</w:t>
      </w:r>
      <w:r w:rsidRPr="00B51AA2">
        <w:t xml:space="preserve"> </w:t>
      </w:r>
      <w:r w:rsidRPr="00B51AA2">
        <w:rPr>
          <w:b/>
          <w:bCs/>
        </w:rPr>
        <w:t>77</w:t>
      </w:r>
      <w:r w:rsidRPr="00B51AA2">
        <w:t>, 247–257 (1971).</w:t>
      </w:r>
    </w:p>
    <w:p w14:paraId="7342B0EA" w14:textId="77777777" w:rsidR="00B51AA2" w:rsidRPr="00B51AA2" w:rsidRDefault="00B51AA2" w:rsidP="00B51AA2">
      <w:pPr>
        <w:pStyle w:val="Bibliography"/>
      </w:pPr>
      <w:r w:rsidRPr="00B51AA2">
        <w:t>92.</w:t>
      </w:r>
      <w:r w:rsidRPr="00B51AA2">
        <w:tab/>
      </w:r>
      <w:proofErr w:type="spellStart"/>
      <w:r w:rsidRPr="00B51AA2">
        <w:t>Schweiker</w:t>
      </w:r>
      <w:proofErr w:type="spellEnd"/>
      <w:r w:rsidRPr="00B51AA2">
        <w:t xml:space="preserve">, M. </w:t>
      </w:r>
      <w:r w:rsidRPr="00B51AA2">
        <w:rPr>
          <w:i/>
          <w:iCs/>
        </w:rPr>
        <w:t>et al.</w:t>
      </w:r>
      <w:r w:rsidRPr="00B51AA2">
        <w:t xml:space="preserve"> </w:t>
      </w:r>
      <w:proofErr w:type="spellStart"/>
      <w:r w:rsidRPr="00B51AA2">
        <w:t>comf</w:t>
      </w:r>
      <w:proofErr w:type="spellEnd"/>
      <w:r w:rsidRPr="00B51AA2">
        <w:t>: Models and Equations for Human Comfort Research. (2022).</w:t>
      </w:r>
    </w:p>
    <w:p w14:paraId="608A045B" w14:textId="77777777" w:rsidR="00B51AA2" w:rsidRPr="00B51AA2" w:rsidRDefault="00B51AA2" w:rsidP="00B51AA2">
      <w:pPr>
        <w:pStyle w:val="Bibliography"/>
      </w:pPr>
      <w:r w:rsidRPr="00B51AA2">
        <w:t>93.</w:t>
      </w:r>
      <w:r w:rsidRPr="00B51AA2">
        <w:tab/>
        <w:t xml:space="preserve">Dawe, M., Raftery, P., Woolley, J., Schiavon, S. &amp; Bauman, F. Comparison of mean radiant and air temperatures in </w:t>
      </w:r>
      <w:proofErr w:type="gramStart"/>
      <w:r w:rsidRPr="00B51AA2">
        <w:t>mechanically-conditioned</w:t>
      </w:r>
      <w:proofErr w:type="gramEnd"/>
      <w:r w:rsidRPr="00B51AA2">
        <w:t xml:space="preserve"> commercial buildings from over 200,000 field and laboratory measurements. </w:t>
      </w:r>
      <w:r w:rsidRPr="00B51AA2">
        <w:rPr>
          <w:i/>
          <w:iCs/>
        </w:rPr>
        <w:t>Energy Build.</w:t>
      </w:r>
      <w:r w:rsidRPr="00B51AA2">
        <w:t xml:space="preserve"> </w:t>
      </w:r>
      <w:r w:rsidRPr="00B51AA2">
        <w:rPr>
          <w:b/>
          <w:bCs/>
        </w:rPr>
        <w:t>206</w:t>
      </w:r>
      <w:r w:rsidRPr="00B51AA2">
        <w:t>, 109582 (2020).</w:t>
      </w:r>
    </w:p>
    <w:p w14:paraId="29D600EF" w14:textId="77777777" w:rsidR="00B51AA2" w:rsidRPr="00B51AA2" w:rsidRDefault="00B51AA2" w:rsidP="00B51AA2">
      <w:pPr>
        <w:pStyle w:val="Bibliography"/>
      </w:pPr>
      <w:r w:rsidRPr="00B51AA2">
        <w:lastRenderedPageBreak/>
        <w:t>94.</w:t>
      </w:r>
      <w:r w:rsidRPr="00B51AA2">
        <w:tab/>
        <w:t xml:space="preserve">ASHRAE. </w:t>
      </w:r>
      <w:r w:rsidRPr="00B51AA2">
        <w:rPr>
          <w:i/>
          <w:iCs/>
        </w:rPr>
        <w:t>Thermal Environmental Conditions for Human Occupancy</w:t>
      </w:r>
      <w:r w:rsidRPr="00B51AA2">
        <w:t>. https://www.ashrae.org/technical-resources/bookstore/standard-55-thermal-environmental-conditions-for-human-occupancy (2020).</w:t>
      </w:r>
    </w:p>
    <w:p w14:paraId="11EE9D8E" w14:textId="77777777" w:rsidR="00B51AA2" w:rsidRPr="00B51AA2" w:rsidRDefault="00B51AA2" w:rsidP="00B51AA2">
      <w:pPr>
        <w:pStyle w:val="Bibliography"/>
      </w:pPr>
      <w:r w:rsidRPr="00B51AA2">
        <w:t>95.</w:t>
      </w:r>
      <w:r w:rsidRPr="00B51AA2">
        <w:tab/>
      </w:r>
      <w:proofErr w:type="spellStart"/>
      <w:r w:rsidRPr="00B51AA2">
        <w:t>Lapillonne</w:t>
      </w:r>
      <w:proofErr w:type="spellEnd"/>
      <w:r w:rsidRPr="00B51AA2">
        <w:t xml:space="preserve">, B. </w:t>
      </w:r>
      <w:r w:rsidRPr="00B51AA2">
        <w:rPr>
          <w:i/>
          <w:iCs/>
        </w:rPr>
        <w:t>Future of Air-Conditioning</w:t>
      </w:r>
      <w:r w:rsidRPr="00B51AA2">
        <w:t>. https://www.enerdata.net/publications/executive-briefing/the-future-air-conditioning-global-demand.html (2019).</w:t>
      </w:r>
    </w:p>
    <w:p w14:paraId="0A1F0411" w14:textId="77777777" w:rsidR="00B51AA2" w:rsidRPr="00B51AA2" w:rsidRDefault="00B51AA2" w:rsidP="00B51AA2">
      <w:pPr>
        <w:pStyle w:val="Bibliography"/>
      </w:pPr>
      <w:r w:rsidRPr="00B51AA2">
        <w:t>96.</w:t>
      </w:r>
      <w:r w:rsidRPr="00B51AA2">
        <w:tab/>
        <w:t xml:space="preserve">Winter Storm Uri. </w:t>
      </w:r>
      <w:r w:rsidRPr="00B51AA2">
        <w:rPr>
          <w:i/>
          <w:iCs/>
        </w:rPr>
        <w:t>Federal Communications Commission</w:t>
      </w:r>
      <w:r w:rsidRPr="00B51AA2">
        <w:t xml:space="preserve"> https://www.fcc.gov/uri (2021).</w:t>
      </w:r>
    </w:p>
    <w:p w14:paraId="62EBAB7C" w14:textId="77777777" w:rsidR="00B51AA2" w:rsidRPr="00B51AA2" w:rsidRDefault="00B51AA2" w:rsidP="00B51AA2">
      <w:pPr>
        <w:pStyle w:val="Bibliography"/>
      </w:pPr>
      <w:r w:rsidRPr="00B51AA2">
        <w:t>97.</w:t>
      </w:r>
      <w:r w:rsidRPr="00B51AA2">
        <w:tab/>
        <w:t xml:space="preserve">Doan, L. How Many Millions Are Without Power in Texas? It’s Impossible to Know for Sure. </w:t>
      </w:r>
      <w:r w:rsidRPr="00B51AA2">
        <w:rPr>
          <w:i/>
          <w:iCs/>
        </w:rPr>
        <w:t>Time</w:t>
      </w:r>
      <w:r w:rsidRPr="00B51AA2">
        <w:t xml:space="preserve"> (2021).</w:t>
      </w:r>
    </w:p>
    <w:p w14:paraId="061E8D71" w14:textId="77777777" w:rsidR="00B51AA2" w:rsidRPr="00B51AA2" w:rsidRDefault="00B51AA2" w:rsidP="00B51AA2">
      <w:pPr>
        <w:pStyle w:val="Bibliography"/>
      </w:pPr>
      <w:r w:rsidRPr="00B51AA2">
        <w:t>98.</w:t>
      </w:r>
      <w:r w:rsidRPr="00B51AA2">
        <w:tab/>
        <w:t>Texas uses natural gas for electricity generation and home heating. https://www.eia.gov/todayinenergy/detail.php?id=47116.</w:t>
      </w:r>
    </w:p>
    <w:p w14:paraId="5D24CFE9" w14:textId="77777777" w:rsidR="00B51AA2" w:rsidRPr="00B51AA2" w:rsidRDefault="00B51AA2" w:rsidP="00B51AA2">
      <w:pPr>
        <w:pStyle w:val="Bibliography"/>
      </w:pPr>
      <w:r w:rsidRPr="00B51AA2">
        <w:t>99.</w:t>
      </w:r>
      <w:r w:rsidRPr="00B51AA2">
        <w:tab/>
        <w:t xml:space="preserve">Subramanian, S. </w:t>
      </w:r>
      <w:r w:rsidRPr="00B51AA2">
        <w:rPr>
          <w:i/>
          <w:iCs/>
        </w:rPr>
        <w:t>et al.</w:t>
      </w:r>
      <w:r w:rsidRPr="00B51AA2">
        <w:t xml:space="preserve"> </w:t>
      </w:r>
      <w:r w:rsidRPr="00B51AA2">
        <w:rPr>
          <w:i/>
          <w:iCs/>
        </w:rPr>
        <w:t>2022 State Energy Efficiency Scorecard</w:t>
      </w:r>
      <w:r w:rsidRPr="00B51AA2">
        <w:t>. (2022).</w:t>
      </w:r>
    </w:p>
    <w:p w14:paraId="68490FC2" w14:textId="77777777" w:rsidR="00B51AA2" w:rsidRPr="00B51AA2" w:rsidRDefault="00B51AA2" w:rsidP="00B51AA2">
      <w:pPr>
        <w:pStyle w:val="Bibliography"/>
      </w:pPr>
      <w:r w:rsidRPr="00B51AA2">
        <w:t>100.</w:t>
      </w:r>
      <w:r w:rsidRPr="00B51AA2">
        <w:tab/>
      </w:r>
      <w:proofErr w:type="spellStart"/>
      <w:r w:rsidRPr="00B51AA2">
        <w:t>Hellerstedt</w:t>
      </w:r>
      <w:proofErr w:type="spellEnd"/>
      <w:r w:rsidRPr="00B51AA2">
        <w:t xml:space="preserve">, J. </w:t>
      </w:r>
      <w:r w:rsidRPr="00B51AA2">
        <w:rPr>
          <w:i/>
          <w:iCs/>
        </w:rPr>
        <w:t>February 2021 Winter Storm-Related Deaths – Texas</w:t>
      </w:r>
      <w:r w:rsidRPr="00B51AA2">
        <w:t>. https://www.dshs.texas.gov/news/updates/SMOC_FebWinterStorm_MortalitySurvReport_12-30-21.pdf (2021).</w:t>
      </w:r>
    </w:p>
    <w:p w14:paraId="55EE77D1" w14:textId="77777777" w:rsidR="00B51AA2" w:rsidRPr="00B51AA2" w:rsidRDefault="00B51AA2" w:rsidP="00B51AA2">
      <w:pPr>
        <w:pStyle w:val="Bibliography"/>
      </w:pPr>
      <w:r w:rsidRPr="00B51AA2">
        <w:t>101.</w:t>
      </w:r>
      <w:r w:rsidRPr="00B51AA2">
        <w:tab/>
        <w:t xml:space="preserve">U.S. DOE. </w:t>
      </w:r>
      <w:proofErr w:type="spellStart"/>
      <w:r w:rsidRPr="00B51AA2">
        <w:t>EnergyPlus</w:t>
      </w:r>
      <w:proofErr w:type="spellEnd"/>
      <w:r w:rsidRPr="00B51AA2">
        <w:t>. (2022).</w:t>
      </w:r>
    </w:p>
    <w:p w14:paraId="38776DCF" w14:textId="77777777" w:rsidR="00B51AA2" w:rsidRPr="00B51AA2" w:rsidRDefault="00B51AA2" w:rsidP="00B51AA2">
      <w:pPr>
        <w:pStyle w:val="Bibliography"/>
      </w:pPr>
      <w:r w:rsidRPr="00B51AA2">
        <w:t>102.</w:t>
      </w:r>
      <w:r w:rsidRPr="00B51AA2">
        <w:tab/>
        <w:t>Texas Building Permit Data - Texas Real Estate Research Center. https://www.recenter.tamu.edu:443/data/building-permits.</w:t>
      </w:r>
    </w:p>
    <w:p w14:paraId="58BC72B8" w14:textId="77777777" w:rsidR="00B51AA2" w:rsidRPr="00B51AA2" w:rsidRDefault="00B51AA2" w:rsidP="00B51AA2">
      <w:pPr>
        <w:pStyle w:val="Bibliography"/>
      </w:pPr>
      <w:r w:rsidRPr="00B51AA2">
        <w:t>103.</w:t>
      </w:r>
      <w:r w:rsidRPr="00B51AA2">
        <w:tab/>
        <w:t>Texas Section-ASCE. Recommended Practice for the Design of Residential Foundations. (2007).</w:t>
      </w:r>
    </w:p>
    <w:p w14:paraId="5089D27C" w14:textId="77777777" w:rsidR="00B51AA2" w:rsidRPr="00B51AA2" w:rsidRDefault="00B51AA2" w:rsidP="00B51AA2">
      <w:pPr>
        <w:pStyle w:val="Bibliography"/>
      </w:pPr>
      <w:r w:rsidRPr="00B51AA2">
        <w:t>104.</w:t>
      </w:r>
      <w:r w:rsidRPr="00B51AA2">
        <w:tab/>
        <w:t xml:space="preserve">Mendon, V. V. &amp; Taylor, Z. T. </w:t>
      </w:r>
      <w:r w:rsidRPr="00B51AA2">
        <w:rPr>
          <w:i/>
          <w:iCs/>
        </w:rPr>
        <w:t xml:space="preserve">Development of residential prototype building models and analysis system for large-scale energy efficiency studies using </w:t>
      </w:r>
      <w:proofErr w:type="spellStart"/>
      <w:r w:rsidRPr="00B51AA2">
        <w:rPr>
          <w:i/>
          <w:iCs/>
        </w:rPr>
        <w:t>EnergyPlus</w:t>
      </w:r>
      <w:proofErr w:type="spellEnd"/>
      <w:r w:rsidRPr="00B51AA2">
        <w:t>. (2014).</w:t>
      </w:r>
    </w:p>
    <w:p w14:paraId="525CD07D" w14:textId="77777777" w:rsidR="00B51AA2" w:rsidRPr="00B51AA2" w:rsidRDefault="00B51AA2" w:rsidP="00B51AA2">
      <w:pPr>
        <w:pStyle w:val="Bibliography"/>
      </w:pPr>
      <w:r w:rsidRPr="00B51AA2">
        <w:t>105.</w:t>
      </w:r>
      <w:r w:rsidRPr="00B51AA2">
        <w:tab/>
        <w:t xml:space="preserve">Taylor, Z., Mendon, V. &amp; Fernandez, N. </w:t>
      </w:r>
      <w:r w:rsidRPr="00B51AA2">
        <w:rPr>
          <w:i/>
          <w:iCs/>
        </w:rPr>
        <w:t>Methodology for Evaluating Cost-Effectiveness of Residential Energy Code Changes</w:t>
      </w:r>
      <w:r w:rsidRPr="00B51AA2">
        <w:t>. https://www.energycodes.gov/sites/default/files/2021-07/residential_methodology_2015.pdf (2015).</w:t>
      </w:r>
    </w:p>
    <w:p w14:paraId="4DB72566" w14:textId="77777777" w:rsidR="00B51AA2" w:rsidRPr="00B51AA2" w:rsidRDefault="00B51AA2" w:rsidP="00B51AA2">
      <w:pPr>
        <w:pStyle w:val="Bibliography"/>
      </w:pPr>
      <w:r w:rsidRPr="00B51AA2">
        <w:lastRenderedPageBreak/>
        <w:t>106.</w:t>
      </w:r>
      <w:r w:rsidRPr="00B51AA2">
        <w:tab/>
        <w:t>Prototype Building Models | Building Energy Codes Program. https://www.energycodes.gov/prototype-building-models#Residential.</w:t>
      </w:r>
    </w:p>
    <w:p w14:paraId="561AF77B" w14:textId="7190F711" w:rsidR="00A46F95" w:rsidRDefault="00306945">
      <w:pPr>
        <w:pStyle w:val="Heading1"/>
        <w:spacing w:line="240" w:lineRule="auto"/>
        <w:pPrChange w:id="594" w:author="Arfa Aijazi" w:date="2023-12-19T16:54:00Z">
          <w:pPr>
            <w:pStyle w:val="Heading1"/>
            <w:spacing w:line="276" w:lineRule="auto"/>
          </w:pPr>
        </w:pPrChange>
      </w:pPr>
      <w:r w:rsidRPr="00667D9A">
        <w:rPr>
          <w:sz w:val="20"/>
          <w:szCs w:val="20"/>
        </w:rPr>
        <w:fldChar w:fldCharType="end"/>
      </w:r>
      <w:r w:rsidR="00A46F95">
        <w:t>Acknowledgements</w:t>
      </w:r>
    </w:p>
    <w:p w14:paraId="639515A7" w14:textId="119B1418" w:rsidR="00A46F95" w:rsidRDefault="00A46F95" w:rsidP="00A46F95">
      <w:r>
        <w:t xml:space="preserve">At the time of the study, </w:t>
      </w:r>
      <w:proofErr w:type="spellStart"/>
      <w:r>
        <w:t>Arfa</w:t>
      </w:r>
      <w:proofErr w:type="spellEnd"/>
      <w:r>
        <w:t xml:space="preserve"> </w:t>
      </w:r>
      <w:proofErr w:type="spellStart"/>
      <w:r>
        <w:t>Aijazi</w:t>
      </w:r>
      <w:proofErr w:type="spellEnd"/>
      <w:r>
        <w:t xml:space="preserve"> was supported by a Doctoral Completion Fellowship through the Graduate Division at the University of California, Berkeley. </w:t>
      </w:r>
      <w:r w:rsidRPr="0007750B">
        <w:t>This research was</w:t>
      </w:r>
      <w:r>
        <w:t xml:space="preserve"> also</w:t>
      </w:r>
      <w:r w:rsidRPr="0007750B">
        <w:t xml:space="preserve"> in part funded by the Center for the Built Environment</w:t>
      </w:r>
      <w:r>
        <w:t xml:space="preserve"> (CBE) at</w:t>
      </w:r>
      <w:r w:rsidRPr="0007750B">
        <w:t xml:space="preserve"> University of California, Berkeley.</w:t>
      </w:r>
      <w:r>
        <w:t xml:space="preserve"> CBE with which the authors are affiliated, is advised </w:t>
      </w:r>
      <w:proofErr w:type="gramStart"/>
      <w:r>
        <w:t>by</w:t>
      </w:r>
      <w:proofErr w:type="gramEnd"/>
      <w:r>
        <w:t xml:space="preserve"> and funded by many partners that represent a diversity of organizations from the building industry, including manufacturers, building owners, facility managers, contractors, architects, engineers, government agencies, and utilities. Specifically, the authors also acknowledge in-kind equipment donations from Big Ass Solutions and </w:t>
      </w:r>
      <w:proofErr w:type="spellStart"/>
      <w:r>
        <w:t>Sleepme</w:t>
      </w:r>
      <w:proofErr w:type="spellEnd"/>
      <w:r>
        <w:t xml:space="preserve">. The authors also thank Professor Ed </w:t>
      </w:r>
      <w:proofErr w:type="spellStart"/>
      <w:r>
        <w:t>Arens</w:t>
      </w:r>
      <w:proofErr w:type="spellEnd"/>
      <w:r>
        <w:t xml:space="preserve">, Charlie Huizenga, </w:t>
      </w:r>
      <w:del w:id="595" w:author="luo maohui" w:date="2023-12-18T21:11:00Z">
        <w:r w:rsidDel="00A12AE1">
          <w:delText xml:space="preserve">and </w:delText>
        </w:r>
      </w:del>
      <w:r>
        <w:t xml:space="preserve">Dr. </w:t>
      </w:r>
      <w:proofErr w:type="spellStart"/>
      <w:r>
        <w:t>Yingdong</w:t>
      </w:r>
      <w:proofErr w:type="spellEnd"/>
      <w:r>
        <w:t xml:space="preserve"> He</w:t>
      </w:r>
      <w:ins w:id="596" w:author="luo maohui" w:date="2023-12-18T21:11:00Z">
        <w:r w:rsidR="00A12AE1">
          <w:t xml:space="preserve">, </w:t>
        </w:r>
        <w:commentRangeStart w:id="597"/>
        <w:r w:rsidR="00A12AE1">
          <w:t xml:space="preserve">and visiting PhD student Thomas </w:t>
        </w:r>
        <w:proofErr w:type="spellStart"/>
        <w:r w:rsidR="00A12AE1">
          <w:t>Hirn</w:t>
        </w:r>
      </w:ins>
      <w:proofErr w:type="spellEnd"/>
      <w:r>
        <w:t xml:space="preserve"> </w:t>
      </w:r>
      <w:commentRangeEnd w:id="597"/>
      <w:r w:rsidR="00A12AE1">
        <w:rPr>
          <w:rStyle w:val="CommentReference"/>
        </w:rPr>
        <w:commentReference w:id="597"/>
      </w:r>
      <w:r>
        <w:t>with the CBE at the University of California, Berkeley for their assistance with using the Controlled Environmental Chamber (CEC) and the thermal manikin</w:t>
      </w:r>
      <w:r w:rsidR="00025846">
        <w:t xml:space="preserve"> and </w:t>
      </w:r>
      <w:r w:rsidR="002E3622">
        <w:t xml:space="preserve">Dr. </w:t>
      </w:r>
      <w:r w:rsidR="00025846">
        <w:t xml:space="preserve">Federico Tartarini, </w:t>
      </w:r>
      <w:r w:rsidR="00863756">
        <w:t xml:space="preserve">formerly affiliated with the Berkeley Education Alliance for Research in Singapore (BEARS), for his help with the case study methodology. </w:t>
      </w:r>
      <w:ins w:id="598" w:author="Arfa Aijazi" w:date="2023-12-18T15:34:00Z">
        <w:r w:rsidR="003847D0" w:rsidRPr="008B513A">
          <w:t xml:space="preserve">We also </w:t>
        </w:r>
      </w:ins>
      <w:ins w:id="599" w:author="Arfa Aijazi" w:date="2023-12-18T15:35:00Z">
        <w:r w:rsidR="003847D0" w:rsidRPr="008B513A">
          <w:t>acknowledge</w:t>
        </w:r>
      </w:ins>
      <w:ins w:id="600" w:author="Arfa Aijazi" w:date="2023-12-18T15:34:00Z">
        <w:r w:rsidR="003847D0" w:rsidRPr="008B513A">
          <w:t xml:space="preserve"> that this study significantly builds upon a</w:t>
        </w:r>
      </w:ins>
      <w:ins w:id="601" w:author="Arfa Aijazi" w:date="2023-12-18T15:35:00Z">
        <w:r w:rsidR="00C82EC0" w:rsidRPr="008B513A">
          <w:t xml:space="preserve"> thermal manikin</w:t>
        </w:r>
      </w:ins>
      <w:ins w:id="602" w:author="Arfa Aijazi" w:date="2023-12-18T15:34:00Z">
        <w:r w:rsidR="003847D0" w:rsidRPr="008B513A">
          <w:t xml:space="preserve"> study conducted by </w:t>
        </w:r>
      </w:ins>
      <w:ins w:id="603" w:author="Arfa Aijazi" w:date="2023-12-19T13:09:00Z">
        <w:r w:rsidR="008B513A">
          <w:t>Professor</w:t>
        </w:r>
      </w:ins>
      <w:ins w:id="604" w:author="Arfa Aijazi" w:date="2023-12-18T15:34:00Z">
        <w:r w:rsidR="003847D0" w:rsidRPr="008B513A">
          <w:t xml:space="preserve"> </w:t>
        </w:r>
      </w:ins>
      <w:ins w:id="605" w:author="Arfa Aijazi" w:date="2023-12-19T13:07:00Z">
        <w:r w:rsidR="008B513A">
          <w:t xml:space="preserve">Young-Hum </w:t>
        </w:r>
      </w:ins>
      <w:ins w:id="606" w:author="Arfa Aijazi" w:date="2023-12-18T15:34:00Z">
        <w:r w:rsidR="003847D0" w:rsidRPr="008B513A">
          <w:t>Cho</w:t>
        </w:r>
      </w:ins>
      <w:ins w:id="607" w:author="Arfa Aijazi" w:date="2023-12-18T15:35:00Z">
        <w:r w:rsidR="003847D0" w:rsidRPr="008B513A">
          <w:t xml:space="preserve">, </w:t>
        </w:r>
        <w:r w:rsidR="00C82EC0" w:rsidRPr="008B513A">
          <w:t xml:space="preserve">affiliated with </w:t>
        </w:r>
      </w:ins>
      <w:ins w:id="608" w:author="Arfa Aijazi" w:date="2023-12-19T13:11:00Z">
        <w:r w:rsidR="008B513A">
          <w:t xml:space="preserve">the </w:t>
        </w:r>
        <w:r w:rsidR="008B513A" w:rsidRPr="008B513A">
          <w:t xml:space="preserve">School of Architecture, </w:t>
        </w:r>
        <w:proofErr w:type="spellStart"/>
        <w:r w:rsidR="008B513A" w:rsidRPr="008B513A">
          <w:t>Yeungnam</w:t>
        </w:r>
        <w:proofErr w:type="spellEnd"/>
        <w:r w:rsidR="008B513A" w:rsidRPr="008B513A">
          <w:t xml:space="preserve"> University, Republic of Korea</w:t>
        </w:r>
      </w:ins>
      <w:ins w:id="609" w:author="Arfa Aijazi" w:date="2023-12-18T15:35:00Z">
        <w:r w:rsidR="00C82EC0" w:rsidRPr="008B513A">
          <w:t xml:space="preserve"> and formerly a CBE visiting scholar.</w:t>
        </w:r>
        <w:r w:rsidR="00C82EC0">
          <w:t xml:space="preserve">  </w:t>
        </w:r>
      </w:ins>
    </w:p>
    <w:p w14:paraId="696C9E0D" w14:textId="77777777" w:rsidR="00A46F95" w:rsidRDefault="00A46F95" w:rsidP="00751670">
      <w:pPr>
        <w:pStyle w:val="Heading1"/>
      </w:pPr>
      <w:r>
        <w:t>Author information</w:t>
      </w:r>
      <w:r>
        <w:tab/>
      </w:r>
    </w:p>
    <w:p w14:paraId="06F858A1" w14:textId="77777777" w:rsidR="00A46F95" w:rsidRDefault="00A46F95" w:rsidP="00A46F95">
      <w:pPr>
        <w:pStyle w:val="Heading2"/>
      </w:pPr>
      <w:r>
        <w:t>Authors and Affiliations</w:t>
      </w:r>
    </w:p>
    <w:p w14:paraId="006CCE4A" w14:textId="77777777" w:rsidR="00A46F95" w:rsidRDefault="00A46F95" w:rsidP="00751670">
      <w:pPr>
        <w:pStyle w:val="Heading1"/>
        <w:rPr>
          <w:bCs/>
        </w:rPr>
      </w:pPr>
      <w:r>
        <w:rPr>
          <w:bCs/>
        </w:rPr>
        <w:t>Center for the Built Environment (CBE), University of California, Berkeley, Berkeley, CA, USA</w:t>
      </w:r>
    </w:p>
    <w:p w14:paraId="6932B064" w14:textId="77777777" w:rsidR="00A46F95" w:rsidRDefault="00A46F95" w:rsidP="00A46F95">
      <w:proofErr w:type="spellStart"/>
      <w:r>
        <w:t>Arfa</w:t>
      </w:r>
      <w:proofErr w:type="spellEnd"/>
      <w:r>
        <w:t xml:space="preserve"> </w:t>
      </w:r>
      <w:proofErr w:type="spellStart"/>
      <w:r>
        <w:t>Aijazi</w:t>
      </w:r>
      <w:proofErr w:type="spellEnd"/>
      <w:r>
        <w:t>, Thomas Parkinson, Hui Zhang,</w:t>
      </w:r>
      <w:r w:rsidRPr="00660E52">
        <w:t xml:space="preserve"> </w:t>
      </w:r>
      <w:r>
        <w:t>Stefano Schiavon,</w:t>
      </w:r>
    </w:p>
    <w:p w14:paraId="58A5DF6B" w14:textId="77777777" w:rsidR="00A46F95" w:rsidRDefault="00A46F95" w:rsidP="00A46F95">
      <w:pPr>
        <w:pStyle w:val="Heading2"/>
      </w:pPr>
      <w:r>
        <w:t>Contributions</w:t>
      </w:r>
    </w:p>
    <w:p w14:paraId="6E78F12C" w14:textId="77777777" w:rsidR="00A46F95" w:rsidRDefault="00A46F95" w:rsidP="00A46F95">
      <w:r>
        <w:t>A.A.: conceptualization (lead); methodology (lead); investigation; formal analysis; writing—original draft; writing—review and editing (equal); visualization.</w:t>
      </w:r>
    </w:p>
    <w:p w14:paraId="30C91501" w14:textId="77777777" w:rsidR="00A46F95" w:rsidRDefault="00A46F95" w:rsidP="00A46F95">
      <w:r>
        <w:t>T.P.: conceptualization (support); methodology (support); writing—review and editing (equal)</w:t>
      </w:r>
    </w:p>
    <w:p w14:paraId="2D37901F" w14:textId="77777777" w:rsidR="00A46F95" w:rsidRDefault="00A46F95" w:rsidP="00A46F95">
      <w:r>
        <w:t>H.Z.: methodology (support)</w:t>
      </w:r>
    </w:p>
    <w:p w14:paraId="47A0B70C" w14:textId="77777777" w:rsidR="00A46F95" w:rsidRDefault="00A46F95" w:rsidP="00A46F95">
      <w:r>
        <w:t>S.S.: conceptualization (support); methodology (support); writing—review and editing (equal)</w:t>
      </w:r>
    </w:p>
    <w:p w14:paraId="7B9B33A1" w14:textId="77777777" w:rsidR="00A46F95" w:rsidRDefault="00A46F95" w:rsidP="00A46F95">
      <w:pPr>
        <w:pStyle w:val="Heading2"/>
      </w:pPr>
      <w:r>
        <w:t>Corresponding author</w:t>
      </w:r>
    </w:p>
    <w:p w14:paraId="7117D1F1" w14:textId="39F4D2C9" w:rsidR="0016102B" w:rsidRDefault="00A46F95" w:rsidP="0016102B">
      <w:r>
        <w:t xml:space="preserve">Correspondence to </w:t>
      </w:r>
      <w:hyperlink r:id="rId21" w:history="1">
        <w:r w:rsidRPr="007C33C2">
          <w:rPr>
            <w:rStyle w:val="Hyperlink"/>
          </w:rPr>
          <w:t>Stefano Schiavon</w:t>
        </w:r>
      </w:hyperlink>
      <w:r>
        <w:t>.</w:t>
      </w:r>
    </w:p>
    <w:p w14:paraId="39DDEBA9" w14:textId="7A6FAE54" w:rsidR="0016102B" w:rsidRDefault="0016102B" w:rsidP="0016102B">
      <w:pPr>
        <w:pStyle w:val="Heading1"/>
      </w:pPr>
      <w:r>
        <w:t>Data availability</w:t>
      </w:r>
    </w:p>
    <w:p w14:paraId="7AF82831" w14:textId="7A157E52" w:rsidR="00E50A78" w:rsidRPr="00667D9A" w:rsidRDefault="0016102B" w:rsidP="004214D0">
      <w:pPr>
        <w:jc w:val="left"/>
        <w:rPr>
          <w:color w:val="0563C1" w:themeColor="hyperlink"/>
          <w:u w:val="single"/>
          <w:rPrChange w:id="610" w:author="Arfa Aijazi" w:date="2023-12-19T16:57:00Z">
            <w:rPr/>
          </w:rPrChange>
        </w:rPr>
        <w:sectPr w:rsidR="00E50A78" w:rsidRPr="00667D9A" w:rsidSect="00BD4689">
          <w:pgSz w:w="12240" w:h="15840"/>
          <w:pgMar w:top="1440" w:right="1440" w:bottom="1440" w:left="1440" w:header="720" w:footer="720" w:gutter="0"/>
          <w:cols w:space="720"/>
          <w:docGrid w:linePitch="360"/>
        </w:sectPr>
      </w:pPr>
      <w:r>
        <w:t xml:space="preserve">All data and analysis code </w:t>
      </w:r>
      <w:proofErr w:type="gramStart"/>
      <w:r>
        <w:t>is</w:t>
      </w:r>
      <w:proofErr w:type="gramEnd"/>
      <w:r>
        <w:t xml:space="preserve"> provided on GitHub at</w:t>
      </w:r>
      <w:r w:rsidR="004214D0">
        <w:t xml:space="preserve">: </w:t>
      </w:r>
      <w:ins w:id="611" w:author="Arfa Aijazi" w:date="2023-12-19T17:01:00Z">
        <w:r w:rsidR="00667D9A">
          <w:fldChar w:fldCharType="begin"/>
        </w:r>
        <w:r w:rsidR="00667D9A">
          <w:instrText>HYPERLINK "https://github.com/anaijazi/thermalManikinSleep"</w:instrText>
        </w:r>
        <w:r w:rsidR="00667D9A">
          <w:fldChar w:fldCharType="separate"/>
        </w:r>
        <w:r w:rsidR="004214D0" w:rsidRPr="00667D9A">
          <w:rPr>
            <w:rStyle w:val="Hyperlink"/>
          </w:rPr>
          <w:t>https://github.com/anaijazi/thermalManikinSleep</w:t>
        </w:r>
        <w:r w:rsidR="00667D9A">
          <w:fldChar w:fldCharType="end"/>
        </w:r>
      </w:ins>
    </w:p>
    <w:p w14:paraId="71B6A660" w14:textId="77777777" w:rsidR="00AD6949" w:rsidRDefault="00AD6949"/>
    <w:sectPr w:rsidR="00AD694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1" w:author="Arfa Aijazi" w:date="2023-12-08T17:04:00Z" w:initials="AA">
    <w:p w14:paraId="1E0B9FA9" w14:textId="77777777" w:rsidR="00515E5E" w:rsidRDefault="00515E5E" w:rsidP="00515E5E">
      <w:pPr>
        <w:jc w:val="left"/>
      </w:pPr>
      <w:r>
        <w:rPr>
          <w:rStyle w:val="CommentReference"/>
        </w:rPr>
        <w:annotationRef/>
      </w:r>
      <w:r>
        <w:rPr>
          <w:sz w:val="20"/>
          <w:szCs w:val="20"/>
        </w:rPr>
        <w:t>Can anyone recommend a god source to validate these values?</w:t>
      </w:r>
    </w:p>
  </w:comment>
  <w:comment w:id="52" w:author="Thomas Parkinson" w:date="2023-12-15T10:03:00Z" w:initials="TP">
    <w:p w14:paraId="1DE386ED" w14:textId="77777777" w:rsidR="00C31C62" w:rsidRDefault="00C31C62" w:rsidP="00C31C62">
      <w:pPr>
        <w:jc w:val="left"/>
      </w:pPr>
      <w:r>
        <w:rPr>
          <w:rStyle w:val="CommentReference"/>
        </w:rPr>
        <w:annotationRef/>
      </w:r>
      <w:r>
        <w:rPr>
          <w:color w:val="000000"/>
          <w:sz w:val="20"/>
          <w:szCs w:val="20"/>
        </w:rPr>
        <w:t xml:space="preserve">I think Stefano added these in originally. Perhaps ASHRAE gives something? </w:t>
      </w:r>
    </w:p>
  </w:comment>
  <w:comment w:id="53" w:author="Stefano Schiavon" w:date="2023-12-15T14:27:00Z" w:initials="SS">
    <w:p w14:paraId="623599BD" w14:textId="77777777" w:rsidR="00F244FB" w:rsidRDefault="00F244FB" w:rsidP="00F244FB">
      <w:pPr>
        <w:jc w:val="left"/>
      </w:pPr>
      <w:r>
        <w:rPr>
          <w:rStyle w:val="CommentReference"/>
        </w:rPr>
        <w:annotationRef/>
      </w:r>
      <w:r>
        <w:rPr>
          <w:color w:val="000000"/>
          <w:sz w:val="20"/>
          <w:szCs w:val="20"/>
        </w:rPr>
        <w:t xml:space="preserve">I do not have a good source for this. The most representative source of data could be RECS but they are not collecting sizing data, right? </w:t>
      </w:r>
    </w:p>
  </w:comment>
  <w:comment w:id="54" w:author="Arfa Aijazi" w:date="2023-12-18T09:10:00Z" w:initials="AA">
    <w:p w14:paraId="5B4D7221" w14:textId="77777777" w:rsidR="00215B2C" w:rsidRDefault="00215B2C" w:rsidP="00215B2C">
      <w:pPr>
        <w:jc w:val="left"/>
      </w:pPr>
      <w:r>
        <w:rPr>
          <w:rStyle w:val="CommentReference"/>
        </w:rPr>
        <w:annotationRef/>
      </w:r>
      <w:r>
        <w:rPr>
          <w:sz w:val="20"/>
          <w:szCs w:val="20"/>
        </w:rPr>
        <w:t xml:space="preserve">I think I originally got the heating value from a website, which I know isn’t an ideal source. I haven’t been able to find a comparable value from a more reputable source (ASHRAE handbook, RECS data set, Google Scholar, etc). This is where 20 kW comes from: </w:t>
      </w:r>
      <w:hyperlink r:id="rId1" w:history="1">
        <w:r w:rsidRPr="00097574">
          <w:rPr>
            <w:rStyle w:val="Hyperlink"/>
            <w:sz w:val="20"/>
            <w:szCs w:val="20"/>
          </w:rPr>
          <w:t>https://www.energysage.com/electricity/house-watts/how-many-watts-does-an-electric-furnace-use/</w:t>
        </w:r>
      </w:hyperlink>
    </w:p>
  </w:comment>
  <w:comment w:id="55" w:author="Arfa Aijazi" w:date="2023-12-18T09:12:00Z" w:initials="AA">
    <w:p w14:paraId="27D6BE47" w14:textId="77777777" w:rsidR="00215B2C" w:rsidRDefault="00215B2C" w:rsidP="00215B2C">
      <w:pPr>
        <w:jc w:val="left"/>
      </w:pPr>
      <w:r>
        <w:rPr>
          <w:rStyle w:val="CommentReference"/>
        </w:rPr>
        <w:annotationRef/>
      </w:r>
      <w:r>
        <w:rPr>
          <w:sz w:val="20"/>
          <w:szCs w:val="20"/>
        </w:rPr>
        <w:t xml:space="preserve">I do think it adds a lot of value to have something for a conventional HVAC to demonstrate the difference with our low-energy interventions. </w:t>
      </w:r>
    </w:p>
  </w:comment>
  <w:comment w:id="56" w:author="Arfa Aijazi" w:date="2023-12-18T14:48:00Z" w:initials="AA">
    <w:p w14:paraId="5B25A0AD" w14:textId="77777777" w:rsidR="009011DC" w:rsidRDefault="009011DC" w:rsidP="009011DC">
      <w:pPr>
        <w:jc w:val="left"/>
      </w:pPr>
      <w:r>
        <w:rPr>
          <w:rStyle w:val="CommentReference"/>
        </w:rPr>
        <w:annotationRef/>
      </w:r>
      <w:r>
        <w:rPr>
          <w:sz w:val="20"/>
          <w:szCs w:val="20"/>
        </w:rPr>
        <w:t>As an alternative, I’ve given the power rating for a window AC unit and an electric space heater</w:t>
      </w:r>
    </w:p>
  </w:comment>
  <w:comment w:id="154" w:author="luo maohui" w:date="2023-12-18T21:02:00Z" w:initials="ml">
    <w:p w14:paraId="1522536C" w14:textId="33BD95D3" w:rsidR="00551454" w:rsidRDefault="00551454">
      <w:pPr>
        <w:pStyle w:val="CommentText"/>
      </w:pPr>
      <w:r>
        <w:rPr>
          <w:rStyle w:val="CommentReference"/>
        </w:rPr>
        <w:annotationRef/>
      </w:r>
      <w:r>
        <w:t xml:space="preserve">I guess there is no time to add those information – if somewhere list the power watts of those low-power strategies would be very helpful. If you ant me to test and give you some numbers (e.g. </w:t>
      </w:r>
      <w:r w:rsidR="00A60B15">
        <w:t>the pedestal fan)</w:t>
      </w:r>
      <w:r>
        <w:t xml:space="preserve">, please let me know.  </w:t>
      </w:r>
    </w:p>
  </w:comment>
  <w:comment w:id="164" w:author="Arfa Aijazi" w:date="2023-12-13T11:29:00Z" w:initials="AA">
    <w:p w14:paraId="6D904607" w14:textId="6FD25551" w:rsidR="00483565" w:rsidRDefault="00483565" w:rsidP="00483565">
      <w:pPr>
        <w:jc w:val="left"/>
      </w:pPr>
      <w:r>
        <w:rPr>
          <w:rStyle w:val="CommentReference"/>
        </w:rPr>
        <w:annotationRef/>
      </w:r>
      <w:r>
        <w:rPr>
          <w:sz w:val="20"/>
          <w:szCs w:val="20"/>
        </w:rPr>
        <w:t>Changed label from “baseline” to “no intervention” to avoid ambiguity</w:t>
      </w:r>
    </w:p>
  </w:comment>
  <w:comment w:id="165" w:author="Thomas Parkinson" w:date="2023-12-15T10:07:00Z" w:initials="TP">
    <w:p w14:paraId="7E7AF2C3" w14:textId="77777777" w:rsidR="00C31C62" w:rsidRDefault="00C31C62" w:rsidP="00C31C62">
      <w:pPr>
        <w:jc w:val="left"/>
      </w:pPr>
      <w:r>
        <w:rPr>
          <w:rStyle w:val="CommentReference"/>
        </w:rPr>
        <w:annotationRef/>
      </w:r>
      <w:r>
        <w:rPr>
          <w:color w:val="000000"/>
          <w:sz w:val="20"/>
          <w:szCs w:val="20"/>
        </w:rPr>
        <w:t>Good solution.</w:t>
      </w:r>
    </w:p>
  </w:comment>
  <w:comment w:id="184" w:author="Arfa Aijazi" w:date="2023-12-13T11:52:00Z" w:initials="AA">
    <w:p w14:paraId="3D18EE3A" w14:textId="1145E3F4" w:rsidR="00483565" w:rsidRDefault="00483565" w:rsidP="00483565">
      <w:pPr>
        <w:jc w:val="left"/>
      </w:pPr>
      <w:r>
        <w:rPr>
          <w:rStyle w:val="CommentReference"/>
        </w:rPr>
        <w:annotationRef/>
      </w:r>
      <w:r>
        <w:rPr>
          <w:sz w:val="20"/>
          <w:szCs w:val="20"/>
        </w:rPr>
        <w:t>New figure to demonstrate impact of laboratory findings on energy consumption during the 2021 Texas Power Crisis</w:t>
      </w:r>
    </w:p>
  </w:comment>
  <w:comment w:id="185" w:author="Stefano Schiavon" w:date="2023-12-15T14:58:00Z" w:initials="SS">
    <w:p w14:paraId="71ABBFF3" w14:textId="77777777" w:rsidR="00271D16" w:rsidRDefault="00271D16" w:rsidP="00271D16">
      <w:pPr>
        <w:jc w:val="left"/>
      </w:pPr>
      <w:r>
        <w:rPr>
          <w:rStyle w:val="CommentReference"/>
        </w:rPr>
        <w:annotationRef/>
      </w:r>
      <w:r>
        <w:rPr>
          <w:color w:val="000000"/>
          <w:sz w:val="20"/>
          <w:szCs w:val="20"/>
        </w:rPr>
        <w:t xml:space="preserve">Good. </w:t>
      </w:r>
    </w:p>
    <w:p w14:paraId="64EFC516" w14:textId="77777777" w:rsidR="00271D16" w:rsidRDefault="00271D16" w:rsidP="00271D16">
      <w:pPr>
        <w:jc w:val="left"/>
      </w:pPr>
      <w:r>
        <w:rPr>
          <w:color w:val="000000"/>
          <w:sz w:val="20"/>
          <w:szCs w:val="20"/>
        </w:rPr>
        <w:t>-Please add the ° sign to d)</w:t>
      </w:r>
    </w:p>
    <w:p w14:paraId="26F5535A" w14:textId="77777777" w:rsidR="00271D16" w:rsidRDefault="00271D16" w:rsidP="00271D16">
      <w:pPr>
        <w:jc w:val="left"/>
      </w:pPr>
      <w:r>
        <w:rPr>
          <w:color w:val="000000"/>
          <w:sz w:val="20"/>
          <w:szCs w:val="20"/>
        </w:rPr>
        <w:t xml:space="preserve">-in c, you can report the degree every 10 instead 5. </w:t>
      </w:r>
    </w:p>
  </w:comment>
  <w:comment w:id="186" w:author="Arfa Aijazi" w:date="2023-12-18T09:06:00Z" w:initials="AA">
    <w:p w14:paraId="6F85AD85" w14:textId="77777777" w:rsidR="00215B2C" w:rsidRDefault="00215B2C" w:rsidP="00215B2C">
      <w:pPr>
        <w:jc w:val="left"/>
      </w:pPr>
      <w:r>
        <w:rPr>
          <w:rStyle w:val="CommentReference"/>
        </w:rPr>
        <w:annotationRef/>
      </w:r>
      <w:r>
        <w:rPr>
          <w:sz w:val="20"/>
          <w:szCs w:val="20"/>
        </w:rPr>
        <w:t>I fixed the missing degree signs in d). I intentionally set the y-axis scale to match Figure 2.</w:t>
      </w:r>
    </w:p>
  </w:comment>
  <w:comment w:id="432" w:author="Arfa Aijazi" w:date="2023-12-18T15:33:00Z" w:initials="AA">
    <w:p w14:paraId="0A382C44" w14:textId="77777777" w:rsidR="003847D0" w:rsidRDefault="003847D0" w:rsidP="003847D0">
      <w:pPr>
        <w:jc w:val="left"/>
      </w:pPr>
      <w:r>
        <w:rPr>
          <w:rStyle w:val="CommentReference"/>
        </w:rPr>
        <w:annotationRef/>
      </w:r>
      <w:r>
        <w:rPr>
          <w:sz w:val="20"/>
          <w:szCs w:val="20"/>
        </w:rPr>
        <w:t>@Hui, I cannot retrace where I found the thermal manikin specifications, can you help?</w:t>
      </w:r>
    </w:p>
  </w:comment>
  <w:comment w:id="503" w:author="Arfa Aijazi" w:date="2023-12-13T13:45:00Z" w:initials="AA">
    <w:p w14:paraId="2F63BD8E" w14:textId="13B2F883" w:rsidR="005C593F" w:rsidRDefault="005C593F" w:rsidP="005C593F">
      <w:pPr>
        <w:jc w:val="left"/>
      </w:pPr>
      <w:r>
        <w:rPr>
          <w:rStyle w:val="CommentReference"/>
        </w:rPr>
        <w:annotationRef/>
      </w:r>
      <w:r>
        <w:rPr>
          <w:sz w:val="20"/>
          <w:szCs w:val="20"/>
        </w:rPr>
        <w:t xml:space="preserve">Somehow we forgot to include this part of the experimental procedure in the original draft. </w:t>
      </w:r>
    </w:p>
  </w:comment>
  <w:comment w:id="504" w:author="Thomas Parkinson" w:date="2023-12-15T10:27:00Z" w:initials="TP">
    <w:p w14:paraId="7FF1758B" w14:textId="77777777" w:rsidR="00805797" w:rsidRDefault="00805797" w:rsidP="00805797">
      <w:pPr>
        <w:jc w:val="left"/>
      </w:pPr>
      <w:r>
        <w:rPr>
          <w:rStyle w:val="CommentReference"/>
        </w:rPr>
        <w:annotationRef/>
      </w:r>
      <w:r>
        <w:rPr>
          <w:color w:val="000000"/>
          <w:sz w:val="20"/>
          <w:szCs w:val="20"/>
        </w:rPr>
        <w:t>Oops nice catch!</w:t>
      </w:r>
    </w:p>
  </w:comment>
  <w:comment w:id="505" w:author="Stefano Schiavon" w:date="2023-12-15T14:58:00Z" w:initials="SS">
    <w:p w14:paraId="706A27CF" w14:textId="77777777" w:rsidR="00271D16" w:rsidRDefault="00271D16" w:rsidP="00271D16">
      <w:pPr>
        <w:jc w:val="left"/>
      </w:pPr>
      <w:r>
        <w:rPr>
          <w:rStyle w:val="CommentReference"/>
        </w:rPr>
        <w:annotationRef/>
      </w:r>
      <w:r>
        <w:rPr>
          <w:color w:val="000000"/>
          <w:sz w:val="20"/>
          <w:szCs w:val="20"/>
        </w:rPr>
        <w:t>Good!</w:t>
      </w:r>
    </w:p>
    <w:p w14:paraId="1DFB80B7" w14:textId="77777777" w:rsidR="00271D16" w:rsidRDefault="00271D16" w:rsidP="00271D16">
      <w:pPr>
        <w:jc w:val="left"/>
      </w:pPr>
    </w:p>
  </w:comment>
  <w:comment w:id="530" w:author="Thomas Parkinson" w:date="2023-12-15T10:34:00Z" w:initials="TP">
    <w:p w14:paraId="12D3C1A2" w14:textId="3E888AC1" w:rsidR="008B6D79" w:rsidRDefault="008B6D79" w:rsidP="008B6D79">
      <w:pPr>
        <w:jc w:val="left"/>
      </w:pPr>
      <w:r>
        <w:rPr>
          <w:rStyle w:val="CommentReference"/>
        </w:rPr>
        <w:annotationRef/>
      </w:r>
      <w:r>
        <w:rPr>
          <w:sz w:val="20"/>
          <w:szCs w:val="20"/>
        </w:rPr>
        <w:t>This is duplicate content so I just deleting.</w:t>
      </w:r>
    </w:p>
  </w:comment>
  <w:comment w:id="597" w:author="luo maohui" w:date="2023-12-18T21:12:00Z" w:initials="ml">
    <w:p w14:paraId="760B9B6A" w14:textId="206679A7" w:rsidR="00A12AE1" w:rsidRDefault="00A12AE1">
      <w:pPr>
        <w:pStyle w:val="CommentText"/>
      </w:pPr>
      <w:r>
        <w:rPr>
          <w:rStyle w:val="CommentReference"/>
        </w:rPr>
        <w:annotationRef/>
      </w:r>
      <w:r>
        <w:t>Not sure where to address Thomas Hirn’s help…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0B9FA9" w15:done="0"/>
  <w15:commentEx w15:paraId="1DE386ED" w15:paraIdParent="1E0B9FA9" w15:done="0"/>
  <w15:commentEx w15:paraId="623599BD" w15:paraIdParent="1E0B9FA9" w15:done="0"/>
  <w15:commentEx w15:paraId="5B4D7221" w15:paraIdParent="1E0B9FA9" w15:done="0"/>
  <w15:commentEx w15:paraId="27D6BE47" w15:paraIdParent="1E0B9FA9" w15:done="0"/>
  <w15:commentEx w15:paraId="5B25A0AD" w15:paraIdParent="1E0B9FA9" w15:done="0"/>
  <w15:commentEx w15:paraId="1522536C" w15:done="0"/>
  <w15:commentEx w15:paraId="6D904607" w15:done="1"/>
  <w15:commentEx w15:paraId="7E7AF2C3" w15:paraIdParent="6D904607" w15:done="1"/>
  <w15:commentEx w15:paraId="3D18EE3A" w15:done="0"/>
  <w15:commentEx w15:paraId="26F5535A" w15:paraIdParent="3D18EE3A" w15:done="0"/>
  <w15:commentEx w15:paraId="6F85AD85" w15:paraIdParent="3D18EE3A" w15:done="0"/>
  <w15:commentEx w15:paraId="0A382C44" w15:done="1"/>
  <w15:commentEx w15:paraId="2F63BD8E" w15:done="1"/>
  <w15:commentEx w15:paraId="7FF1758B" w15:paraIdParent="2F63BD8E" w15:done="1"/>
  <w15:commentEx w15:paraId="1DFB80B7" w15:paraIdParent="2F63BD8E" w15:done="1"/>
  <w15:commentEx w15:paraId="12D3C1A2" w15:done="1"/>
  <w15:commentEx w15:paraId="760B9B6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9A6FA77" w16cex:dateUtc="2023-12-08T22:04:00Z"/>
  <w16cex:commentExtensible w16cex:durableId="152A26B5" w16cex:dateUtc="2023-12-14T23:03:00Z"/>
  <w16cex:commentExtensible w16cex:durableId="660CD4C3" w16cex:dateUtc="2023-12-15T22:27:00Z"/>
  <w16cex:commentExtensible w16cex:durableId="44DE1182" w16cex:dateUtc="2023-12-18T14:10:00Z"/>
  <w16cex:commentExtensible w16cex:durableId="2044978A" w16cex:dateUtc="2023-12-18T14:12:00Z"/>
  <w16cex:commentExtensible w16cex:durableId="017B92B5" w16cex:dateUtc="2023-12-18T19:48:00Z"/>
  <w16cex:commentExtensible w16cex:durableId="6687A7A3" w16cex:dateUtc="2023-12-19T05:02:00Z"/>
  <w16cex:commentExtensible w16cex:durableId="6494C09D" w16cex:dateUtc="2023-12-13T16:29:00Z"/>
  <w16cex:commentExtensible w16cex:durableId="5ED33BF6" w16cex:dateUtc="2023-12-14T23:07:00Z"/>
  <w16cex:commentExtensible w16cex:durableId="69E5A232" w16cex:dateUtc="2023-12-13T16:52:00Z"/>
  <w16cex:commentExtensible w16cex:durableId="3E997B8E" w16cex:dateUtc="2023-12-15T22:58:00Z"/>
  <w16cex:commentExtensible w16cex:durableId="2E79BEDC" w16cex:dateUtc="2023-12-18T14:06:00Z"/>
  <w16cex:commentExtensible w16cex:durableId="5AEB8740" w16cex:dateUtc="2023-12-18T20:33:00Z"/>
  <w16cex:commentExtensible w16cex:durableId="58256D2B" w16cex:dateUtc="2023-12-13T18:45:00Z"/>
  <w16cex:commentExtensible w16cex:durableId="4F5D236B" w16cex:dateUtc="2023-12-14T23:27:00Z"/>
  <w16cex:commentExtensible w16cex:durableId="1A9FE87C" w16cex:dateUtc="2023-12-15T22:58:00Z"/>
  <w16cex:commentExtensible w16cex:durableId="126D3ECF" w16cex:dateUtc="2023-12-14T23:34:00Z"/>
  <w16cex:commentExtensible w16cex:durableId="3AC06332" w16cex:dateUtc="2023-12-19T05: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0B9FA9" w16cid:durableId="79A6FA77"/>
  <w16cid:commentId w16cid:paraId="1DE386ED" w16cid:durableId="152A26B5"/>
  <w16cid:commentId w16cid:paraId="623599BD" w16cid:durableId="660CD4C3"/>
  <w16cid:commentId w16cid:paraId="5B4D7221" w16cid:durableId="44DE1182"/>
  <w16cid:commentId w16cid:paraId="27D6BE47" w16cid:durableId="2044978A"/>
  <w16cid:commentId w16cid:paraId="5B25A0AD" w16cid:durableId="017B92B5"/>
  <w16cid:commentId w16cid:paraId="1522536C" w16cid:durableId="6687A7A3"/>
  <w16cid:commentId w16cid:paraId="6D904607" w16cid:durableId="6494C09D"/>
  <w16cid:commentId w16cid:paraId="7E7AF2C3" w16cid:durableId="5ED33BF6"/>
  <w16cid:commentId w16cid:paraId="3D18EE3A" w16cid:durableId="69E5A232"/>
  <w16cid:commentId w16cid:paraId="26F5535A" w16cid:durableId="3E997B8E"/>
  <w16cid:commentId w16cid:paraId="6F85AD85" w16cid:durableId="2E79BEDC"/>
  <w16cid:commentId w16cid:paraId="0A382C44" w16cid:durableId="5AEB8740"/>
  <w16cid:commentId w16cid:paraId="2F63BD8E" w16cid:durableId="58256D2B"/>
  <w16cid:commentId w16cid:paraId="7FF1758B" w16cid:durableId="4F5D236B"/>
  <w16cid:commentId w16cid:paraId="1DFB80B7" w16cid:durableId="1A9FE87C"/>
  <w16cid:commentId w16cid:paraId="12D3C1A2" w16cid:durableId="126D3ECF"/>
  <w16cid:commentId w16cid:paraId="760B9B6A" w16cid:durableId="3AC063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B06F8B" w14:textId="77777777" w:rsidR="00BD4689" w:rsidRDefault="00BD4689" w:rsidP="00D37EB0">
      <w:pPr>
        <w:spacing w:after="0" w:line="240" w:lineRule="auto"/>
      </w:pPr>
      <w:r>
        <w:separator/>
      </w:r>
    </w:p>
  </w:endnote>
  <w:endnote w:type="continuationSeparator" w:id="0">
    <w:p w14:paraId="620881E0" w14:textId="77777777" w:rsidR="00BD4689" w:rsidRDefault="00BD4689" w:rsidP="00D37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C7F4D" w14:textId="77777777" w:rsidR="00BD4689" w:rsidRDefault="00BD4689" w:rsidP="00D37EB0">
      <w:pPr>
        <w:spacing w:after="0" w:line="240" w:lineRule="auto"/>
      </w:pPr>
      <w:r>
        <w:separator/>
      </w:r>
    </w:p>
  </w:footnote>
  <w:footnote w:type="continuationSeparator" w:id="0">
    <w:p w14:paraId="7F337449" w14:textId="77777777" w:rsidR="00BD4689" w:rsidRDefault="00BD4689" w:rsidP="00D37E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B748A"/>
    <w:multiLevelType w:val="multilevel"/>
    <w:tmpl w:val="912CC868"/>
    <w:lvl w:ilvl="0">
      <w:start w:val="1"/>
      <w:numFmt w:val="decimal"/>
      <w:pStyle w:val="Heading1List"/>
      <w:lvlText w:val="%1."/>
      <w:lvlJc w:val="left"/>
      <w:pPr>
        <w:ind w:left="6210" w:hanging="360"/>
      </w:pPr>
    </w:lvl>
    <w:lvl w:ilvl="1">
      <w:start w:val="1"/>
      <w:numFmt w:val="decimal"/>
      <w:pStyle w:val="Heading2List"/>
      <w:lvlText w:val="%1.%2."/>
      <w:lvlJc w:val="left"/>
      <w:pPr>
        <w:ind w:left="1242" w:hanging="432"/>
      </w:pPr>
    </w:lvl>
    <w:lvl w:ilvl="2">
      <w:start w:val="1"/>
      <w:numFmt w:val="decimal"/>
      <w:pStyle w:val="Heading3List"/>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DC619F7"/>
    <w:multiLevelType w:val="multilevel"/>
    <w:tmpl w:val="7B52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5E80F01"/>
    <w:multiLevelType w:val="hybridMultilevel"/>
    <w:tmpl w:val="A464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681330">
    <w:abstractNumId w:val="0"/>
  </w:num>
  <w:num w:numId="2" w16cid:durableId="426580237">
    <w:abstractNumId w:val="2"/>
  </w:num>
  <w:num w:numId="3" w16cid:durableId="10031666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fa Aijazi">
    <w15:presenceInfo w15:providerId="AD" w15:userId="S::aaijazi@uwaterloo.ca::c696df8e-bee2-4077-af5b-5aee718ea537"/>
  </w15:person>
  <w15:person w15:author="Thomas Parkinson">
    <w15:presenceInfo w15:providerId="AD" w15:userId="S::thomas.parkinson@sydney.edu.au::4898fbe7-ac67-4c34-b71f-5ad2e28711f8"/>
  </w15:person>
  <w15:person w15:author="luo maohui">
    <w15:presenceInfo w15:providerId="Windows Live" w15:userId="d2ca3b641eb019ac"/>
  </w15:person>
  <w15:person w15:author="Stefano Schiavon">
    <w15:presenceInfo w15:providerId="None" w15:userId="Stefano Schiav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37D"/>
    <w:rsid w:val="000033F3"/>
    <w:rsid w:val="00006CC9"/>
    <w:rsid w:val="00017DEA"/>
    <w:rsid w:val="00025846"/>
    <w:rsid w:val="000311DB"/>
    <w:rsid w:val="00040BE4"/>
    <w:rsid w:val="00042D78"/>
    <w:rsid w:val="00046A7D"/>
    <w:rsid w:val="00050481"/>
    <w:rsid w:val="00050CB2"/>
    <w:rsid w:val="00061E9B"/>
    <w:rsid w:val="00070C4D"/>
    <w:rsid w:val="00071641"/>
    <w:rsid w:val="000777C3"/>
    <w:rsid w:val="00091AA4"/>
    <w:rsid w:val="000A1C92"/>
    <w:rsid w:val="000B0477"/>
    <w:rsid w:val="000B55C1"/>
    <w:rsid w:val="000C72EE"/>
    <w:rsid w:val="000D2C08"/>
    <w:rsid w:val="000E5263"/>
    <w:rsid w:val="000F1229"/>
    <w:rsid w:val="00104816"/>
    <w:rsid w:val="00105E3B"/>
    <w:rsid w:val="0011443F"/>
    <w:rsid w:val="00114AAF"/>
    <w:rsid w:val="00147501"/>
    <w:rsid w:val="0016102B"/>
    <w:rsid w:val="00161C8A"/>
    <w:rsid w:val="001658C9"/>
    <w:rsid w:val="001662A1"/>
    <w:rsid w:val="00183113"/>
    <w:rsid w:val="00187EDA"/>
    <w:rsid w:val="001A5768"/>
    <w:rsid w:val="001B2BF7"/>
    <w:rsid w:val="001B3AD2"/>
    <w:rsid w:val="001C16F3"/>
    <w:rsid w:val="001C1EBD"/>
    <w:rsid w:val="001D51D8"/>
    <w:rsid w:val="001D7C13"/>
    <w:rsid w:val="001E5C84"/>
    <w:rsid w:val="001F2435"/>
    <w:rsid w:val="001F66F4"/>
    <w:rsid w:val="002078DA"/>
    <w:rsid w:val="00213C73"/>
    <w:rsid w:val="00215B2C"/>
    <w:rsid w:val="00227E88"/>
    <w:rsid w:val="00230226"/>
    <w:rsid w:val="0023313F"/>
    <w:rsid w:val="00235A5A"/>
    <w:rsid w:val="00242493"/>
    <w:rsid w:val="0024337D"/>
    <w:rsid w:val="00271D16"/>
    <w:rsid w:val="00283883"/>
    <w:rsid w:val="00290AB3"/>
    <w:rsid w:val="002A2630"/>
    <w:rsid w:val="002A4E80"/>
    <w:rsid w:val="002A5C27"/>
    <w:rsid w:val="002C0CD5"/>
    <w:rsid w:val="002C705E"/>
    <w:rsid w:val="002D0D70"/>
    <w:rsid w:val="002D532E"/>
    <w:rsid w:val="002D6E33"/>
    <w:rsid w:val="002E0A8C"/>
    <w:rsid w:val="002E3622"/>
    <w:rsid w:val="0030322E"/>
    <w:rsid w:val="00306945"/>
    <w:rsid w:val="00326E3B"/>
    <w:rsid w:val="00340A56"/>
    <w:rsid w:val="00343121"/>
    <w:rsid w:val="00346C98"/>
    <w:rsid w:val="00355BEE"/>
    <w:rsid w:val="00365E0F"/>
    <w:rsid w:val="0037262D"/>
    <w:rsid w:val="0037269A"/>
    <w:rsid w:val="003847D0"/>
    <w:rsid w:val="00386C76"/>
    <w:rsid w:val="003917FD"/>
    <w:rsid w:val="00393B65"/>
    <w:rsid w:val="003943AB"/>
    <w:rsid w:val="003B426D"/>
    <w:rsid w:val="003D0E23"/>
    <w:rsid w:val="003E2724"/>
    <w:rsid w:val="003F02A6"/>
    <w:rsid w:val="00405056"/>
    <w:rsid w:val="00405F96"/>
    <w:rsid w:val="004142FF"/>
    <w:rsid w:val="00416536"/>
    <w:rsid w:val="004214D0"/>
    <w:rsid w:val="004253E5"/>
    <w:rsid w:val="00446A4F"/>
    <w:rsid w:val="004749BE"/>
    <w:rsid w:val="00483565"/>
    <w:rsid w:val="004A3A32"/>
    <w:rsid w:val="004A6E4A"/>
    <w:rsid w:val="004C2C72"/>
    <w:rsid w:val="004D74F8"/>
    <w:rsid w:val="004E5290"/>
    <w:rsid w:val="004F7E72"/>
    <w:rsid w:val="004F7F1A"/>
    <w:rsid w:val="00501060"/>
    <w:rsid w:val="00503764"/>
    <w:rsid w:val="00503E4D"/>
    <w:rsid w:val="00515E5E"/>
    <w:rsid w:val="005215B8"/>
    <w:rsid w:val="00527503"/>
    <w:rsid w:val="00531E1E"/>
    <w:rsid w:val="00533CC8"/>
    <w:rsid w:val="00551454"/>
    <w:rsid w:val="00561F98"/>
    <w:rsid w:val="00573620"/>
    <w:rsid w:val="005805BF"/>
    <w:rsid w:val="005951D7"/>
    <w:rsid w:val="005964D7"/>
    <w:rsid w:val="005A0458"/>
    <w:rsid w:val="005A1BEF"/>
    <w:rsid w:val="005A493A"/>
    <w:rsid w:val="005C593F"/>
    <w:rsid w:val="005C702D"/>
    <w:rsid w:val="005D436F"/>
    <w:rsid w:val="005E7647"/>
    <w:rsid w:val="005F754C"/>
    <w:rsid w:val="006005ED"/>
    <w:rsid w:val="006212FB"/>
    <w:rsid w:val="00644C33"/>
    <w:rsid w:val="00644DB8"/>
    <w:rsid w:val="00657CA8"/>
    <w:rsid w:val="00661799"/>
    <w:rsid w:val="00667D9A"/>
    <w:rsid w:val="0067340E"/>
    <w:rsid w:val="00693711"/>
    <w:rsid w:val="00696567"/>
    <w:rsid w:val="006971DB"/>
    <w:rsid w:val="006B43D3"/>
    <w:rsid w:val="006D0622"/>
    <w:rsid w:val="006D4B2A"/>
    <w:rsid w:val="006E4A2D"/>
    <w:rsid w:val="00711CDA"/>
    <w:rsid w:val="00723ED9"/>
    <w:rsid w:val="007268F9"/>
    <w:rsid w:val="007340F6"/>
    <w:rsid w:val="00737552"/>
    <w:rsid w:val="0074369D"/>
    <w:rsid w:val="00751038"/>
    <w:rsid w:val="00751670"/>
    <w:rsid w:val="0075710F"/>
    <w:rsid w:val="007610A8"/>
    <w:rsid w:val="007676DE"/>
    <w:rsid w:val="0078116C"/>
    <w:rsid w:val="007961CB"/>
    <w:rsid w:val="007A0889"/>
    <w:rsid w:val="007B66CB"/>
    <w:rsid w:val="007D0E8C"/>
    <w:rsid w:val="007D128D"/>
    <w:rsid w:val="007E6B76"/>
    <w:rsid w:val="007F2B56"/>
    <w:rsid w:val="008019C3"/>
    <w:rsid w:val="00805797"/>
    <w:rsid w:val="00810380"/>
    <w:rsid w:val="0082218C"/>
    <w:rsid w:val="008273CF"/>
    <w:rsid w:val="00836915"/>
    <w:rsid w:val="008374B8"/>
    <w:rsid w:val="00840EF8"/>
    <w:rsid w:val="0084123E"/>
    <w:rsid w:val="00845D6F"/>
    <w:rsid w:val="0085607A"/>
    <w:rsid w:val="00861ACB"/>
    <w:rsid w:val="00861F02"/>
    <w:rsid w:val="00863756"/>
    <w:rsid w:val="00867761"/>
    <w:rsid w:val="00872113"/>
    <w:rsid w:val="00875CB0"/>
    <w:rsid w:val="00875D37"/>
    <w:rsid w:val="00876193"/>
    <w:rsid w:val="00877F00"/>
    <w:rsid w:val="00880778"/>
    <w:rsid w:val="00881B2F"/>
    <w:rsid w:val="008920CF"/>
    <w:rsid w:val="0089601C"/>
    <w:rsid w:val="008A3BCC"/>
    <w:rsid w:val="008A3CA2"/>
    <w:rsid w:val="008A6A7A"/>
    <w:rsid w:val="008A7AE4"/>
    <w:rsid w:val="008B0944"/>
    <w:rsid w:val="008B1AEA"/>
    <w:rsid w:val="008B513A"/>
    <w:rsid w:val="008B6D79"/>
    <w:rsid w:val="008E557D"/>
    <w:rsid w:val="009011DC"/>
    <w:rsid w:val="00906D08"/>
    <w:rsid w:val="009107BE"/>
    <w:rsid w:val="0091087B"/>
    <w:rsid w:val="009662F8"/>
    <w:rsid w:val="009670A9"/>
    <w:rsid w:val="009709FC"/>
    <w:rsid w:val="00974A79"/>
    <w:rsid w:val="00974FE7"/>
    <w:rsid w:val="0099175E"/>
    <w:rsid w:val="009969F4"/>
    <w:rsid w:val="009A5F49"/>
    <w:rsid w:val="009B4F35"/>
    <w:rsid w:val="009C60E0"/>
    <w:rsid w:val="009D3234"/>
    <w:rsid w:val="009E7124"/>
    <w:rsid w:val="009F11DF"/>
    <w:rsid w:val="00A0699E"/>
    <w:rsid w:val="00A12AE1"/>
    <w:rsid w:val="00A22649"/>
    <w:rsid w:val="00A23477"/>
    <w:rsid w:val="00A236DE"/>
    <w:rsid w:val="00A32F49"/>
    <w:rsid w:val="00A3761C"/>
    <w:rsid w:val="00A46F95"/>
    <w:rsid w:val="00A60B15"/>
    <w:rsid w:val="00A6530B"/>
    <w:rsid w:val="00A6595D"/>
    <w:rsid w:val="00A66AAB"/>
    <w:rsid w:val="00A76AC4"/>
    <w:rsid w:val="00A81897"/>
    <w:rsid w:val="00A85128"/>
    <w:rsid w:val="00A902C5"/>
    <w:rsid w:val="00A94109"/>
    <w:rsid w:val="00AB3AD3"/>
    <w:rsid w:val="00AC3DB7"/>
    <w:rsid w:val="00AC4FEA"/>
    <w:rsid w:val="00AD229B"/>
    <w:rsid w:val="00AD2AAE"/>
    <w:rsid w:val="00AD6949"/>
    <w:rsid w:val="00AE081B"/>
    <w:rsid w:val="00AE7BC6"/>
    <w:rsid w:val="00AF1157"/>
    <w:rsid w:val="00AF1813"/>
    <w:rsid w:val="00AF7DBB"/>
    <w:rsid w:val="00B0241F"/>
    <w:rsid w:val="00B07C94"/>
    <w:rsid w:val="00B125A5"/>
    <w:rsid w:val="00B17011"/>
    <w:rsid w:val="00B20484"/>
    <w:rsid w:val="00B3225C"/>
    <w:rsid w:val="00B44199"/>
    <w:rsid w:val="00B4500C"/>
    <w:rsid w:val="00B518EF"/>
    <w:rsid w:val="00B51AA2"/>
    <w:rsid w:val="00B52057"/>
    <w:rsid w:val="00B54898"/>
    <w:rsid w:val="00B61458"/>
    <w:rsid w:val="00B66776"/>
    <w:rsid w:val="00B73BC3"/>
    <w:rsid w:val="00B877D9"/>
    <w:rsid w:val="00B92ADB"/>
    <w:rsid w:val="00B9330E"/>
    <w:rsid w:val="00BB0BB1"/>
    <w:rsid w:val="00BC21A7"/>
    <w:rsid w:val="00BC599B"/>
    <w:rsid w:val="00BD4689"/>
    <w:rsid w:val="00BF1F00"/>
    <w:rsid w:val="00C12724"/>
    <w:rsid w:val="00C27ABB"/>
    <w:rsid w:val="00C312AF"/>
    <w:rsid w:val="00C31C62"/>
    <w:rsid w:val="00C378BD"/>
    <w:rsid w:val="00C4422A"/>
    <w:rsid w:val="00C52F0B"/>
    <w:rsid w:val="00C544E9"/>
    <w:rsid w:val="00C559DD"/>
    <w:rsid w:val="00C62952"/>
    <w:rsid w:val="00C63EE7"/>
    <w:rsid w:val="00C662FF"/>
    <w:rsid w:val="00C66FF3"/>
    <w:rsid w:val="00C70212"/>
    <w:rsid w:val="00C7721E"/>
    <w:rsid w:val="00C82EC0"/>
    <w:rsid w:val="00C83AC6"/>
    <w:rsid w:val="00C8745F"/>
    <w:rsid w:val="00C90808"/>
    <w:rsid w:val="00CB039C"/>
    <w:rsid w:val="00CB4AD7"/>
    <w:rsid w:val="00CC0DA9"/>
    <w:rsid w:val="00CD4659"/>
    <w:rsid w:val="00CE4E32"/>
    <w:rsid w:val="00D00EBD"/>
    <w:rsid w:val="00D133D5"/>
    <w:rsid w:val="00D17F37"/>
    <w:rsid w:val="00D32080"/>
    <w:rsid w:val="00D37E0D"/>
    <w:rsid w:val="00D37EB0"/>
    <w:rsid w:val="00D40FAA"/>
    <w:rsid w:val="00D4127F"/>
    <w:rsid w:val="00D44F6E"/>
    <w:rsid w:val="00D46C83"/>
    <w:rsid w:val="00D46CD4"/>
    <w:rsid w:val="00D56AFD"/>
    <w:rsid w:val="00D730C2"/>
    <w:rsid w:val="00D73C6A"/>
    <w:rsid w:val="00DB714A"/>
    <w:rsid w:val="00DD3B88"/>
    <w:rsid w:val="00DF66D6"/>
    <w:rsid w:val="00DF6708"/>
    <w:rsid w:val="00E112B3"/>
    <w:rsid w:val="00E114F4"/>
    <w:rsid w:val="00E12277"/>
    <w:rsid w:val="00E1350B"/>
    <w:rsid w:val="00E2551F"/>
    <w:rsid w:val="00E35E04"/>
    <w:rsid w:val="00E50A78"/>
    <w:rsid w:val="00E63E53"/>
    <w:rsid w:val="00E87CB3"/>
    <w:rsid w:val="00E90867"/>
    <w:rsid w:val="00E978A8"/>
    <w:rsid w:val="00EC0DE9"/>
    <w:rsid w:val="00EC3164"/>
    <w:rsid w:val="00ED30A4"/>
    <w:rsid w:val="00ED5988"/>
    <w:rsid w:val="00EF4927"/>
    <w:rsid w:val="00EF62E3"/>
    <w:rsid w:val="00F00ED7"/>
    <w:rsid w:val="00F06795"/>
    <w:rsid w:val="00F14522"/>
    <w:rsid w:val="00F15671"/>
    <w:rsid w:val="00F177AB"/>
    <w:rsid w:val="00F239A3"/>
    <w:rsid w:val="00F24186"/>
    <w:rsid w:val="00F244FB"/>
    <w:rsid w:val="00F26F11"/>
    <w:rsid w:val="00F3522F"/>
    <w:rsid w:val="00F5115E"/>
    <w:rsid w:val="00F51EFB"/>
    <w:rsid w:val="00F550D5"/>
    <w:rsid w:val="00F62F70"/>
    <w:rsid w:val="00F81E67"/>
    <w:rsid w:val="00F94423"/>
    <w:rsid w:val="00F94919"/>
    <w:rsid w:val="00FA0E21"/>
    <w:rsid w:val="00FD64F3"/>
    <w:rsid w:val="00FE0C52"/>
    <w:rsid w:val="00FE4045"/>
    <w:rsid w:val="00FF1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68276"/>
  <w15:docId w15:val="{02AF5BE5-68DE-314A-ABAA-30949D4F6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37D"/>
    <w:pPr>
      <w:spacing w:after="160" w:line="259" w:lineRule="auto"/>
      <w:jc w:val="both"/>
    </w:pPr>
    <w:rPr>
      <w:rFonts w:ascii="Cambria" w:hAnsi="Cambria"/>
      <w:sz w:val="22"/>
      <w:szCs w:val="22"/>
    </w:rPr>
  </w:style>
  <w:style w:type="paragraph" w:styleId="Heading1">
    <w:name w:val="heading 1"/>
    <w:basedOn w:val="Normal"/>
    <w:next w:val="Normal"/>
    <w:link w:val="Heading1Char"/>
    <w:uiPriority w:val="9"/>
    <w:qFormat/>
    <w:rsid w:val="0024337D"/>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A46F95"/>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7E6B76"/>
    <w:pPr>
      <w:keepNext/>
      <w:keepLines/>
      <w:spacing w:before="40" w:after="0"/>
      <w:outlineLvl w:val="2"/>
    </w:pPr>
    <w:rPr>
      <w:rFonts w:eastAsiaTheme="majorEastAsia" w:cstheme="majorBidi"/>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37D"/>
    <w:rPr>
      <w:rFonts w:ascii="Cambria" w:eastAsiaTheme="majorEastAsia" w:hAnsi="Cambria" w:cstheme="majorBidi"/>
      <w:b/>
      <w:color w:val="000000" w:themeColor="text1"/>
      <w:sz w:val="22"/>
      <w:szCs w:val="32"/>
    </w:rPr>
  </w:style>
  <w:style w:type="paragraph" w:styleId="Title">
    <w:name w:val="Title"/>
    <w:basedOn w:val="Normal"/>
    <w:next w:val="Normal"/>
    <w:link w:val="TitleChar"/>
    <w:uiPriority w:val="10"/>
    <w:qFormat/>
    <w:rsid w:val="0024337D"/>
    <w:pPr>
      <w:spacing w:before="960" w:line="240" w:lineRule="auto"/>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24337D"/>
    <w:rPr>
      <w:rFonts w:ascii="Cambria" w:eastAsiaTheme="majorEastAsia" w:hAnsi="Cambria" w:cstheme="majorBidi"/>
      <w:b/>
      <w:spacing w:val="-10"/>
      <w:kern w:val="28"/>
      <w:sz w:val="36"/>
      <w:szCs w:val="56"/>
    </w:rPr>
  </w:style>
  <w:style w:type="paragraph" w:styleId="Revision">
    <w:name w:val="Revision"/>
    <w:hidden/>
    <w:uiPriority w:val="99"/>
    <w:semiHidden/>
    <w:rsid w:val="001E5C84"/>
    <w:rPr>
      <w:rFonts w:ascii="Cambria" w:hAnsi="Cambria"/>
      <w:sz w:val="22"/>
      <w:szCs w:val="22"/>
    </w:rPr>
  </w:style>
  <w:style w:type="character" w:styleId="CommentReference">
    <w:name w:val="annotation reference"/>
    <w:basedOn w:val="DefaultParagraphFont"/>
    <w:uiPriority w:val="99"/>
    <w:semiHidden/>
    <w:unhideWhenUsed/>
    <w:rsid w:val="001E5C84"/>
    <w:rPr>
      <w:sz w:val="16"/>
      <w:szCs w:val="16"/>
    </w:rPr>
  </w:style>
  <w:style w:type="paragraph" w:styleId="CommentText">
    <w:name w:val="annotation text"/>
    <w:basedOn w:val="Normal"/>
    <w:link w:val="CommentTextChar"/>
    <w:uiPriority w:val="99"/>
    <w:unhideWhenUsed/>
    <w:rsid w:val="001E5C84"/>
    <w:pPr>
      <w:spacing w:line="240" w:lineRule="auto"/>
    </w:pPr>
    <w:rPr>
      <w:sz w:val="20"/>
      <w:szCs w:val="20"/>
    </w:rPr>
  </w:style>
  <w:style w:type="character" w:customStyle="1" w:styleId="CommentTextChar">
    <w:name w:val="Comment Text Char"/>
    <w:basedOn w:val="DefaultParagraphFont"/>
    <w:link w:val="CommentText"/>
    <w:uiPriority w:val="99"/>
    <w:rsid w:val="001E5C84"/>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1E5C84"/>
    <w:rPr>
      <w:b/>
      <w:bCs/>
    </w:rPr>
  </w:style>
  <w:style w:type="character" w:customStyle="1" w:styleId="CommentSubjectChar">
    <w:name w:val="Comment Subject Char"/>
    <w:basedOn w:val="CommentTextChar"/>
    <w:link w:val="CommentSubject"/>
    <w:uiPriority w:val="99"/>
    <w:semiHidden/>
    <w:rsid w:val="001E5C84"/>
    <w:rPr>
      <w:rFonts w:ascii="Cambria" w:hAnsi="Cambria"/>
      <w:b/>
      <w:bCs/>
      <w:sz w:val="20"/>
      <w:szCs w:val="20"/>
    </w:rPr>
  </w:style>
  <w:style w:type="paragraph" w:customStyle="1" w:styleId="Heading1List">
    <w:name w:val="Heading 1 List"/>
    <w:basedOn w:val="Normal"/>
    <w:link w:val="Heading1ListChar"/>
    <w:qFormat/>
    <w:rsid w:val="004F7E72"/>
    <w:pPr>
      <w:keepNext/>
      <w:keepLines/>
      <w:numPr>
        <w:numId w:val="1"/>
      </w:numPr>
      <w:spacing w:before="240" w:after="0"/>
      <w:ind w:left="360"/>
      <w:outlineLvl w:val="0"/>
    </w:pPr>
    <w:rPr>
      <w:rFonts w:eastAsiaTheme="majorEastAsia" w:cstheme="majorBidi"/>
      <w:b/>
      <w:szCs w:val="32"/>
    </w:rPr>
  </w:style>
  <w:style w:type="character" w:customStyle="1" w:styleId="Heading1ListChar">
    <w:name w:val="Heading 1 List Char"/>
    <w:basedOn w:val="DefaultParagraphFont"/>
    <w:link w:val="Heading1List"/>
    <w:rsid w:val="004F7E72"/>
    <w:rPr>
      <w:rFonts w:ascii="Cambria" w:eastAsiaTheme="majorEastAsia" w:hAnsi="Cambria" w:cstheme="majorBidi"/>
      <w:b/>
      <w:sz w:val="22"/>
      <w:szCs w:val="32"/>
    </w:rPr>
  </w:style>
  <w:style w:type="paragraph" w:customStyle="1" w:styleId="Heading2List">
    <w:name w:val="Heading 2 List"/>
    <w:basedOn w:val="Normal"/>
    <w:link w:val="Heading2ListChar"/>
    <w:qFormat/>
    <w:rsid w:val="004F7E72"/>
    <w:pPr>
      <w:keepNext/>
      <w:keepLines/>
      <w:numPr>
        <w:ilvl w:val="1"/>
        <w:numId w:val="1"/>
      </w:numPr>
      <w:spacing w:before="160" w:after="0"/>
      <w:ind w:left="504" w:hanging="504"/>
      <w:outlineLvl w:val="0"/>
    </w:pPr>
    <w:rPr>
      <w:rFonts w:eastAsiaTheme="majorEastAsia" w:cstheme="majorBidi"/>
      <w:bCs/>
      <w:i/>
      <w:iCs/>
      <w:szCs w:val="32"/>
    </w:rPr>
  </w:style>
  <w:style w:type="paragraph" w:customStyle="1" w:styleId="Heading3List">
    <w:name w:val="Heading 3 List"/>
    <w:basedOn w:val="Heading2List"/>
    <w:qFormat/>
    <w:rsid w:val="004F7E72"/>
    <w:pPr>
      <w:numPr>
        <w:ilvl w:val="2"/>
      </w:numPr>
      <w:ind w:left="576" w:hanging="576"/>
    </w:pPr>
  </w:style>
  <w:style w:type="paragraph" w:styleId="Caption">
    <w:name w:val="caption"/>
    <w:basedOn w:val="Normal"/>
    <w:next w:val="Normal"/>
    <w:uiPriority w:val="35"/>
    <w:unhideWhenUsed/>
    <w:qFormat/>
    <w:rsid w:val="004F7E72"/>
    <w:pPr>
      <w:spacing w:after="200" w:line="240" w:lineRule="auto"/>
    </w:pPr>
    <w:rPr>
      <w:i/>
      <w:iCs/>
      <w:sz w:val="18"/>
      <w:szCs w:val="18"/>
    </w:rPr>
  </w:style>
  <w:style w:type="character" w:customStyle="1" w:styleId="Heading2Char">
    <w:name w:val="Heading 2 Char"/>
    <w:basedOn w:val="DefaultParagraphFont"/>
    <w:link w:val="Heading2"/>
    <w:uiPriority w:val="9"/>
    <w:rsid w:val="00A46F95"/>
    <w:rPr>
      <w:rFonts w:ascii="Cambria" w:eastAsiaTheme="majorEastAsia" w:hAnsi="Cambria" w:cstheme="majorBidi"/>
      <w:i/>
      <w:color w:val="000000" w:themeColor="text1"/>
      <w:sz w:val="22"/>
      <w:szCs w:val="26"/>
    </w:rPr>
  </w:style>
  <w:style w:type="character" w:styleId="PlaceholderText">
    <w:name w:val="Placeholder Text"/>
    <w:basedOn w:val="DefaultParagraphFont"/>
    <w:uiPriority w:val="99"/>
    <w:semiHidden/>
    <w:rsid w:val="00A46F95"/>
    <w:rPr>
      <w:color w:val="808080"/>
    </w:rPr>
  </w:style>
  <w:style w:type="table" w:styleId="TableGrid">
    <w:name w:val="Table Grid"/>
    <w:basedOn w:val="TableNormal"/>
    <w:uiPriority w:val="39"/>
    <w:rsid w:val="00A46F9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A46F95"/>
    <w:pPr>
      <w:spacing w:after="0" w:line="240" w:lineRule="auto"/>
    </w:pPr>
    <w:rPr>
      <w:sz w:val="18"/>
      <w:szCs w:val="18"/>
    </w:rPr>
  </w:style>
  <w:style w:type="paragraph" w:customStyle="1" w:styleId="Tablecaption">
    <w:name w:val="Table caption"/>
    <w:basedOn w:val="Normal"/>
    <w:link w:val="TablecaptionChar"/>
    <w:qFormat/>
    <w:rsid w:val="00A46F95"/>
    <w:pPr>
      <w:spacing w:before="160" w:after="80"/>
    </w:pPr>
    <w:rPr>
      <w:sz w:val="18"/>
      <w:szCs w:val="18"/>
    </w:rPr>
  </w:style>
  <w:style w:type="character" w:customStyle="1" w:styleId="TabletextChar">
    <w:name w:val="Table text Char"/>
    <w:basedOn w:val="DefaultParagraphFont"/>
    <w:link w:val="Tabletext"/>
    <w:rsid w:val="00A46F95"/>
    <w:rPr>
      <w:rFonts w:ascii="Cambria" w:hAnsi="Cambria"/>
      <w:sz w:val="18"/>
      <w:szCs w:val="18"/>
    </w:rPr>
  </w:style>
  <w:style w:type="character" w:customStyle="1" w:styleId="TablecaptionChar">
    <w:name w:val="Table caption Char"/>
    <w:basedOn w:val="DefaultParagraphFont"/>
    <w:link w:val="Tablecaption"/>
    <w:rsid w:val="00A46F95"/>
    <w:rPr>
      <w:rFonts w:ascii="Cambria" w:hAnsi="Cambria"/>
      <w:sz w:val="18"/>
      <w:szCs w:val="18"/>
    </w:rPr>
  </w:style>
  <w:style w:type="character" w:customStyle="1" w:styleId="Heading2ListChar">
    <w:name w:val="Heading 2 List Char"/>
    <w:basedOn w:val="DefaultParagraphFont"/>
    <w:link w:val="Heading2List"/>
    <w:rsid w:val="00A46F95"/>
    <w:rPr>
      <w:rFonts w:ascii="Cambria" w:eastAsiaTheme="majorEastAsia" w:hAnsi="Cambria" w:cstheme="majorBidi"/>
      <w:bCs/>
      <w:i/>
      <w:iCs/>
      <w:sz w:val="22"/>
      <w:szCs w:val="32"/>
    </w:rPr>
  </w:style>
  <w:style w:type="paragraph" w:styleId="Bibliography">
    <w:name w:val="Bibliography"/>
    <w:basedOn w:val="Normal"/>
    <w:next w:val="Normal"/>
    <w:uiPriority w:val="37"/>
    <w:unhideWhenUsed/>
    <w:rsid w:val="00A46F95"/>
    <w:pPr>
      <w:tabs>
        <w:tab w:val="left" w:pos="380"/>
      </w:tabs>
      <w:spacing w:after="0" w:line="480" w:lineRule="auto"/>
      <w:ind w:left="384" w:hanging="384"/>
    </w:pPr>
  </w:style>
  <w:style w:type="character" w:styleId="Hyperlink">
    <w:name w:val="Hyperlink"/>
    <w:basedOn w:val="DefaultParagraphFont"/>
    <w:uiPriority w:val="99"/>
    <w:unhideWhenUsed/>
    <w:rsid w:val="00A46F95"/>
    <w:rPr>
      <w:color w:val="0563C1" w:themeColor="hyperlink"/>
      <w:u w:val="single"/>
    </w:rPr>
  </w:style>
  <w:style w:type="character" w:customStyle="1" w:styleId="UnresolvedMention1">
    <w:name w:val="Unresolved Mention1"/>
    <w:basedOn w:val="DefaultParagraphFont"/>
    <w:uiPriority w:val="99"/>
    <w:semiHidden/>
    <w:unhideWhenUsed/>
    <w:rsid w:val="00A46F95"/>
    <w:rPr>
      <w:color w:val="605E5C"/>
      <w:shd w:val="clear" w:color="auto" w:fill="E1DFDD"/>
    </w:rPr>
  </w:style>
  <w:style w:type="character" w:styleId="FollowedHyperlink">
    <w:name w:val="FollowedHyperlink"/>
    <w:basedOn w:val="DefaultParagraphFont"/>
    <w:uiPriority w:val="99"/>
    <w:semiHidden/>
    <w:unhideWhenUsed/>
    <w:rsid w:val="0074369D"/>
    <w:rPr>
      <w:color w:val="954F72" w:themeColor="followedHyperlink"/>
      <w:u w:val="single"/>
    </w:rPr>
  </w:style>
  <w:style w:type="character" w:customStyle="1" w:styleId="Heading3Char">
    <w:name w:val="Heading 3 Char"/>
    <w:basedOn w:val="DefaultParagraphFont"/>
    <w:link w:val="Heading3"/>
    <w:uiPriority w:val="9"/>
    <w:rsid w:val="007E6B76"/>
    <w:rPr>
      <w:rFonts w:ascii="Cambria" w:eastAsiaTheme="majorEastAsia" w:hAnsi="Cambria" w:cstheme="majorBidi"/>
      <w:i/>
      <w:color w:val="000000" w:themeColor="text1"/>
      <w:sz w:val="22"/>
    </w:rPr>
  </w:style>
  <w:style w:type="paragraph" w:styleId="TOCHeading">
    <w:name w:val="TOC Heading"/>
    <w:basedOn w:val="Heading1"/>
    <w:next w:val="Normal"/>
    <w:uiPriority w:val="39"/>
    <w:unhideWhenUsed/>
    <w:qFormat/>
    <w:rsid w:val="00A23477"/>
    <w:pPr>
      <w:spacing w:before="480" w:line="276" w:lineRule="auto"/>
      <w:jc w:val="left"/>
      <w:outlineLvl w:val="9"/>
    </w:pPr>
    <w:rPr>
      <w:rFonts w:asciiTheme="majorHAnsi" w:hAnsiTheme="majorHAnsi"/>
      <w:bCs/>
      <w:color w:val="2F5496" w:themeColor="accent1" w:themeShade="BF"/>
      <w:sz w:val="28"/>
      <w:szCs w:val="28"/>
    </w:rPr>
  </w:style>
  <w:style w:type="paragraph" w:styleId="TOC1">
    <w:name w:val="toc 1"/>
    <w:basedOn w:val="Normal"/>
    <w:next w:val="Normal"/>
    <w:autoRedefine/>
    <w:uiPriority w:val="39"/>
    <w:unhideWhenUsed/>
    <w:rsid w:val="00A23477"/>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A23477"/>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A23477"/>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23477"/>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23477"/>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23477"/>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23477"/>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23477"/>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23477"/>
    <w:pPr>
      <w:spacing w:after="0"/>
      <w:ind w:left="176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6D0622"/>
    <w:pPr>
      <w:spacing w:after="0"/>
    </w:pPr>
  </w:style>
  <w:style w:type="paragraph" w:styleId="BalloonText">
    <w:name w:val="Balloon Text"/>
    <w:basedOn w:val="Normal"/>
    <w:link w:val="BalloonTextChar"/>
    <w:uiPriority w:val="99"/>
    <w:semiHidden/>
    <w:unhideWhenUsed/>
    <w:rsid w:val="00114A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4AAF"/>
    <w:rPr>
      <w:rFonts w:ascii="Tahoma" w:hAnsi="Tahoma" w:cs="Tahoma"/>
      <w:sz w:val="16"/>
      <w:szCs w:val="16"/>
    </w:rPr>
  </w:style>
  <w:style w:type="character" w:styleId="UnresolvedMention">
    <w:name w:val="Unresolved Mention"/>
    <w:basedOn w:val="DefaultParagraphFont"/>
    <w:uiPriority w:val="99"/>
    <w:semiHidden/>
    <w:unhideWhenUsed/>
    <w:rsid w:val="00C90808"/>
    <w:rPr>
      <w:color w:val="605E5C"/>
      <w:shd w:val="clear" w:color="auto" w:fill="E1DFDD"/>
    </w:rPr>
  </w:style>
  <w:style w:type="paragraph" w:styleId="Header">
    <w:name w:val="header"/>
    <w:basedOn w:val="Normal"/>
    <w:link w:val="HeaderChar"/>
    <w:uiPriority w:val="99"/>
    <w:unhideWhenUsed/>
    <w:rsid w:val="00D37E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EB0"/>
    <w:rPr>
      <w:rFonts w:ascii="Cambria" w:hAnsi="Cambria"/>
      <w:sz w:val="22"/>
      <w:szCs w:val="22"/>
    </w:rPr>
  </w:style>
  <w:style w:type="paragraph" w:styleId="Footer">
    <w:name w:val="footer"/>
    <w:basedOn w:val="Normal"/>
    <w:link w:val="FooterChar"/>
    <w:uiPriority w:val="99"/>
    <w:unhideWhenUsed/>
    <w:rsid w:val="00D37E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EB0"/>
    <w:rPr>
      <w:rFonts w:ascii="Cambria" w:hAnsi="Cambr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78884">
      <w:bodyDiv w:val="1"/>
      <w:marLeft w:val="0"/>
      <w:marRight w:val="0"/>
      <w:marTop w:val="0"/>
      <w:marBottom w:val="0"/>
      <w:divBdr>
        <w:top w:val="none" w:sz="0" w:space="0" w:color="auto"/>
        <w:left w:val="none" w:sz="0" w:space="0" w:color="auto"/>
        <w:bottom w:val="none" w:sz="0" w:space="0" w:color="auto"/>
        <w:right w:val="none" w:sz="0" w:space="0" w:color="auto"/>
      </w:divBdr>
    </w:div>
    <w:div w:id="703529318">
      <w:bodyDiv w:val="1"/>
      <w:marLeft w:val="0"/>
      <w:marRight w:val="0"/>
      <w:marTop w:val="0"/>
      <w:marBottom w:val="0"/>
      <w:divBdr>
        <w:top w:val="none" w:sz="0" w:space="0" w:color="auto"/>
        <w:left w:val="none" w:sz="0" w:space="0" w:color="auto"/>
        <w:bottom w:val="none" w:sz="0" w:space="0" w:color="auto"/>
        <w:right w:val="none" w:sz="0" w:space="0" w:color="auto"/>
      </w:divBdr>
    </w:div>
    <w:div w:id="838623373">
      <w:bodyDiv w:val="1"/>
      <w:marLeft w:val="0"/>
      <w:marRight w:val="0"/>
      <w:marTop w:val="0"/>
      <w:marBottom w:val="0"/>
      <w:divBdr>
        <w:top w:val="none" w:sz="0" w:space="0" w:color="auto"/>
        <w:left w:val="none" w:sz="0" w:space="0" w:color="auto"/>
        <w:bottom w:val="none" w:sz="0" w:space="0" w:color="auto"/>
        <w:right w:val="none" w:sz="0" w:space="0" w:color="auto"/>
      </w:divBdr>
    </w:div>
    <w:div w:id="948854422">
      <w:bodyDiv w:val="1"/>
      <w:marLeft w:val="0"/>
      <w:marRight w:val="0"/>
      <w:marTop w:val="0"/>
      <w:marBottom w:val="0"/>
      <w:divBdr>
        <w:top w:val="none" w:sz="0" w:space="0" w:color="auto"/>
        <w:left w:val="none" w:sz="0" w:space="0" w:color="auto"/>
        <w:bottom w:val="none" w:sz="0" w:space="0" w:color="auto"/>
        <w:right w:val="none" w:sz="0" w:space="0" w:color="auto"/>
      </w:divBdr>
    </w:div>
    <w:div w:id="1450204115">
      <w:bodyDiv w:val="1"/>
      <w:marLeft w:val="0"/>
      <w:marRight w:val="0"/>
      <w:marTop w:val="0"/>
      <w:marBottom w:val="0"/>
      <w:divBdr>
        <w:top w:val="none" w:sz="0" w:space="0" w:color="auto"/>
        <w:left w:val="none" w:sz="0" w:space="0" w:color="auto"/>
        <w:bottom w:val="none" w:sz="0" w:space="0" w:color="auto"/>
        <w:right w:val="none" w:sz="0" w:space="0" w:color="auto"/>
      </w:divBdr>
    </w:div>
    <w:div w:id="1912151984">
      <w:bodyDiv w:val="1"/>
      <w:marLeft w:val="0"/>
      <w:marRight w:val="0"/>
      <w:marTop w:val="0"/>
      <w:marBottom w:val="0"/>
      <w:divBdr>
        <w:top w:val="none" w:sz="0" w:space="0" w:color="auto"/>
        <w:left w:val="none" w:sz="0" w:space="0" w:color="auto"/>
        <w:bottom w:val="none" w:sz="0" w:space="0" w:color="auto"/>
        <w:right w:val="none" w:sz="0" w:space="0" w:color="auto"/>
      </w:divBdr>
    </w:div>
    <w:div w:id="2041927323">
      <w:bodyDiv w:val="1"/>
      <w:marLeft w:val="0"/>
      <w:marRight w:val="0"/>
      <w:marTop w:val="0"/>
      <w:marBottom w:val="0"/>
      <w:divBdr>
        <w:top w:val="none" w:sz="0" w:space="0" w:color="auto"/>
        <w:left w:val="none" w:sz="0" w:space="0" w:color="auto"/>
        <w:bottom w:val="none" w:sz="0" w:space="0" w:color="auto"/>
        <w:right w:val="none" w:sz="0" w:space="0" w:color="auto"/>
      </w:divBdr>
    </w:div>
    <w:div w:id="2062366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energysage.com/electricity/house-watts/how-many-watts-does-an-electric-furnace-use/"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mailto:schiavon@berkeley.edu"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872A3-2E6C-464F-A5E1-165073E1D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30</Pages>
  <Words>42983</Words>
  <Characters>245008</Characters>
  <Application>Microsoft Office Word</Application>
  <DocSecurity>0</DocSecurity>
  <Lines>2041</Lines>
  <Paragraphs>574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Arfa Aijazi</dc:creator>
  <cp:lastModifiedBy>Arfa Aijazi</cp:lastModifiedBy>
  <cp:revision>6</cp:revision>
  <dcterms:created xsi:type="dcterms:W3CDTF">2023-12-19T17:37:00Z</dcterms:created>
  <dcterms:modified xsi:type="dcterms:W3CDTF">2023-12-20T22:41:00Z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id="H0uZokVw"/&gt;&lt;style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 name="dontAskDelayCitationUpdates" value="true"/&gt;&lt;/prefs&gt;&lt;/data&gt;</vt:lpwstr>
  </property>
</Properties>
</file>