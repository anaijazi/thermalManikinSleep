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24337D">
      <w:pPr>
        <w:pStyle w:val="Title"/>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6FD3315D" w:rsidR="0024337D" w:rsidRPr="005A0458" w:rsidRDefault="0024337D" w:rsidP="0024337D">
      <w:commentRangeStart w:id="0"/>
      <w:commentRangeStart w:id="1"/>
      <w:commentRangeStart w:id="2"/>
      <w:proofErr w:type="spellStart"/>
      <w:r>
        <w:t>Arfa</w:t>
      </w:r>
      <w:proofErr w:type="spellEnd"/>
      <w:r>
        <w:t xml:space="preserve"> Aijazi</w:t>
      </w:r>
      <w:r w:rsidRPr="006244EE">
        <w:rPr>
          <w:vertAlign w:val="superscript"/>
        </w:rPr>
        <w:t>1</w:t>
      </w:r>
      <w:r>
        <w:t>, Thomas Parkinson</w:t>
      </w:r>
      <w:r w:rsidRPr="006244EE">
        <w:rPr>
          <w:vertAlign w:val="superscript"/>
        </w:rPr>
        <w:t>1</w:t>
      </w:r>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r w:rsidRPr="002E1487">
        <w:rPr>
          <w:vertAlign w:val="superscript"/>
        </w:rPr>
        <w:t>1</w:t>
      </w:r>
      <w:r>
        <w:t>Center for the Built Environment (CBE), University of California, Berkeley, CA, USA</w:t>
      </w:r>
      <w:commentRangeEnd w:id="0"/>
      <w:r w:rsidR="00187EDA">
        <w:rPr>
          <w:rStyle w:val="CommentReference"/>
        </w:rPr>
        <w:commentReference w:id="0"/>
      </w:r>
      <w:commentRangeEnd w:id="1"/>
      <w:r w:rsidR="007268F9">
        <w:rPr>
          <w:rStyle w:val="CommentReference"/>
        </w:rPr>
        <w:commentReference w:id="1"/>
      </w:r>
      <w:commentRangeEnd w:id="2"/>
      <w:r w:rsidR="005A1BEF">
        <w:rPr>
          <w:rStyle w:val="CommentReference"/>
        </w:rPr>
        <w:commentReference w:id="2"/>
      </w:r>
    </w:p>
    <w:p w14:paraId="5141BD4C" w14:textId="474671C3" w:rsidR="0024337D" w:rsidRPr="007E6B76" w:rsidRDefault="00283883" w:rsidP="007E6B76">
      <w:pPr>
        <w:pStyle w:val="Heading1"/>
      </w:pPr>
      <w:r w:rsidRPr="007E6B76">
        <w:t>Abstract</w:t>
      </w:r>
    </w:p>
    <w:p w14:paraId="6207E5D9" w14:textId="6E207584" w:rsidR="0024337D" w:rsidRPr="007268F9" w:rsidRDefault="0024337D" w:rsidP="0024337D">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are problematic </w:t>
      </w:r>
      <w:r w:rsidR="007268F9">
        <w:t>as</w:t>
      </w:r>
      <w:r w:rsidRPr="007268F9">
        <w:t xml:space="preserve"> they are </w:t>
      </w:r>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 blankets</w:t>
      </w:r>
      <w:r w:rsidRPr="007268F9">
        <w:t xml:space="preserve">, may 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 xml:space="preserve">that many passive and low-energy strategies are highly effective in supplementing or replacing HVAC systems during sleep. Using passive strategies in combination with low-energy strategies that elevate air movement like ceiling or pedestal fans can enhance the cooling effect by </w:t>
      </w:r>
      <w:r w:rsidR="0023313F" w:rsidRPr="007268F9">
        <w:t>three</w:t>
      </w:r>
      <w:r w:rsidRPr="007268F9">
        <w:t xml:space="preserve"> times</w:t>
      </w:r>
      <w:r w:rsidR="00365E0F">
        <w:t xml:space="preserve"> compared to only passive options</w:t>
      </w:r>
      <w:r w:rsidRPr="007268F9">
        <w:t xml:space="preserve">. We applied our </w:t>
      </w:r>
      <w:r w:rsidR="005A0458" w:rsidRPr="007268F9">
        <w:t>experimentally measured</w:t>
      </w:r>
      <w:r w:rsidRPr="007268F9">
        <w:t xml:space="preserve"> heating and cooling effect</w:t>
      </w:r>
      <w:r w:rsidR="00F3522F">
        <w:t>s</w:t>
      </w:r>
      <w:r w:rsidRPr="007268F9">
        <w:t xml:space="preserve"> to two historical case studies: the 2015 Pakistan heat wave and the 2021 Texas power crisis. Passive and low-energy strategies can reduce the sleep time heat or cold exposure by as much as 90%. The low-energy strategies we tested </w:t>
      </w:r>
      <w:r w:rsidR="00C66FF3" w:rsidRPr="007268F9">
        <w:t xml:space="preserve">require </w:t>
      </w:r>
      <w:r w:rsidRPr="007268F9">
        <w:t xml:space="preserve">one to two orders of magnitude less energy than HVAC systems, and the passive strategies require no energy input. Our results demonstrate that these strategies can also help reduce peak load surges in extreme temperature events. This reduces the need for utility loadshedding, which can put individuals at risk of </w:t>
      </w:r>
      <w:r w:rsidR="0023313F" w:rsidRPr="007268F9">
        <w:t xml:space="preserve">hazardous </w:t>
      </w:r>
      <w:r w:rsidRPr="007268F9">
        <w:t>heat or cold exposure. Our results may serve as a starting point for evidence-based public health guidelines on how individuals can sleep better during heat waves and cold snaps without HVAC.</w:t>
      </w:r>
    </w:p>
    <w:p w14:paraId="79E30A2E" w14:textId="0D40258E" w:rsidR="004F7E72" w:rsidRDefault="00187EDA" w:rsidP="007268F9">
      <w:pPr>
        <w:pStyle w:val="Heading1"/>
      </w:pPr>
      <w:r>
        <w:t>Main</w:t>
      </w:r>
    </w:p>
    <w:p w14:paraId="160A9228" w14:textId="2E12181C"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be compensated with bedding insulation, for example, a study </w:t>
      </w:r>
      <w:r>
        <w:t xml:space="preserve">report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0CA1EE1F" w:rsidR="00AF1157" w:rsidRDefault="004F7E72" w:rsidP="004F7E72">
      <w:r>
        <w:lastRenderedPageBreak/>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416536">
        <w:instrText xml:space="preserve"> ADDIN ZOTERO_ITEM CSL_CITATION {"citationID":"JNNpV1FJ","properties":{"formattedCitation":"\\super 15\\nosupersub{}","plainCitation":"15","noteIndex":0},"citationItems":[{"id":"wZ7P8h5N/X47FKKWX","uris":["http://zotero.org/users/4259226/items/3UII6DYL"],"itemData":{"id":674,"type":"book","publisher":"CIBSE","source":"Google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p>
    <w:p w14:paraId="6699761D" w14:textId="20901911"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AB3AD3">
        <w:instrText xml:space="preserve"> ADDIN ZOTERO_ITEM CSL_CITATION {"citationID":"QWCvGwAR","properties":{"formattedCitation":"\\super 18\\uc0\\u8211{}21\\nosupersub{}","plainCitation":"18–21","noteIndex":0},"citationItems":[{"id":1528,"uris":["http://zotero.org/users/4259226/items/WIAYISIU"],"itemData":{"id":1528,"type":"report","abstract":"The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306945" w:rsidRPr="00306945">
        <w:rPr>
          <w:rFonts w:cs="Times New Roman"/>
          <w:vertAlign w:val="superscript"/>
        </w:rPr>
        <w:t>18–21</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644C33">
        <w:instrText xml:space="preserve"> ADDIN ZOTERO_ITEM CSL_CITATION {"citationID":"AGHyavrx","properties":{"formattedCitation":"\\super 22,23\\nosupersub{}","plainCitation":"22,23","noteIndex":0},"citationItems":[{"id":1539,"uris":["http://zotero.org/users/4259226/items/JMS5PKQQ"],"itemData":{"id":1539,"type":"webpage","abstract":"What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306945" w:rsidRPr="00306945">
        <w:rPr>
          <w:rFonts w:cs="Times New Roman"/>
          <w:vertAlign w:val="superscript"/>
        </w:rPr>
        <w:t>22,23</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418E2812" w14:textId="26D5EFEA" w:rsidR="004F7E72"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r w:rsidR="005D436F">
        <w:t xml:space="preserve">For example, residential air conditioning is the main reason </w:t>
      </w:r>
      <w:r w:rsidR="008273CF">
        <w:t xml:space="preserve">for </w:t>
      </w:r>
      <w:r w:rsidR="005D436F">
        <w:t>the reduction of 75% mortality in the US due to excessive heat</w:t>
      </w:r>
      <w:r w:rsidR="00E1350B">
        <w:fldChar w:fldCharType="begin"/>
      </w:r>
      <w:r w:rsidR="00105E3B">
        <w:instrText xml:space="preserve"> ADDIN ZOTERO_ITEM CSL_CITATION {"citationID":"PHPLKJN7","properties":{"formattedCitation":"\\super 24\\nosupersub{}","plainCitation":"24","noteIndex":0},"citationItems":[{"id":556,"uris":["http://zotero.org/users/4259226/items/FEPX84IP"],"itemData":{"id":556,"type":"article-journal","abstract":"This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306945" w:rsidRPr="00306945">
        <w:rPr>
          <w:rFonts w:cs="Times New Roman"/>
          <w:vertAlign w:val="superscript"/>
        </w:rPr>
        <w:t>24</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E1350B">
        <w:instrText xml:space="preserve"> ADDIN ZOTERO_ITEM CSL_CITATION {"citationID":"CAUfy65c","properties":{"formattedCitation":"\\super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xml:space="preserve">. However, space heating and cooling is energy intensive </w:t>
      </w:r>
      <w:commentRangeStart w:id="3"/>
      <w:r>
        <w:t>(</w:t>
      </w:r>
      <w:r w:rsidR="0082218C">
        <w:t>power rating ~3 kW for cooling and ~20 kW for heating</w:t>
      </w:r>
      <w:r>
        <w:t xml:space="preserve">) </w:t>
      </w:r>
      <w:commentRangeEnd w:id="3"/>
      <w:r w:rsidR="00B877D9">
        <w:rPr>
          <w:rStyle w:val="CommentReference"/>
        </w:rPr>
        <w:commentReference w:id="3"/>
      </w:r>
      <w:r>
        <w:t>and historically represents over 50% of energy end use in residential buildings</w:t>
      </w:r>
      <w:r>
        <w:fldChar w:fldCharType="begin"/>
      </w:r>
      <w:r w:rsidR="00E1350B">
        <w:instrText xml:space="preserve"> ADDIN ZOTERO_ITEM CSL_CITATION {"citationID":"ziCkyvlM","properties":{"formattedCitation":"\\super 26\\nosupersub{}","plainCitation":"26","noteIndex":0},"citationItems":[{"id":390,"uris":["http://zotero.org/users/4259226/items/DL77EXMZ"],"itemData":{"id":390,"type":"report","event-place":"Washington,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306945" w:rsidRPr="00306945">
        <w:rPr>
          <w:rFonts w:cs="Times New Roman"/>
          <w:vertAlign w:val="superscript"/>
        </w:rPr>
        <w:t>26</w:t>
      </w:r>
      <w:r>
        <w:fldChar w:fldCharType="end"/>
      </w:r>
      <w:r>
        <w:t>. In a survey of New York City residents, 91% of respondents with air conditioning at home had it installed in their bedroom</w:t>
      </w:r>
      <w:r>
        <w:fldChar w:fldCharType="begin"/>
      </w:r>
      <w:r w:rsidR="00105E3B">
        <w:instrText xml:space="preserve"> ADDIN ZOTERO_ITEM CSL_CITATION {"citationID":"JiDqKviZ","properties":{"formattedCitation":"\\super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105E3B">
        <w:instrText xml:space="preserve"> ADDIN ZOTERO_ITEM CSL_CITATION {"citationID":"4J7hTJlT","properties":{"formattedCitation":"\\super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Hong Kong</w:t>
      </w:r>
      <w:r>
        <w:fldChar w:fldCharType="begin"/>
      </w:r>
      <w:r w:rsidR="00105E3B">
        <w:instrText xml:space="preserve"> ADDIN ZOTERO_ITEM CSL_CITATION {"citationID":"70W0VCEY","properties":{"formattedCitation":"\\super 28\\nosupersub{}","plainCitation":"28","noteIndex":0},"citationItems":[{"id":502,"uris":["http://zotero.org/users/4259226/items/CJYQZK26"],"itemData":{"id":502,"type":"article-journal","abstract":"This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306945" w:rsidRPr="00306945">
        <w:rPr>
          <w:rFonts w:cs="Times New Roman"/>
          <w:vertAlign w:val="superscript"/>
        </w:rPr>
        <w:t>28</w:t>
      </w:r>
      <w:r>
        <w:fldChar w:fldCharType="end"/>
      </w:r>
      <w:r>
        <w:t>, China</w:t>
      </w:r>
      <w:r>
        <w:fldChar w:fldCharType="begin"/>
      </w:r>
      <w:r w:rsidR="00105E3B">
        <w:instrText xml:space="preserve"> ADDIN ZOTERO_ITEM CSL_CITATION {"citationID":"Z8oOJ6LK","properties":{"formattedCitation":"\\super 29\\nosupersub{}","plainCitation":"29","noteIndex":0},"citationItems":[{"id":501,"uris":["http://zotero.org/users/4259226/items/RQ3PIRY6"],"itemData":{"id":501,"type":"article-journal","container-title":"Energy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306945" w:rsidRPr="00306945">
        <w:rPr>
          <w:rFonts w:cs="Times New Roman"/>
          <w:vertAlign w:val="superscript"/>
        </w:rPr>
        <w:t>29</w:t>
      </w:r>
      <w:r>
        <w:fldChar w:fldCharType="end"/>
      </w:r>
      <w:r>
        <w:t>, and Singapore</w:t>
      </w:r>
      <w:r>
        <w:fldChar w:fldCharType="begin"/>
      </w:r>
      <w:r w:rsidR="00105E3B">
        <w:instrText xml:space="preserve"> ADDIN ZOTERO_ITEM CSL_CITATION {"citationID":"zGJy5UGA","properties":{"formattedCitation":"\\super 30\\nosupersub{}","plainCitation":"30","noteIndex":0},"citationItems":[{"id":503,"uris":["http://zotero.org/users/4259226/items/TV76JWWA"],"itemData":{"id":503,"type":"article-journal","abstract":"The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306945" w:rsidRPr="00306945">
        <w:rPr>
          <w:rFonts w:cs="Times New Roman"/>
          <w:vertAlign w:val="superscript"/>
        </w:rPr>
        <w:t>30</w:t>
      </w:r>
      <w:r>
        <w:fldChar w:fldCharType="end"/>
      </w:r>
      <w:r>
        <w:t>. This indicates a priority for comfortable sleeping environments in many different contexts. Yet HVAC systems are cost-prohibitive for many households. Over a quarter of the 123.5 million households in the U.S. report energy insecurity, which may result in leaving the home at uncomfortable temperatures (12.2 million households), receiving a disconnect or delivery stop notice (12.4 million households), or unable to use heating (5.1 million households) or air-conditioning equipment (6.4 million households)</w:t>
      </w:r>
      <w:r>
        <w:fldChar w:fldCharType="begin"/>
      </w:r>
      <w:r w:rsidR="00E1350B">
        <w:instrText xml:space="preserve"> ADDIN ZOTERO_ITEM CSL_CITATION {"citationID":"QOLnWbRM","properties":{"formattedCitation":"\\super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xml:space="preserve">. When taking a broader world view, access to 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416536">
        <w:instrText xml:space="preserve"> ADDIN ZOTERO_ITEM CSL_CITATION {"citationID":"YOANzYEF","properties":{"formattedCitation":"\\super 31\\nosupersub{}","plainCitation":"31","noteIndex":0},"citationItems":[{"id":"wZ7P8h5N/aWaO8zzr","uris":["http://zotero.org/users/4259226/items/ICUCU7D6"],"itemData":{"id":1464,"type":"article-journal","language":"en","page":"92","source":"Zotero","title":"The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306945" w:rsidRPr="00306945">
        <w:rPr>
          <w:rFonts w:cs="Times New Roman"/>
          <w:vertAlign w:val="superscript"/>
        </w:rPr>
        <w:t>31</w:t>
      </w:r>
      <w:r>
        <w:fldChar w:fldCharType="end"/>
      </w:r>
      <w:r>
        <w:t xml:space="preserve">. </w:t>
      </w:r>
    </w:p>
    <w:p w14:paraId="05A4167B" w14:textId="77B6A6F0" w:rsidR="004F7E72" w:rsidRDefault="004F7E72" w:rsidP="004F7E72">
      <w:pPr>
        <w:tabs>
          <w:tab w:val="left" w:pos="2970"/>
        </w:tabs>
      </w:pPr>
      <w:r>
        <w:t xml:space="preserve">Climate change further challenges the viability of conventional HVAC systems as a means towards comfortable and healthy sleep in several ways. </w:t>
      </w:r>
      <w:commentRangeStart w:id="4"/>
      <w:r>
        <w:t>First, diurnal warming asymmetry</w:t>
      </w:r>
      <w:r>
        <w:fldChar w:fldCharType="begin"/>
      </w:r>
      <w:r w:rsidR="00105E3B">
        <w:instrText xml:space="preserve"> ADDIN ZOTERO_ITEM CSL_CITATION {"citationID":"MBuII3Ef","properties":{"formattedCitation":"\\super 32\\nosupersub{}","plainCitation":"32","noteIndex":0},"citationItems":[{"id":82,"uris":["http://zotero.org/users/4259226/items/X8I8KYYS"],"itemData":{"id":82,"type":"article-journal","abstract":"The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306945" w:rsidRPr="00306945">
        <w:rPr>
          <w:rFonts w:cs="Times New Roman"/>
          <w:vertAlign w:val="superscript"/>
        </w:rPr>
        <w:t>32</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and this could be </w:t>
      </w:r>
      <w:r w:rsidR="00B07C94">
        <w:lastRenderedPageBreak/>
        <w:t xml:space="preserve">a problem in climates </w:t>
      </w:r>
      <w:r w:rsidR="0030322E">
        <w:t>dominated by</w:t>
      </w:r>
      <w:r w:rsidR="00B07C94">
        <w:t xml:space="preserve"> cooling</w:t>
      </w:r>
      <w:r w:rsidR="0030322E">
        <w:t xml:space="preserve"> requirements</w:t>
      </w:r>
      <w:r>
        <w:t xml:space="preserve">. </w:t>
      </w:r>
      <w:commentRangeEnd w:id="4"/>
      <w:r w:rsidR="00B07C94">
        <w:rPr>
          <w:rStyle w:val="CommentReference"/>
        </w:rPr>
        <w:commentReference w:id="4"/>
      </w:r>
      <w:r w:rsidR="00B07C94">
        <w:t>A</w:t>
      </w:r>
      <w:r>
        <w:t>typically warm nighttime temperatures are associated with elevated mortality</w:t>
      </w:r>
      <w:r>
        <w:fldChar w:fldCharType="begin"/>
      </w:r>
      <w:r w:rsidR="00105E3B">
        <w:instrText xml:space="preserve"> ADDIN ZOTERO_ITEM CSL_CITATION {"citationID":"zHimcxXz","properties":{"formattedCitation":"\\super 33\\nosupersub{}","plainCitation":"33","noteIndex":0},"citationItems":[{"id":470,"uris":["http://zotero.org/users/4259226/items/RCATCHDX"],"itemData":{"id":470,"type":"article-journal","abstract":"Background: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306945" w:rsidRPr="00306945">
        <w:rPr>
          <w:rFonts w:cs="Times New Roman"/>
          <w:vertAlign w:val="superscript"/>
        </w:rPr>
        <w:t>33</w:t>
      </w:r>
      <w:r>
        <w:fldChar w:fldCharType="end"/>
      </w:r>
      <w:r>
        <w:t xml:space="preserve"> and poor sleep quality</w:t>
      </w:r>
      <w:r>
        <w:fldChar w:fldCharType="begin"/>
      </w:r>
      <w:r w:rsidR="00105E3B">
        <w:instrText xml:space="preserve"> ADDIN ZOTERO_ITEM CSL_CITATION {"citationID":"R6rr71S5","properties":{"formattedCitation":"\\super 34\\nosupersub{}","plainCitation":"34","noteIndex":0},"citationItems":[{"id":358,"uris":["http://zotero.org/users/4259226/items/YUYLAGDX"],"itemData":{"id":358,"type":"article-journal","abstract":"Human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306945" w:rsidRPr="00306945">
        <w:rPr>
          <w:rFonts w:cs="Times New Roman"/>
          <w:vertAlign w:val="superscript"/>
        </w:rPr>
        <w:t>34</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air conditioners, further exacerbating climate change</w:t>
      </w:r>
      <w:r w:rsidR="003943AB">
        <w:t xml:space="preserve"> and urban overheating</w:t>
      </w:r>
      <w:r w:rsidR="001D7C13">
        <w:fldChar w:fldCharType="begin"/>
      </w:r>
      <w:r w:rsidR="00105E3B">
        <w:instrText xml:space="preserve"> ADDIN ZOTERO_ITEM CSL_CITATION {"citationID":"Pz1vNcTu","properties":{"formattedCitation":"\\super 35\\nosupersub{}","plainCitation":"35","noteIndex":0},"citationItems":[{"id":1554,"uris":["http://zotero.org/users/4259226/items/E8C2Q36V"],"itemData":{"id":1554,"type":"article-journal","abstract":"A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306945" w:rsidRPr="00306945">
        <w:rPr>
          <w:rFonts w:cs="Times New Roman"/>
          <w:vertAlign w:val="superscript"/>
        </w:rPr>
        <w:t>35</w:t>
      </w:r>
      <w:r w:rsidR="001D7C13">
        <w:fldChar w:fldCharType="end"/>
      </w:r>
      <w:r w:rsidR="00B07C94">
        <w:t>; it will also reduce heating needs</w:t>
      </w:r>
      <w:r>
        <w:t>. Second, the greater frequency and intensity of climate change impacts like heat waves, cold snaps, and wildfires increases the probability of power disruptions. These events compound the disaster</w:t>
      </w:r>
      <w:r>
        <w:fldChar w:fldCharType="begin"/>
      </w:r>
      <w:r w:rsidR="001D7C13">
        <w:instrText xml:space="preserve"> ADDIN ZOTERO_ITEM CSL_CITATION {"citationID":"D3fCTuT3","properties":{"formattedCitation":"\\super 36\\nosupersub{}","plainCitation":"36","noteIndex":0},"citationItems":[{"id":295,"uris":["http://zotero.org/users/4259226/items/SKKP5G8A"],"itemData":{"id":295,"type":"article-journal","abstract":"The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306945" w:rsidRPr="00306945">
        <w:rPr>
          <w:rFonts w:cs="Times New Roman"/>
          <w:vertAlign w:val="superscript"/>
        </w:rPr>
        <w:t>36</w:t>
      </w:r>
      <w:r>
        <w:fldChar w:fldCharType="end"/>
      </w:r>
      <w:r>
        <w:t xml:space="preserve"> as was seen in British Columbia, Canada and the U.S. Pacific Northwest in summer 2021 and in Texas in Winter 2021</w:t>
      </w:r>
      <w:r>
        <w:fldChar w:fldCharType="begin"/>
      </w:r>
      <w:r w:rsidR="001D7C13">
        <w:instrText xml:space="preserve"> ADDIN ZOTERO_ITEM CSL_CITATION {"citationID":"3rRpRdEw","properties":{"formattedCitation":"\\super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306945" w:rsidRPr="00306945">
        <w:rPr>
          <w:rFonts w:cs="Times New Roman"/>
          <w:vertAlign w:val="superscript"/>
        </w:rPr>
        <w:t>37</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1ECE49A5"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105E3B">
        <w:instrText xml:space="preserve"> ADDIN ZOTERO_ITEM CSL_CITATION {"citationID":"CBI3HXFK","properties":{"formattedCitation":"\\super 38\\nosupersub{}","plainCitation":"38","noteIndex":0},"citationItems":[{"id":471,"uris":["http://zotero.org/users/4259226/items/HHWPVF8B"],"itemData":{"id":471,"type":"article-journal","abstract":"This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306945" w:rsidRPr="00306945">
        <w:rPr>
          <w:rFonts w:cs="Times New Roman"/>
          <w:vertAlign w:val="superscript"/>
        </w:rPr>
        <w:t>38</w:t>
      </w:r>
      <w:r w:rsidR="001D7C13">
        <w:fldChar w:fldCharType="end"/>
      </w:r>
      <w:r>
        <w:t>. Most research on applications of PCS focus on increasing thermal comfort and reducing energy consumption in office buildings</w:t>
      </w:r>
      <w:r>
        <w:fldChar w:fldCharType="begin"/>
      </w:r>
      <w:r w:rsidR="00105E3B">
        <w:instrText xml:space="preserve"> ADDIN ZOTERO_ITEM CSL_CITATION {"citationID":"Dyh0uQNi","properties":{"formattedCitation":"\\super 39\\nosupersub{}","plainCitation":"39","noteIndex":0},"citationItems":[{"id":303,"uris":["http://zotero.org/users/4259226/items/UQMZ8TBI"],"itemData":{"id":303,"type":"article-journal","abstract":"Conventional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306945" w:rsidRPr="00306945">
        <w:rPr>
          <w:rFonts w:cs="Times New Roman"/>
          <w:vertAlign w:val="superscript"/>
        </w:rPr>
        <w:t>39</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105E3B">
        <w:instrText xml:space="preserve"> ADDIN ZOTERO_ITEM CSL_CITATION {"citationID":"U2tPeFcy","properties":{"formattedCitation":"\\super 40\\uc0\\u8211{}42\\nosupersub{}","plainCitation":"40–42","noteIndex":0},"citationItems":[{"id":1563,"uris":["http://zotero.org/users/4259226/items/HNKQVCSJ"],"itemData":{"id":1563,"type":"article-journal","abstract":"In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reduced.","DOI":"10.1016/j.buildenv.2014.09.010","language":"en","source":"escholarship.org","title":"Extending air temperature setpoints: Simulated energy savings and design considerations for new and retrofit buildings","title-short":"Extending air temperature setpoints","URL":"https://escholarship.org/uc/item/13s1q2xc","author":[{"family":"Hoyt","given":"Tyler"},{"family":"Arens","given":"Edward"},{"family":"Zhang","given":"Hui"}],"accessed":{"date-parts":[["2021",10,23]]},"issued":{"date-parts":[["2014",9,1]]}}}],"schema":"https://github.com/citation-style-language/schema/raw/master/csl-citation.json"} </w:instrText>
      </w:r>
      <w:r>
        <w:fldChar w:fldCharType="separate"/>
      </w:r>
      <w:r w:rsidR="00306945" w:rsidRPr="00306945">
        <w:rPr>
          <w:rFonts w:cs="Times New Roman"/>
          <w:vertAlign w:val="superscript"/>
        </w:rPr>
        <w:t>40–42</w:t>
      </w:r>
      <w:r>
        <w:fldChar w:fldCharType="end"/>
      </w:r>
      <w:r>
        <w:t xml:space="preserve">. </w:t>
      </w:r>
    </w:p>
    <w:p w14:paraId="0FC6BEFA" w14:textId="4757A123" w:rsidR="004F7E72" w:rsidRDefault="004F7E72" w:rsidP="004F7E72">
      <w:r>
        <w:t>A few studies have reviewed the impact of PCS on sleep quality and thermal comfort. Lan et al</w:t>
      </w:r>
      <w:r>
        <w:fldChar w:fldCharType="begin"/>
      </w:r>
      <w:r w:rsidR="00105E3B">
        <w:instrText xml:space="preserve"> ADDIN ZOTERO_ITEM CSL_CITATION {"citationID":"1PBe47Yn","properties":{"formattedCitation":"\\super 43\\nosupersub{}","plainCitation":"43","noteIndex":0},"citationItems":[{"id":356,"uris":["http://zotero.org/users/4259226/items/SV75C9QL"],"itemData":{"id":356,"type":"article-journal","abstract":"The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306945" w:rsidRPr="00306945">
        <w:rPr>
          <w:rFonts w:cs="Times New Roman"/>
          <w:vertAlign w:val="superscript"/>
        </w:rPr>
        <w:t>43</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A66AAB">
        <w:instrText xml:space="preserve"> ADDIN ZOTERO_ITEM CSL_CITATION {"citationID":"tOSYhNlK","properties":{"formattedCitation":"\\super 44\\nosupersub{}","plainCitation":"44","noteIndex":0},"citationItems":[{"id":340,"uris":["http://zotero.org/users/4259226/items/6DAW2DLL"],"itemData":{"id":340,"type":"article-journal","abstract":"We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306945" w:rsidRPr="00306945">
        <w:rPr>
          <w:rFonts w:cs="Times New Roman"/>
          <w:vertAlign w:val="superscript"/>
        </w:rPr>
        <w:t>44</w:t>
      </w:r>
      <w:r>
        <w:fldChar w:fldCharType="end"/>
      </w:r>
      <w:r>
        <w:t xml:space="preserve"> and decreased the sweat rate</w:t>
      </w:r>
      <w:r>
        <w:fldChar w:fldCharType="begin"/>
      </w:r>
      <w:r w:rsidR="00105E3B">
        <w:instrText xml:space="preserve"> ADDIN ZOTERO_ITEM CSL_CITATION {"citationID":"SuJ9mC6i","properties":{"formattedCitation":"\\super 45\\nosupersub{}","plainCitation":"45","noteIndex":0},"citationItems":[{"id":341,"uris":["http://zotero.org/users/4259226/items/BX5P9BKG"],"itemData":{"id":341,"type":"article-journal","abstract":"The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306945" w:rsidRPr="00306945">
        <w:rPr>
          <w:rFonts w:cs="Times New Roman"/>
          <w:vertAlign w:val="superscript"/>
        </w:rPr>
        <w:t>45</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105E3B">
        <w:instrText xml:space="preserve"> ADDIN ZOTERO_ITEM CSL_CITATION {"citationID":"4kOTolmQ","properties":{"formattedCitation":"\\super 46\\nosupersub{}","plainCitation":"46","noteIndex":0},"citationItems":[{"id":339,"uris":["http://zotero.org/users/4259226/items/R54II7GT"],"itemData":{"id":339,"type":"article-journal","abstract":"The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306945" w:rsidRPr="00306945">
        <w:rPr>
          <w:rFonts w:cs="Times New Roman"/>
          <w:vertAlign w:val="superscript"/>
        </w:rPr>
        <w:t>46</w:t>
      </w:r>
      <w:r>
        <w:fldChar w:fldCharType="end"/>
      </w:r>
      <w:r>
        <w:t>. In cold ambient temperatures (5°C), Song et al.</w:t>
      </w:r>
      <w:r>
        <w:fldChar w:fldCharType="begin"/>
      </w:r>
      <w:r w:rsidR="00105E3B">
        <w:instrText xml:space="preserve"> ADDIN ZOTERO_ITEM CSL_CITATION {"citationID":"6SXA2Tae","properties":{"formattedCitation":"\\super 47\\nosupersub{}","plainCitation":"47","noteIndex":0},"citationItems":[{"id":338,"uris":["http://zotero.org/users/4259226/items/27PQGB7E"],"itemData":{"id":338,"type":"article-journal","abstract":"This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306945" w:rsidRPr="00306945">
        <w:rPr>
          <w:rFonts w:cs="Times New Roman"/>
          <w:vertAlign w:val="superscript"/>
        </w:rPr>
        <w:t>47</w:t>
      </w:r>
      <w:r>
        <w:fldChar w:fldCharType="end"/>
      </w:r>
      <w:r>
        <w:t xml:space="preserve"> found a partial-body heating system with a heated electric blanket improved thermal comfort and sleep quality. Okamoto-Mizuno et al.</w:t>
      </w:r>
      <w:r>
        <w:fldChar w:fldCharType="begin"/>
      </w:r>
      <w:r w:rsidR="00A66AAB">
        <w:instrText xml:space="preserve"> ADDIN ZOTERO_ITEM CSL_CITATION {"citationID":"6XSgoje4","properties":{"formattedCitation":"\\super 48\\nosupersub{}","plainCitation":"48","noteIndex":0},"citationItems":[{"id":337,"uris":["http://zotero.org/users/4259226/items/9VFTZNTG"],"itemData":{"id":337,"type":"article-journal","abstract":"The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306945" w:rsidRPr="00306945">
        <w:rPr>
          <w:rFonts w:cs="Times New Roman"/>
          <w:vertAlign w:val="superscript"/>
        </w:rPr>
        <w:t>48</w:t>
      </w:r>
      <w:r>
        <w:fldChar w:fldCharType="end"/>
      </w:r>
      <w:r>
        <w:t xml:space="preserve"> also found a heated electric blanket to decrease cold stress in a 3°C environment during sleep. </w:t>
      </w:r>
    </w:p>
    <w:p w14:paraId="56992F2C" w14:textId="2C63D965" w:rsidR="004F7E72" w:rsidRDefault="004F7E72" w:rsidP="004F7E72">
      <w:r>
        <w:t>Fans are a relatively common amenity in U.S. homes, with over 70% of households having at least one ceiling fan and over 40% have at least one floor or window fan</w:t>
      </w:r>
      <w:r>
        <w:fldChar w:fldCharType="begin"/>
      </w:r>
      <w:r w:rsidR="00E1350B">
        <w:instrText xml:space="preserve"> ADDIN ZOTERO_ITEM CSL_CITATION {"citationID":"Kpl9MnXz","properties":{"formattedCitation":"\\super 25\\nosupersub{}","plainCitation":"25","noteIndex":0},"citationItems":[{"id":505,"uris":["http://zotero.org/users/4259226/items/N749AXDE"],"itemData":{"id":505,"type":"webpage","title":"2020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306945" w:rsidRPr="00306945">
        <w:rPr>
          <w:rFonts w:cs="Times New Roman"/>
          <w:vertAlign w:val="superscript"/>
        </w:rPr>
        <w:t>25</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Other benefits of fans include improved air distribution, improved perceived air quality, HVAC first cost savings, and energy savings</w:t>
      </w:r>
      <w:r>
        <w:fldChar w:fldCharType="begin"/>
      </w:r>
      <w:r w:rsidR="00105E3B">
        <w:instrText xml:space="preserve"> ADDIN ZOTERO_ITEM CSL_CITATION {"citationID":"N6lsMOVg","properties":{"formattedCitation":"\\super 49\\uc0\\u8211{}51\\nosupersub{}","plainCitation":"49–51","noteIndex":0},"citationItems":[{"id":1568,"uris":["http://zotero.org/users/4259226/items/H5RFRZ9Z"],"itemData":{"id":1568,"type":"article-journal","abstract":"We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306945" w:rsidRPr="00306945">
        <w:rPr>
          <w:rFonts w:cs="Times New Roman"/>
          <w:vertAlign w:val="superscript"/>
        </w:rPr>
        <w:t>49–51</w:t>
      </w:r>
      <w:r>
        <w:fldChar w:fldCharType="end"/>
      </w:r>
      <w:r>
        <w:t>.</w:t>
      </w:r>
    </w:p>
    <w:p w14:paraId="4DB39E39" w14:textId="184F000C" w:rsidR="004F7E72" w:rsidRDefault="004F7E72" w:rsidP="004F7E72">
      <w:r>
        <w:t xml:space="preserve">Although the power consumption of PCS is significantly less than conventional HVAC systems, both are considered active strategies as they require an energy input. Alternatively, there are 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w:t>
      </w:r>
      <w:commentRangeStart w:id="5"/>
      <w:r>
        <w:t>Asia</w:t>
      </w:r>
      <w:commentRangeEnd w:id="5"/>
      <w:r w:rsidR="005951D7">
        <w:rPr>
          <w:rStyle w:val="CommentReference"/>
        </w:rPr>
        <w:commentReference w:id="5"/>
      </w:r>
      <w:r>
        <w:t xml:space="preserve">,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commentRangeStart w:id="6"/>
      <w:commentRangeStart w:id="7"/>
      <w:del w:id="8" w:author="Arfa Aijazi" w:date="2023-05-18T17:16:00Z">
        <w:r w:rsidDel="002E3622">
          <w:delText xml:space="preserve">These practices are not just limited to </w:delText>
        </w:r>
        <w:r w:rsidR="007F2B56" w:rsidDel="002E3622">
          <w:delText>low- and middle-income countries</w:delText>
        </w:r>
        <w:r w:rsidDel="002E3622">
          <w:delText xml:space="preserve">. For example, </w:delText>
        </w:r>
        <w:r w:rsidR="007F2B56" w:rsidDel="002E3622">
          <w:delText>o</w:delText>
        </w:r>
        <w:r w:rsidDel="002E3622">
          <w:delText>ne reason for high mortality in the 1995 Chicago Heat Wave may have been a pervasive fear of crime that kept Chicagoans from sleeping outside as they had done in prior heat waves in the 1950’s and 60’s</w:delText>
        </w:r>
        <w:r w:rsidDel="002E3622">
          <w:fldChar w:fldCharType="begin"/>
        </w:r>
        <w:r w:rsidR="007F2B56" w:rsidDel="002E3622">
          <w:delInstrText xml:space="preserve"> ADDIN ZOTERO_ITEM CSL_CITATION {"citationID":"3YPmrt4z","properties":{"formattedCitation":"\\super 53\\nosupersub{}","plainCitation":"53","noteIndex":0},"citationItems":[{"id":550,"uris":["http://zotero.org/users/4259226/items/K7PW7IUS"],"itemData":{"id":550,"type":"book","edition":"2","event-place":"Chicago","ISBN":"978-0-226-27618-2","publisher":"University of Chicago Press","publisher-place":"Chicago","source":"Google Scholar","title":"Heat wave: A social autopsy of disaster in Chicago","title-short":"Heat wave","author":[{"family":"Klinenberg","given":"Eric"}],"issued":{"date-parts":[["2015"]]}}}],"schema":"https://github.com/citation-style-language/schema/raw/master/csl-citation.json"} </w:delInstrText>
        </w:r>
        <w:r w:rsidDel="002E3622">
          <w:fldChar w:fldCharType="separate"/>
        </w:r>
        <w:r w:rsidR="007F2B56" w:rsidRPr="007F2B56" w:rsidDel="002E3622">
          <w:rPr>
            <w:rFonts w:cs="Times New Roman"/>
            <w:vertAlign w:val="superscript"/>
          </w:rPr>
          <w:delText>53</w:delText>
        </w:r>
        <w:r w:rsidDel="002E3622">
          <w:fldChar w:fldCharType="end"/>
        </w:r>
        <w:r w:rsidDel="002E3622">
          <w:delText xml:space="preserve">.  </w:delText>
        </w:r>
        <w:commentRangeEnd w:id="6"/>
        <w:r w:rsidR="00B3225C" w:rsidDel="002E3622">
          <w:rPr>
            <w:rStyle w:val="CommentReference"/>
          </w:rPr>
          <w:commentReference w:id="6"/>
        </w:r>
        <w:commentRangeEnd w:id="7"/>
        <w:r w:rsidR="00050CB2" w:rsidDel="002E3622">
          <w:rPr>
            <w:rStyle w:val="CommentReference"/>
          </w:rPr>
          <w:commentReference w:id="7"/>
        </w:r>
      </w:del>
    </w:p>
    <w:p w14:paraId="7E448564" w14:textId="023CD230" w:rsidR="00F15671" w:rsidRDefault="004F7E72" w:rsidP="004F7E72">
      <w:r>
        <w:lastRenderedPageBreak/>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commentRangeStart w:id="9"/>
      <w:commentRangeStart w:id="10"/>
      <w:commentRangeStart w:id="11"/>
      <w:r w:rsidRPr="00365E0F">
        <w:t>We do not know the role that localized interventions like PCS and other personal adaptations can play in improving sleep quality</w:t>
      </w:r>
      <w:r w:rsidR="00B3225C">
        <w:t>.</w:t>
      </w:r>
      <w:r w:rsidR="00183113">
        <w:t xml:space="preserve"> </w:t>
      </w:r>
      <w:commentRangeEnd w:id="9"/>
      <w:r w:rsidR="00365E0F">
        <w:rPr>
          <w:rStyle w:val="CommentReference"/>
        </w:rPr>
        <w:commentReference w:id="9"/>
      </w:r>
      <w:commentRangeEnd w:id="10"/>
      <w:r w:rsidR="00365E0F">
        <w:rPr>
          <w:rStyle w:val="CommentReference"/>
        </w:rPr>
        <w:commentReference w:id="10"/>
      </w:r>
      <w:commentRangeEnd w:id="11"/>
      <w:r w:rsidR="00B3225C">
        <w:rPr>
          <w:rStyle w:val="CommentReference"/>
        </w:rPr>
        <w:commentReference w:id="11"/>
      </w:r>
      <w:r>
        <w:t xml:space="preserve"> </w:t>
      </w:r>
    </w:p>
    <w:p w14:paraId="2B524FF9" w14:textId="485AD809" w:rsidR="00F15671" w:rsidRDefault="00F15671" w:rsidP="00070C4D">
      <w:pPr>
        <w:pStyle w:val="Heading1"/>
      </w:pPr>
      <w:r>
        <w:t>Approach</w:t>
      </w:r>
    </w:p>
    <w:p w14:paraId="4529FA74" w14:textId="773B82B3" w:rsidR="00D46CD4" w:rsidRDefault="00F15671" w:rsidP="007D128D">
      <w:r>
        <w:t>We</w:t>
      </w:r>
      <w:r w:rsidR="004F7E72" w:rsidRPr="00297354">
        <w:t xml:space="preserve"> used a dry heat loss thermal manikin</w:t>
      </w:r>
      <w:r w:rsidR="007F2B56">
        <w:fldChar w:fldCharType="begin"/>
      </w:r>
      <w:r w:rsidR="00105E3B">
        <w:instrText xml:space="preserve"> ADDIN ZOTERO_ITEM CSL_CITATION {"citationID":"B6ICMTPH","properties":{"formattedCitation":"\\super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306945" w:rsidRPr="00306945">
        <w:rPr>
          <w:rFonts w:cs="Times New Roman"/>
          <w:vertAlign w:val="superscript"/>
        </w:rPr>
        <w:t>52</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5115E">
        <w:rPr>
          <w:rFonts w:eastAsiaTheme="minorEastAsia"/>
        </w:rPr>
        <w:t xml:space="preserve">, </w:t>
      </w:r>
      <w:commentRangeStart w:id="12"/>
      <w:commentRangeStart w:id="13"/>
      <w:commentRangeStart w:id="14"/>
      <w:r w:rsidR="00F5115E">
        <w:rPr>
          <w:rFonts w:eastAsiaTheme="minorEastAsia"/>
        </w:rPr>
        <w:t>using a fan</w:t>
      </w:r>
      <w:commentRangeEnd w:id="12"/>
      <w:r w:rsidR="00F5115E">
        <w:rPr>
          <w:rStyle w:val="CommentReference"/>
        </w:rPr>
        <w:commentReference w:id="12"/>
      </w:r>
      <w:commentRangeEnd w:id="13"/>
      <w:r w:rsidR="00365E0F">
        <w:rPr>
          <w:rStyle w:val="CommentReference"/>
        </w:rPr>
        <w:commentReference w:id="13"/>
      </w:r>
      <w:commentRangeEnd w:id="14"/>
      <w:r w:rsidR="00751038">
        <w:rPr>
          <w:rStyle w:val="CommentReference"/>
        </w:rPr>
        <w:commentReference w:id="14"/>
      </w:r>
      <w:r w:rsidR="00F5115E">
        <w:rPr>
          <w:rFonts w:eastAsiaTheme="minorEastAsia"/>
        </w:rPr>
        <w:t>,</w:t>
      </w:r>
      <w:r w:rsidR="004F7E72">
        <w:rPr>
          <w:rFonts w:eastAsiaTheme="minorEastAsia"/>
        </w:rPr>
        <w:t xml:space="preserve"> to more advanced products like a hydro-powered mattress </w:t>
      </w:r>
      <w:commentRangeStart w:id="15"/>
      <w:r w:rsidR="004F7E72">
        <w:rPr>
          <w:rFonts w:eastAsiaTheme="minorEastAsia"/>
        </w:rPr>
        <w:t>pad.</w:t>
      </w:r>
      <w:r w:rsidR="004F7E72">
        <w:t xml:space="preserve"> </w:t>
      </w:r>
      <w:commentRangeEnd w:id="15"/>
      <w:r w:rsidR="00242493">
        <w:rPr>
          <w:rStyle w:val="CommentReference"/>
        </w:rPr>
        <w:commentReference w:id="15"/>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105E3B">
        <w:instrText xml:space="preserve"> ADDIN ZOTERO_ITEM CSL_CITATION {"citationID":"csBPObX1","properties":{"formattedCitation":"\\super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306945" w:rsidRPr="00306945">
        <w:rPr>
          <w:rFonts w:cs="Times New Roman"/>
          <w:vertAlign w:val="superscript"/>
        </w:rPr>
        <w:t>52</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A0699E">
        <w:t xml:space="preserve"> heating or cooling intervention and a baseline condition gives the heating and cooling effect</w:t>
      </w:r>
      <w:r w:rsidR="0075710F" w:rsidRPr="0075710F">
        <w:rPr>
          <w:vertAlign w:val="superscript"/>
        </w:rPr>
        <w:t>68</w:t>
      </w:r>
      <w:r w:rsidR="00A0699E">
        <w:t xml:space="preserve">. This metric allows us to quantitatively compare the different </w:t>
      </w:r>
      <w:r w:rsidR="00A3761C">
        <w:t xml:space="preserve">heating and </w:t>
      </w:r>
      <w:commentRangeStart w:id="16"/>
      <w:commentRangeStart w:id="17"/>
      <w:r w:rsidR="00A3761C">
        <w:t xml:space="preserve">cooling </w:t>
      </w:r>
      <w:r w:rsidR="00A0699E">
        <w:t>strategies</w:t>
      </w:r>
      <w:commentRangeEnd w:id="16"/>
      <w:r w:rsidR="00D46CD4">
        <w:rPr>
          <w:rStyle w:val="CommentReference"/>
        </w:rPr>
        <w:commentReference w:id="16"/>
      </w:r>
      <w:commentRangeEnd w:id="17"/>
      <w:r w:rsidR="00E112B3">
        <w:rPr>
          <w:rStyle w:val="CommentReference"/>
        </w:rPr>
        <w:commentReference w:id="17"/>
      </w:r>
      <w:r w:rsidR="00A0699E">
        <w:t>.</w:t>
      </w:r>
    </w:p>
    <w:p w14:paraId="7E52B714" w14:textId="353676E8" w:rsidR="00F15671" w:rsidRDefault="00F15671" w:rsidP="007D128D">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w:t>
      </w:r>
      <w:commentRangeStart w:id="18"/>
      <w:commentRangeStart w:id="19"/>
      <w:r w:rsidR="00C544E9">
        <w:t>relationship between our experimentally measured heating and cooling effect and indoor air temperature</w:t>
      </w:r>
      <w:commentRangeEnd w:id="18"/>
      <w:r w:rsidR="00F5115E">
        <w:rPr>
          <w:rStyle w:val="CommentReference"/>
        </w:rPr>
        <w:commentReference w:id="18"/>
      </w:r>
      <w:commentRangeEnd w:id="19"/>
      <w:r w:rsidR="00D46CD4">
        <w:rPr>
          <w:rStyle w:val="CommentReference"/>
        </w:rPr>
        <w:commentReference w:id="19"/>
      </w:r>
      <w:r w:rsidR="00C544E9">
        <w:t xml:space="preserv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WHO’s guidelines for indoor minimal risk temperature for adverse health effects</w:t>
      </w:r>
      <w:r w:rsidR="007D128D">
        <w:fldChar w:fldCharType="begin"/>
      </w:r>
      <w:r w:rsidR="00416536">
        <w:instrText xml:space="preserve"> ADDIN ZOTERO_ITEM CSL_CITATION {"citationID":"tZPR4NXk","properties":{"formattedCitation":"\\super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7D128D">
        <w:fldChar w:fldCharType="separate"/>
      </w:r>
      <w:r w:rsidR="00306945" w:rsidRPr="00306945">
        <w:rPr>
          <w:rFonts w:cs="Times New Roman"/>
          <w:vertAlign w:val="superscript"/>
        </w:rPr>
        <w:t>53</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2082D67B" w14:textId="1FCAD37B" w:rsidR="004F7E72" w:rsidRDefault="008374B8" w:rsidP="008374B8">
      <w:pPr>
        <w:pStyle w:val="Heading1List"/>
        <w:numPr>
          <w:ilvl w:val="0"/>
          <w:numId w:val="0"/>
        </w:numPr>
        <w:ind w:left="360" w:hanging="360"/>
      </w:pPr>
      <w:r>
        <w:t>Results</w:t>
      </w:r>
    </w:p>
    <w:p w14:paraId="566AE075" w14:textId="5FFFBA4D" w:rsidR="004F7E72" w:rsidRDefault="004F7E72" w:rsidP="004F7E72">
      <w:r>
        <w:t xml:space="preserve">The results of the thermal manikin tests in </w:t>
      </w:r>
      <w:r w:rsidR="00501060">
        <w:fldChar w:fldCharType="begin"/>
      </w:r>
      <w:r w:rsidR="00501060">
        <w:instrText xml:space="preserve"> REF _Ref116049028 \h </w:instrText>
      </w:r>
      <w:r w:rsidR="00501060">
        <w:fldChar w:fldCharType="separate"/>
      </w:r>
      <w:r w:rsidR="00501060">
        <w:t xml:space="preserve">Figure </w:t>
      </w:r>
      <w:r w:rsidR="00501060">
        <w:rPr>
          <w:noProof/>
        </w:rPr>
        <w:t>1</w:t>
      </w:r>
      <w:r w:rsidR="00501060">
        <w:fldChar w:fldCharType="end"/>
      </w:r>
      <w:r w:rsidR="00501060">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53EA669E" w14:textId="17481160" w:rsidR="007B66CB" w:rsidRPr="008374B8" w:rsidRDefault="007B66CB" w:rsidP="008374B8">
      <w:pPr>
        <w:pStyle w:val="Caption"/>
        <w:keepNext/>
        <w:jc w:val="left"/>
        <w:rPr>
          <w:b/>
          <w:bCs/>
        </w:rPr>
      </w:pPr>
      <w:commentRangeStart w:id="20"/>
      <w:r w:rsidRPr="008374B8">
        <w:rPr>
          <w:b/>
          <w:bCs/>
        </w:rPr>
        <w:lastRenderedPageBreak/>
        <w:t xml:space="preserve">Fig.  </w:t>
      </w:r>
      <w:r w:rsidRPr="008374B8">
        <w:rPr>
          <w:b/>
          <w:bCs/>
        </w:rPr>
        <w:fldChar w:fldCharType="begin"/>
      </w:r>
      <w:r w:rsidRPr="008374B8">
        <w:rPr>
          <w:b/>
          <w:bCs/>
        </w:rPr>
        <w:instrText xml:space="preserve"> SEQ Fig._ \* ARABIC </w:instrText>
      </w:r>
      <w:r w:rsidRPr="008374B8">
        <w:rPr>
          <w:b/>
          <w:bCs/>
        </w:rPr>
        <w:fldChar w:fldCharType="separate"/>
      </w:r>
      <w:r w:rsidRPr="008374B8">
        <w:rPr>
          <w:b/>
          <w:bCs/>
          <w:noProof/>
        </w:rPr>
        <w:t>1</w:t>
      </w:r>
      <w:r w:rsidRPr="008374B8">
        <w:rPr>
          <w:b/>
          <w:bCs/>
        </w:rPr>
        <w:fldChar w:fldCharType="end"/>
      </w:r>
      <w:r w:rsidRPr="008374B8">
        <w:rPr>
          <w:b/>
          <w:bCs/>
        </w:rPr>
        <w:t xml:space="preserve">: </w:t>
      </w:r>
      <w:commentRangeStart w:id="21"/>
      <w:commentRangeStart w:id="22"/>
      <w:r w:rsidRPr="008374B8">
        <w:rPr>
          <w:b/>
          <w:bCs/>
        </w:rPr>
        <w:t xml:space="preserve">Heating and cooling effect </w:t>
      </w:r>
      <w:commentRangeEnd w:id="21"/>
      <w:r w:rsidRPr="008374B8">
        <w:rPr>
          <w:b/>
          <w:bCs/>
        </w:rPr>
        <w:commentReference w:id="21"/>
      </w:r>
      <w:commentRangeEnd w:id="22"/>
      <w:r w:rsidRPr="008374B8">
        <w:rPr>
          <w:b/>
          <w:bCs/>
        </w:rPr>
        <w:commentReference w:id="22"/>
      </w:r>
      <w:r w:rsidRPr="008374B8">
        <w:rPr>
          <w:b/>
          <w:bCs/>
        </w:rPr>
        <w:t>grouped by passive and active strategies and ordered by decreasing magnitude.</w:t>
      </w:r>
      <w:commentRangeEnd w:id="20"/>
      <w:r w:rsidR="00BC21A7">
        <w:rPr>
          <w:rStyle w:val="CommentReference"/>
          <w:i w:val="0"/>
          <w:iCs w:val="0"/>
        </w:rPr>
        <w:commentReference w:id="20"/>
      </w:r>
    </w:p>
    <w:p w14:paraId="5BED79A0" w14:textId="2CA1D19D" w:rsidR="004F7E72" w:rsidDel="00306945" w:rsidRDefault="00306945" w:rsidP="004F7E72">
      <w:pPr>
        <w:keepNext/>
        <w:jc w:val="left"/>
        <w:rPr>
          <w:del w:id="23" w:author="Arfa Aijazi" w:date="2023-05-19T02:34:00Z"/>
        </w:rPr>
      </w:pPr>
      <w:ins w:id="24" w:author="Arfa Aijazi" w:date="2023-05-19T02:35:00Z">
        <w:r>
          <w:rPr>
            <w:noProof/>
            <w:lang w:eastAsia="zh-CN"/>
          </w:rPr>
          <w:drawing>
            <wp:inline distT="0" distB="0" distL="0" distR="0" wp14:anchorId="56F336CC" wp14:editId="58A72013">
              <wp:extent cx="5943600" cy="4671695"/>
              <wp:effectExtent l="0" t="0" r="0" b="1905"/>
              <wp:docPr id="943913545" name="Picture 2"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descr="A picture containing text, screenshot, diagram, paralle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671695"/>
                      </a:xfrm>
                      <a:prstGeom prst="rect">
                        <a:avLst/>
                      </a:prstGeom>
                    </pic:spPr>
                  </pic:pic>
                </a:graphicData>
              </a:graphic>
            </wp:inline>
          </w:drawing>
        </w:r>
      </w:ins>
      <w:commentRangeStart w:id="25"/>
      <w:commentRangeStart w:id="26"/>
      <w:del w:id="27" w:author="Arfa Aijazi" w:date="2023-05-19T02:34:00Z">
        <w:r w:rsidR="002D0D70" w:rsidDel="00306945">
          <w:rPr>
            <w:noProof/>
            <w:lang w:eastAsia="zh-CN"/>
          </w:rPr>
          <w:drawing>
            <wp:inline distT="0" distB="0" distL="0" distR="0" wp14:anchorId="1CBF27A7" wp14:editId="51F06C29">
              <wp:extent cx="5943600" cy="4671695"/>
              <wp:effectExtent l="0" t="0" r="0" b="1905"/>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71695"/>
                      </a:xfrm>
                      <a:prstGeom prst="rect">
                        <a:avLst/>
                      </a:prstGeom>
                    </pic:spPr>
                  </pic:pic>
                </a:graphicData>
              </a:graphic>
            </wp:inline>
          </w:drawing>
        </w:r>
        <w:commentRangeEnd w:id="25"/>
        <w:r w:rsidR="00A6595D" w:rsidDel="00306945">
          <w:rPr>
            <w:rStyle w:val="CommentReference"/>
          </w:rPr>
          <w:commentReference w:id="25"/>
        </w:r>
        <w:commentRangeEnd w:id="26"/>
        <w:r w:rsidR="00050CB2" w:rsidDel="00306945">
          <w:rPr>
            <w:rStyle w:val="CommentReference"/>
          </w:rPr>
          <w:commentReference w:id="26"/>
        </w:r>
      </w:del>
    </w:p>
    <w:p w14:paraId="405FE536" w14:textId="406FE911" w:rsidR="004F7E72" w:rsidRDefault="004F7E72" w:rsidP="004F7E72">
      <w:pPr>
        <w:pStyle w:val="Caption"/>
      </w:pPr>
      <w:r>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Pr="00D46C83">
        <w:t xml:space="preserve">combination of passive strategies (dotted) for comparison to low-energy strategies. </w:t>
      </w:r>
      <w:ins w:id="28" w:author="Arfa Aijazi" w:date="2023-05-18T17:17:00Z">
        <w:r w:rsidR="002E3622">
          <w:t>For h</w:t>
        </w:r>
      </w:ins>
      <w:ins w:id="29" w:author="Arfa Aijazi" w:date="2023-05-18T17:18:00Z">
        <w:r w:rsidR="002E3622">
          <w:t xml:space="preserve">eating </w:t>
        </w:r>
      </w:ins>
      <w:ins w:id="30" w:author="Arfa Aijazi" w:date="2023-05-18T17:19:00Z">
        <w:r w:rsidR="002E3622">
          <w:t>strategies,</w:t>
        </w:r>
      </w:ins>
      <w:ins w:id="31" w:author="Arfa Aijazi" w:date="2023-05-18T17:18:00Z">
        <w:r w:rsidR="002E3622">
          <w:t xml:space="preserve"> the combination of passive strategies is adding clothing, bedding, and emergency blanket with fetal posture. For cooling strategies, the combination of passive strategies i</w:t>
        </w:r>
      </w:ins>
      <w:ins w:id="32" w:author="Arfa Aijazi" w:date="2023-05-18T17:19:00Z">
        <w:r w:rsidR="002E3622">
          <w:t xml:space="preserve">s removing clothing and bedding with starfish posture. </w:t>
        </w:r>
      </w:ins>
      <w:r w:rsidRPr="00D46C83">
        <w:t xml:space="preserve">Error bars represent 95% confidence interval </w:t>
      </w:r>
      <w:commentRangeStart w:id="33"/>
      <w:commentRangeStart w:id="34"/>
      <w:commentRangeStart w:id="35"/>
      <w:r w:rsidRPr="00D46C83">
        <w:t>(CI).</w:t>
      </w:r>
      <w:ins w:id="36" w:author="cbe" w:date="2023-01-14T19:34:00Z">
        <w:r w:rsidR="00B61458" w:rsidRPr="00D46C83">
          <w:t xml:space="preserve"> </w:t>
        </w:r>
      </w:ins>
      <w:commentRangeEnd w:id="33"/>
      <w:r w:rsidR="00D46C83">
        <w:rPr>
          <w:rStyle w:val="CommentReference"/>
          <w:i w:val="0"/>
          <w:iCs w:val="0"/>
        </w:rPr>
        <w:commentReference w:id="33"/>
      </w:r>
      <w:commentRangeEnd w:id="34"/>
      <w:r w:rsidR="00D46C83">
        <w:rPr>
          <w:rStyle w:val="CommentReference"/>
          <w:i w:val="0"/>
          <w:iCs w:val="0"/>
        </w:rPr>
        <w:commentReference w:id="34"/>
      </w:r>
      <w:commentRangeEnd w:id="35"/>
      <w:r w:rsidR="00C90808">
        <w:rPr>
          <w:rStyle w:val="CommentReference"/>
          <w:i w:val="0"/>
          <w:iCs w:val="0"/>
        </w:rPr>
        <w:commentReference w:id="35"/>
      </w:r>
    </w:p>
    <w:p w14:paraId="39E92CA6" w14:textId="702971A0" w:rsidR="004F7E72" w:rsidRDefault="004F7E72" w:rsidP="004F7E72">
      <w:r>
        <w:t xml:space="preserve">All the tested passive strategies for heating had a measurable </w:t>
      </w:r>
      <w:r w:rsidR="00D46C83">
        <w:t xml:space="preserve">impact </w:t>
      </w:r>
      <w:r>
        <w:t>in isolation</w:t>
      </w:r>
      <w:r w:rsidR="00D46C83">
        <w:t>,</w:t>
      </w:r>
      <w:r>
        <w:t xml:space="preserve"> </w:t>
      </w:r>
      <w:r w:rsidR="00D46C83">
        <w:t xml:space="preserve">with the more effective options like adding bedding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was tested a</w:t>
      </w:r>
      <w:r w:rsidR="00050CB2">
        <w:t>t</w:t>
      </w:r>
      <w:r w:rsidR="00A6595D">
        <w:t xml:space="preserve"> low settings.</w:t>
      </w:r>
      <w:r>
        <w:t xml:space="preserve"> The hot water bottle had a significantly lower effect, likely because it is a highly localized </w:t>
      </w:r>
      <w:proofErr w:type="gramStart"/>
      <w:r>
        <w:t>strategy</w:t>
      </w:r>
      <w:proofErr w:type="gramEnd"/>
      <w:r w:rsidR="009E7124">
        <w:t xml:space="preserve"> and the water temperature was set relatively low </w:t>
      </w:r>
      <w:r w:rsidR="00D46C83">
        <w:t>(</w:t>
      </w:r>
      <w:r w:rsidR="009E7124">
        <w:t>36</w:t>
      </w:r>
      <w:r w:rsidR="009E7124" w:rsidRPr="00072C63">
        <w:t>°</w:t>
      </w:r>
      <w:r w:rsidR="009E7124">
        <w:t>C</w:t>
      </w:r>
      <w:r w:rsidR="00D46C83">
        <w:t>)</w:t>
      </w:r>
      <w:r>
        <w:t xml:space="preserve">. Combining the passive strategies led to a heating effect close to </w:t>
      </w:r>
      <w:bookmarkStart w:id="37" w:name="OLE_LINK2"/>
      <w:bookmarkStart w:id="38" w:name="OLE_LINK3"/>
      <w:r>
        <w:t>6</w:t>
      </w:r>
      <w:r w:rsidRPr="00072C63">
        <w:t>°</w:t>
      </w:r>
      <w:r>
        <w:t>C</w:t>
      </w:r>
      <w:bookmarkEnd w:id="37"/>
      <w:bookmarkEnd w:id="38"/>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48E97D8B" w14:textId="0662B40A" w:rsidR="00527503" w:rsidRDefault="004F7E72" w:rsidP="008374B8">
      <w:r>
        <w:lastRenderedPageBreak/>
        <w:t>On the cooling side, only two of the four passive strategies had a measurable cooling effect in isolation. Removing bedding and removing the mattress had a cooling effect of about 1</w:t>
      </w:r>
      <w:bookmarkStart w:id="39" w:name="_Hlk121923253"/>
      <w:bookmarkStart w:id="40" w:name="OLE_LINK4"/>
      <w:r w:rsidRPr="00072C63">
        <w:t>°</w:t>
      </w:r>
      <w:r>
        <w:t>C</w:t>
      </w:r>
      <w:bookmarkEnd w:id="39"/>
      <w:bookmarkEnd w:id="40"/>
      <w:r>
        <w:t xml:space="preserve"> each, while changing sleeping posture or </w:t>
      </w:r>
      <w:commentRangeStart w:id="41"/>
      <w:commentRangeStart w:id="42"/>
      <w:r>
        <w:t>removing clothing had a negligible effect</w:t>
      </w:r>
      <w:commentRangeEnd w:id="41"/>
      <w:r w:rsidR="00B61458">
        <w:rPr>
          <w:rStyle w:val="CommentReference"/>
        </w:rPr>
        <w:commentReference w:id="41"/>
      </w:r>
      <w:commentRangeEnd w:id="42"/>
      <w:r w:rsidR="00D46C83">
        <w:rPr>
          <w:rStyle w:val="CommentReference"/>
        </w:rPr>
        <w:commentReference w:id="42"/>
      </w:r>
      <w:r>
        <w: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 xml:space="preserve">either fan type generated enough air movement in the low setting due to the insulative effects of bedding. The cooling effect from both fan types is almost three times higher when combined with passive such as minimal clothing </w:t>
      </w:r>
      <w:commentRangeStart w:id="43"/>
      <w:commentRangeStart w:id="44"/>
      <w:r>
        <w:t>and bedding</w:t>
      </w:r>
      <w:commentRangeEnd w:id="43"/>
      <w:r w:rsidR="00D46C83">
        <w:rPr>
          <w:rStyle w:val="CommentReference"/>
        </w:rPr>
        <w:commentReference w:id="43"/>
      </w:r>
      <w:commentRangeEnd w:id="44"/>
      <w:r w:rsidR="00D46C83">
        <w:rPr>
          <w:rStyle w:val="CommentReference"/>
        </w:rPr>
        <w:commentReference w:id="44"/>
      </w:r>
      <w:r w:rsidR="00D46C83">
        <w:t>.</w:t>
      </w:r>
      <w:r w:rsidR="004253E5">
        <w:t xml:space="preserve"> </w:t>
      </w:r>
    </w:p>
    <w:p w14:paraId="30DCA4B1" w14:textId="77777777" w:rsidR="007B66CB" w:rsidRPr="008374B8" w:rsidRDefault="007B66CB" w:rsidP="007B66CB">
      <w:pPr>
        <w:pStyle w:val="Caption"/>
        <w:keepNext/>
        <w:jc w:val="left"/>
        <w:rPr>
          <w:b/>
          <w:bCs/>
        </w:rPr>
      </w:pPr>
      <w:r w:rsidRPr="008374B8">
        <w:rPr>
          <w:b/>
          <w:bCs/>
        </w:rPr>
        <w:t xml:space="preserve">Fig.  </w:t>
      </w:r>
      <w:r w:rsidRPr="008374B8">
        <w:rPr>
          <w:b/>
          <w:bCs/>
        </w:rPr>
        <w:fldChar w:fldCharType="begin"/>
      </w:r>
      <w:r w:rsidRPr="008374B8">
        <w:rPr>
          <w:b/>
          <w:bCs/>
        </w:rPr>
        <w:instrText xml:space="preserve"> SEQ Fig._ \* ARABIC </w:instrText>
      </w:r>
      <w:r w:rsidRPr="008374B8">
        <w:rPr>
          <w:b/>
          <w:bCs/>
        </w:rPr>
        <w:fldChar w:fldCharType="separate"/>
      </w:r>
      <w:r w:rsidRPr="008374B8">
        <w:rPr>
          <w:b/>
          <w:bCs/>
          <w:noProof/>
        </w:rPr>
        <w:t>2</w:t>
      </w:r>
      <w:r w:rsidRPr="008374B8">
        <w:rPr>
          <w:b/>
          <w:bCs/>
        </w:rPr>
        <w:fldChar w:fldCharType="end"/>
      </w:r>
      <w:r w:rsidRPr="008374B8">
        <w:rPr>
          <w:b/>
          <w:bCs/>
        </w:rPr>
        <w:t>: Application of laboratory results to two historical case studies</w:t>
      </w:r>
    </w:p>
    <w:p w14:paraId="6FB3B413" w14:textId="5287EFE2" w:rsidR="007B66CB" w:rsidRDefault="005215B8" w:rsidP="008374B8">
      <w:pPr>
        <w:pStyle w:val="Caption"/>
      </w:pPr>
      <w:ins w:id="45" w:author="Arfa Aijazi" w:date="2023-05-19T01:00:00Z">
        <w:r>
          <w:rPr>
            <w:i w:val="0"/>
            <w:iCs w:val="0"/>
            <w:noProof/>
            <w:lang w:eastAsia="zh-CN"/>
          </w:rPr>
          <w:drawing>
            <wp:inline distT="0" distB="0" distL="0" distR="0" wp14:anchorId="5592A818" wp14:editId="2F1B374C">
              <wp:extent cx="5943600" cy="4587875"/>
              <wp:effectExtent l="0" t="0" r="0" b="0"/>
              <wp:docPr id="1893276498"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6498" name="Picture 1" descr="A screenshot of a graph&#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87875"/>
                      </a:xfrm>
                      <a:prstGeom prst="rect">
                        <a:avLst/>
                      </a:prstGeom>
                    </pic:spPr>
                  </pic:pic>
                </a:graphicData>
              </a:graphic>
            </wp:inline>
          </w:drawing>
        </w:r>
      </w:ins>
      <w:commentRangeStart w:id="46"/>
      <w:commentRangeStart w:id="47"/>
      <w:commentRangeStart w:id="48"/>
      <w:del w:id="49" w:author="Arfa Aijazi" w:date="2023-05-19T01:00:00Z">
        <w:r w:rsidR="00BC21A7" w:rsidDel="005215B8">
          <w:rPr>
            <w:i w:val="0"/>
            <w:iCs w:val="0"/>
            <w:noProof/>
            <w:lang w:eastAsia="zh-CN"/>
          </w:rPr>
          <w:drawing>
            <wp:inline distT="0" distB="0" distL="0" distR="0" wp14:anchorId="1F737E79" wp14:editId="4DB1CE62">
              <wp:extent cx="5943600" cy="458787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87875"/>
                      </a:xfrm>
                      <a:prstGeom prst="rect">
                        <a:avLst/>
                      </a:prstGeom>
                    </pic:spPr>
                  </pic:pic>
                </a:graphicData>
              </a:graphic>
            </wp:inline>
          </w:drawing>
        </w:r>
      </w:del>
      <w:commentRangeEnd w:id="46"/>
      <w:r w:rsidR="00213C73">
        <w:rPr>
          <w:rStyle w:val="CommentReference"/>
          <w:i w:val="0"/>
          <w:iCs w:val="0"/>
        </w:rPr>
        <w:commentReference w:id="46"/>
      </w:r>
      <w:commentRangeEnd w:id="47"/>
      <w:r w:rsidR="00BB0BB1">
        <w:rPr>
          <w:rStyle w:val="CommentReference"/>
          <w:i w:val="0"/>
          <w:iCs w:val="0"/>
        </w:rPr>
        <w:commentReference w:id="47"/>
      </w:r>
      <w:commentRangeEnd w:id="48"/>
      <w:r w:rsidR="001658C9">
        <w:rPr>
          <w:rStyle w:val="CommentReference"/>
          <w:i w:val="0"/>
          <w:iCs w:val="0"/>
        </w:rPr>
        <w:commentReference w:id="48"/>
      </w:r>
      <w:r w:rsidR="007B66CB">
        <w:t xml:space="preserve">a) 2015 Pakistan heat wave (June 17-24) and b) 2021 Texas power crisis (February 14-19) as a </w:t>
      </w:r>
      <w:proofErr w:type="spellStart"/>
      <w:r w:rsidR="007B66CB">
        <w:t>i</w:t>
      </w:r>
      <w:proofErr w:type="spellEnd"/>
      <w:r w:rsidR="007B66CB">
        <w:t>. time series of modeled indoor temperatures with and without heating or cooling effects</w:t>
      </w:r>
      <w:r w:rsidR="006005ED">
        <w:t xml:space="preserve"> caused by selected interventions</w:t>
      </w:r>
      <w:r w:rsidR="007B66CB">
        <w:t xml:space="preserve"> and ii. sleep time (10 p.m. – 7 a.m.) heat or cold exposure based on the World Health Organization (WHO)’s indoor minimal risk temperature guideline. The higher the sleep time heat/cold exposure the more</w:t>
      </w:r>
      <w:r w:rsidR="00BF1F00">
        <w:t xml:space="preserve"> potentially</w:t>
      </w:r>
      <w:r w:rsidR="007B66CB">
        <w:t xml:space="preserve"> hazardous is the situation. </w:t>
      </w:r>
      <w:r w:rsidR="006005ED">
        <w:t>The “</w:t>
      </w:r>
      <w:del w:id="50" w:author="Arfa Aijazi" w:date="2023-05-19T01:01:00Z">
        <w:r w:rsidR="006005ED" w:rsidDel="005215B8">
          <w:delText>none</w:delText>
        </w:r>
      </w:del>
      <w:ins w:id="51" w:author="Arfa Aijazi" w:date="2023-05-19T01:01:00Z">
        <w:r>
          <w:t>baseline</w:t>
        </w:r>
      </w:ins>
      <w:r w:rsidR="006005ED">
        <w:t xml:space="preserve">” </w:t>
      </w:r>
      <w:ins w:id="52" w:author="Arfa Aijazi" w:date="2023-05-19T01:01:00Z">
        <w:r>
          <w:t xml:space="preserve">has no passive and/or active interventions. </w:t>
        </w:r>
      </w:ins>
      <w:del w:id="53" w:author="Arfa Aijazi" w:date="2023-05-19T01:01:00Z">
        <w:r w:rsidR="006005ED" w:rsidDel="005215B8">
          <w:delText>condition is the baseline where passive and/or low energy solutions are not applied.</w:delText>
        </w:r>
      </w:del>
    </w:p>
    <w:p w14:paraId="3B18ED67" w14:textId="14A1BBC2" w:rsidR="004F7E72" w:rsidRDefault="004F7E72" w:rsidP="004F7E72">
      <w:r>
        <w:t xml:space="preserve">The results of the thermal manikin test demonstrate the potential for passive and low-energy solutions for heating and cooling to minimize thermal discomfort in sleeping environments. The </w:t>
      </w:r>
      <w:commentRangeStart w:id="54"/>
      <w:r>
        <w:t xml:space="preserve">results in </w:t>
      </w:r>
      <w:commentRangeEnd w:id="54"/>
      <w:r w:rsidR="00D46C83">
        <w:rPr>
          <w:rStyle w:val="CommentReference"/>
        </w:rPr>
        <w:commentReference w:id="54"/>
      </w:r>
      <w:r>
        <w:fldChar w:fldCharType="begin"/>
      </w:r>
      <w:r>
        <w:instrText xml:space="preserve"> REF _Ref121172339 \h </w:instrText>
      </w:r>
      <w:r>
        <w:fldChar w:fldCharType="separate"/>
      </w:r>
      <w:r>
        <w:t xml:space="preserve">Figure </w:t>
      </w:r>
      <w:r>
        <w:rPr>
          <w:noProof/>
        </w:rPr>
        <w:t>2</w:t>
      </w:r>
      <w:r>
        <w:fldChar w:fldCharType="end"/>
      </w:r>
      <w:r>
        <w:t xml:space="preserve"> </w:t>
      </w:r>
      <w:r w:rsidR="00E87CB3">
        <w:t xml:space="preserve"> </w:t>
      </w:r>
      <w:r>
        <w:t>show that a combination of passive and low-energy strategies could reduce sleep-</w:t>
      </w:r>
      <w:r>
        <w:lastRenderedPageBreak/>
        <w:t xml:space="preserve">time heat exposure by as much as 91% and cold exposure by as much as 84%.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p>
    <w:p w14:paraId="46586075" w14:textId="133F0E24" w:rsidR="004F7E72" w:rsidRDefault="004F7E72" w:rsidP="008374B8">
      <w:pPr>
        <w:pStyle w:val="Heading1"/>
      </w:pPr>
      <w:r>
        <w:t>Discussion</w:t>
      </w:r>
    </w:p>
    <w:p w14:paraId="477952C1" w14:textId="62B85451" w:rsidR="004F7E72"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Utility providers and emergency planning agencies must consider ways to reduce peak loads during extreme events to avoid more drastic curtailment measures. 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p>
    <w:p w14:paraId="14687F52" w14:textId="539BDAAD" w:rsidR="004F7E72" w:rsidRDefault="004F7E72" w:rsidP="004F7E72">
      <w:r>
        <w:t>Passive strategies are less commonly used than other environmental modifications such as turning on the air conditioning or electric fan</w:t>
      </w:r>
      <w:r>
        <w:fldChar w:fldCharType="begin"/>
      </w:r>
      <w:r w:rsidR="00105E3B">
        <w:instrText xml:space="preserve"> ADDIN ZOTERO_ITEM CSL_CITATION {"citationID":"7J32ZaKd","properties":{"formattedCitation":"\\super 27\\nosupersub{}","plainCitation":"27","noteIndex":0},"citationItems":[{"id":504,"uris":["http://zotero.org/users/4259226/items/MAR4C65H"],"itemData":{"id":504,"type":"article-journal","abstract":"There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306945" w:rsidRPr="00306945">
        <w:rPr>
          <w:rFonts w:cs="Times New Roman"/>
          <w:vertAlign w:val="superscript"/>
        </w:rPr>
        <w:t>27</w:t>
      </w:r>
      <w:r>
        <w:fldChar w:fldCharType="end"/>
      </w:r>
      <w:r>
        <w:t xml:space="preserve">. There are social and cultural barriers to the use of passive strategies, </w:t>
      </w:r>
      <w:r w:rsidR="005E7647">
        <w:t>for example, people may prefer</w:t>
      </w:r>
      <w:r>
        <w:t xml:space="preserve"> to sleep with a covering, regardless of the indoor air temperature, because it is associated with feelings of safety and security</w:t>
      </w:r>
      <w:r>
        <w:fldChar w:fldCharType="begin"/>
      </w:r>
      <w:r w:rsidR="00105E3B">
        <w:instrText xml:space="preserve"> ADDIN ZOTERO_ITEM CSL_CITATION {"citationID":"ozeaoGvH","properties":{"formattedCitation":"\\super 54\\nosupersub{}","plainCitation":"54","noteIndex":0},"citationItems":[{"id":500,"uris":["http://zotero.org/users/4259226/items/6MM2EAHW"],"itemData":{"id":500,"type":"article-journal","abstract":"Abstract\n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fldChar w:fldCharType="separate"/>
      </w:r>
      <w:r w:rsidR="00306945" w:rsidRPr="00306945">
        <w:rPr>
          <w:rFonts w:cs="Times New Roman"/>
          <w:vertAlign w:val="superscript"/>
        </w:rPr>
        <w:t>54</w:t>
      </w:r>
      <w:r>
        <w:fldChar w:fldCharType="end"/>
      </w:r>
      <w:r w:rsidR="00E2551F">
        <w:t xml:space="preserve"> or for other </w:t>
      </w:r>
      <w:del w:id="55" w:author="Arfa Aijazi" w:date="2023-05-19T01:32:00Z">
        <w:r w:rsidR="00E2551F" w:rsidDel="00D17F37">
          <w:delText xml:space="preserve">cultural and personal </w:delText>
        </w:r>
      </w:del>
      <w:r w:rsidR="00E2551F">
        <w:t xml:space="preserve">reasons </w:t>
      </w:r>
      <w:ins w:id="56" w:author="Arfa Aijazi" w:date="2023-05-19T01:32:00Z">
        <w:r w:rsidR="00D17F37">
          <w:t xml:space="preserve">such </w:t>
        </w:r>
      </w:ins>
      <w:r w:rsidR="00E2551F">
        <w:t xml:space="preserve">as </w:t>
      </w:r>
      <w:del w:id="57" w:author="Arfa Aijazi" w:date="2023-05-19T01:32:00Z">
        <w:r w:rsidR="00E2551F" w:rsidDel="00D17F37">
          <w:delText xml:space="preserve">traditions and </w:delText>
        </w:r>
      </w:del>
      <w:r>
        <w:t>privacy. Likewise, swapping a mattress</w:t>
      </w:r>
      <w:r w:rsidRPr="008E2CCB">
        <w:t xml:space="preserve"> </w:t>
      </w:r>
      <w:r>
        <w:t>for a more ventilated bed type</w:t>
      </w:r>
      <w:r w:rsidRPr="008E2CCB">
        <w:t xml:space="preserve"> </w:t>
      </w:r>
      <w:r>
        <w:t>may not be a realistic strategy in many parts of the world. While we tested an innerspring mattress, solid foam mattresses</w:t>
      </w:r>
      <w:r w:rsidR="00213C73">
        <w:t>, which create warmer conditions,</w:t>
      </w:r>
      <w:r>
        <w:t xml:space="preserve"> are becoming increasingly common</w:t>
      </w:r>
      <w:commentRangeStart w:id="58"/>
      <w:r>
        <w:t xml:space="preserve"> in </w:t>
      </w:r>
      <w:r w:rsidR="00FE0C52">
        <w:t>many parts of the world</w:t>
      </w:r>
      <w:commentRangeEnd w:id="58"/>
      <w:r w:rsidR="00E2551F">
        <w:rPr>
          <w:rStyle w:val="CommentReference"/>
        </w:rPr>
        <w:commentReference w:id="58"/>
      </w:r>
      <w:r>
        <w:fldChar w:fldCharType="begin"/>
      </w:r>
      <w:r w:rsidR="00416536">
        <w:instrText xml:space="preserve"> ADDIN ZOTERO_ITEM CSL_CITATION {"citationID":"lFTeUKAw","properties":{"formattedCitation":"\\super 55\\nosupersub{}","plainCitation":"55","noteIndex":0},"citationItems":[{"id":499,"uris":["http://zotero.org/users/4259226/items/GYIU88W8"],"itemData":{"id":499,"type":"report","number":"QYR-15055999","page":"90","title":"Global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fldChar w:fldCharType="separate"/>
      </w:r>
      <w:r w:rsidR="00306945" w:rsidRPr="00306945">
        <w:rPr>
          <w:rFonts w:cs="Times New Roman"/>
          <w:vertAlign w:val="superscript"/>
        </w:rPr>
        <w:t>55</w:t>
      </w:r>
      <w:r>
        <w:fldChar w:fldCharType="end"/>
      </w:r>
      <w:r>
        <w:t xml:space="preserve">. </w:t>
      </w:r>
      <w:commentRangeStart w:id="59"/>
      <w:commentRangeStart w:id="60"/>
      <w:commentRangeStart w:id="61"/>
      <w:r>
        <w:t>Our study suggests</w:t>
      </w:r>
      <w:r w:rsidRPr="008E2CCB">
        <w:t xml:space="preserve"> </w:t>
      </w:r>
      <w:r>
        <w:t xml:space="preserve">the actual heat transfer impact </w:t>
      </w:r>
      <w:ins w:id="62" w:author="Arfa Aijazi" w:date="2023-05-19T01:34:00Z">
        <w:r w:rsidR="00D17F37">
          <w:t xml:space="preserve">of </w:t>
        </w:r>
      </w:ins>
      <w:ins w:id="63" w:author="Arfa Aijazi" w:date="2023-05-19T02:04:00Z">
        <w:r w:rsidR="001658C9">
          <w:t>the</w:t>
        </w:r>
      </w:ins>
      <w:ins w:id="64" w:author="Arfa Aijazi" w:date="2023-05-19T01:34:00Z">
        <w:r w:rsidR="00D17F37">
          <w:t xml:space="preserve"> mattress </w:t>
        </w:r>
      </w:ins>
      <w:r>
        <w:t>may not be as significant as clothing or bedding due to higher contact surface area</w:t>
      </w:r>
      <w:del w:id="65" w:author="Arfa Aijazi" w:date="2023-05-19T02:05:00Z">
        <w:r w:rsidDel="001658C9">
          <w:delText>s</w:delText>
        </w:r>
      </w:del>
      <w:r>
        <w:t xml:space="preserve"> </w:t>
      </w:r>
      <w:del w:id="66" w:author="Arfa Aijazi" w:date="2023-05-19T02:04:00Z">
        <w:r w:rsidDel="001658C9">
          <w:delText xml:space="preserve">with </w:delText>
        </w:r>
      </w:del>
      <w:ins w:id="67" w:author="Arfa Aijazi" w:date="2023-05-19T02:04:00Z">
        <w:r w:rsidR="001658C9">
          <w:t>of</w:t>
        </w:r>
        <w:r w:rsidR="001658C9">
          <w:t xml:space="preserve"> </w:t>
        </w:r>
      </w:ins>
      <w:r>
        <w:t xml:space="preserve">those layers compared to the relatively limited </w:t>
      </w:r>
      <w:commentRangeStart w:id="68"/>
      <w:r>
        <w:t>contact surface</w:t>
      </w:r>
      <w:ins w:id="69" w:author="Arfa Aijazi" w:date="2023-05-19T02:05:00Z">
        <w:r w:rsidR="001658C9">
          <w:t xml:space="preserve"> area</w:t>
        </w:r>
      </w:ins>
      <w:r>
        <w:t xml:space="preserve"> with the mattress</w:t>
      </w:r>
      <w:commentRangeEnd w:id="68"/>
      <w:r w:rsidR="00EC3164">
        <w:rPr>
          <w:rStyle w:val="CommentReference"/>
        </w:rPr>
        <w:commentReference w:id="68"/>
      </w:r>
      <w:r>
        <w:t xml:space="preserve">. </w:t>
      </w:r>
      <w:commentRangeEnd w:id="59"/>
      <w:r w:rsidR="002D6E33">
        <w:rPr>
          <w:rStyle w:val="CommentReference"/>
        </w:rPr>
        <w:commentReference w:id="59"/>
      </w:r>
      <w:commentRangeEnd w:id="60"/>
      <w:r w:rsidR="004E5290">
        <w:rPr>
          <w:rStyle w:val="CommentReference"/>
        </w:rPr>
        <w:commentReference w:id="60"/>
      </w:r>
      <w:commentRangeEnd w:id="61"/>
      <w:r w:rsidR="001658C9">
        <w:rPr>
          <w:rStyle w:val="CommentReference"/>
        </w:rPr>
        <w:commentReference w:id="61"/>
      </w:r>
    </w:p>
    <w:p w14:paraId="1830E3BA" w14:textId="5B84228E"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105E3B">
        <w:instrText xml:space="preserve"> ADDIN ZOTERO_ITEM CSL_CITATION {"citationID":"24l3r7Bg","properties":{"formattedCitation":"\\super 56\\nosupersub{}","plainCitation":"56","noteIndex":0},"citationItems":[{"id":498,"uris":["http://zotero.org/users/4259226/items/76ZJR3VY"],"itemData":{"id":498,"type":"article-journal","container-title":"European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306945" w:rsidRPr="00306945">
        <w:rPr>
          <w:rFonts w:cs="Times New Roman"/>
          <w:vertAlign w:val="superscript"/>
        </w:rPr>
        <w:t>56</w:t>
      </w:r>
      <w:r>
        <w:fldChar w:fldCharType="end"/>
      </w:r>
      <w:r>
        <w:t xml:space="preserve">. Third, we only considered the whole-body thermal effect and 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105E3B">
        <w:instrText xml:space="preserve"> ADDIN ZOTERO_ITEM CSL_CITATION {"citationID":"a28uGcGX","properties":{"formattedCitation":"\\super 57\\nosupersub{}","plainCitation":"57","noteIndex":0},"citationItems":[{"id":497,"uris":["http://zotero.org/users/4259226/items/VHVGSN9Q"],"itemData":{"id":497,"type":"article-journal","abstract":"Subjects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Fourth, the manikin-based equivalent temperature does not consider human sensation, perception, and other </w:t>
      </w:r>
      <w:r>
        <w:lastRenderedPageBreak/>
        <w:t>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207E691F"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416536">
        <w:instrText xml:space="preserve"> ADDIN ZOTERO_ITEM CSL_CITATION {"citationID":"dFXZyDY8","properties":{"formattedCitation":"\\super 58\\nosupersub{}","plainCitation":"58","noteIndex":0},"citationItems":[{"id":525,"uris":["http://zotero.org/users/4259226/items/X3TDFR9S"],"itemData":{"id":525,"type":"article-journal","abstract":"Author(s):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306945" w:rsidRPr="00306945">
        <w:rPr>
          <w:rFonts w:cs="Times New Roman"/>
          <w:vertAlign w:val="superscript"/>
        </w:rPr>
        <w:t>58</w:t>
      </w:r>
      <w:r>
        <w:fldChar w:fldCharType="end"/>
      </w:r>
      <w:r>
        <w:t xml:space="preserve"> and </w:t>
      </w:r>
      <w:proofErr w:type="spellStart"/>
      <w:r>
        <w:t>Arens</w:t>
      </w:r>
      <w:proofErr w:type="spellEnd"/>
      <w:r>
        <w:t xml:space="preserve"> et al.</w:t>
      </w:r>
      <w:r>
        <w:fldChar w:fldCharType="begin"/>
      </w:r>
      <w:r w:rsidR="00105E3B">
        <w:instrText xml:space="preserve"> ADDIN ZOTERO_ITEM CSL_CITATION {"citationID":"EhREX9ao","properties":{"formattedCitation":"\\super 59\\nosupersub{}","plainCitation":"59","noteIndex":0},"citationItems":[{"id":513,"uris":["http://zotero.org/users/4259226/items/XRL2BM3J"],"itemData":{"id":513,"type":"article-journal","abstract":"This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306945" w:rsidRPr="00306945">
        <w:rPr>
          <w:rFonts w:cs="Times New Roman"/>
          <w:vertAlign w:val="superscript"/>
        </w:rPr>
        <w:t>59</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37269A">
        <w:t xml:space="preserve">The </w:t>
      </w:r>
      <w:r w:rsidR="00872113">
        <w:t xml:space="preserve">interior </w:t>
      </w:r>
      <w:r w:rsidR="0037269A">
        <w:t xml:space="preserve">surface temperature of the exterior walls and windows can be controlled thanks to an </w:t>
      </w:r>
      <w:r w:rsidR="00AE7BC6">
        <w:t xml:space="preserve">independent </w:t>
      </w:r>
      <w:r w:rsidR="0037269A">
        <w:t xml:space="preserve">HVAC </w:t>
      </w:r>
      <w:proofErr w:type="gramStart"/>
      <w:r w:rsidR="0037269A">
        <w:t>systems</w:t>
      </w:r>
      <w:proofErr w:type="gramEnd"/>
      <w:r w:rsidR="0037269A">
        <w:t xml:space="preserve">.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3251ECCF"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105E3B">
        <w:instrText xml:space="preserve"> ADDIN ZOTERO_ITEM CSL_CITATION {"citationID":"3edoJnin","properties":{"formattedCitation":"\\super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306945" w:rsidRPr="00306945">
        <w:rPr>
          <w:rFonts w:cs="Times New Roman"/>
          <w:vertAlign w:val="superscript"/>
        </w:rPr>
        <w:t>52</w:t>
      </w:r>
      <w:r>
        <w:fldChar w:fldCharType="end"/>
      </w:r>
      <w:r>
        <w:t>. We used a female thermal manikin developed by PT Teknik</w:t>
      </w:r>
      <w:r>
        <w:fldChar w:fldCharType="begin"/>
      </w:r>
      <w:r w:rsidR="00416536">
        <w:instrText xml:space="preserve"> ADDIN ZOTERO_ITEM CSL_CITATION {"citationID":"EM3leHzM","properties":{"formattedCitation":"\\super 60\\nosupersub{}","plainCitation":"60","noteIndex":0},"citationItems":[{"id":511,"uris":["http://zotero.org/users/4259226/items/KRK7BWCU"],"itemData":{"id":511,"type":"document","language":"en","source":"Zotero","title":"Thermal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306945" w:rsidRPr="00306945">
        <w:rPr>
          <w:rFonts w:cs="Times New Roman"/>
          <w:vertAlign w:val="superscript"/>
        </w:rPr>
        <w:t>60</w:t>
      </w:r>
      <w:r>
        <w:fldChar w:fldCharType="end"/>
      </w:r>
      <w:r>
        <w:t>. The manikin consists of a molded polystyrene shell wound with embedded nickel wire. The manikin is 1.68 m tall, has a surface area of 1.48 m</w:t>
      </w:r>
      <w:r w:rsidRPr="00E21B43">
        <w:rPr>
          <w:vertAlign w:val="superscript"/>
        </w:rPr>
        <w:t>2</w:t>
      </w:r>
      <w:r>
        <w:t xml:space="preserve">, and weighs approximately 18 kg.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DB714A">
        <w:fldChar w:fldCharType="begin"/>
      </w:r>
      <w:r w:rsidR="00DB714A">
        <w:instrText xml:space="preserve"> REF _Ref123122666 \h </w:instrText>
      </w:r>
      <w:r w:rsidR="00DB714A">
        <w:fldChar w:fldCharType="separate"/>
      </w:r>
      <w:r w:rsidR="00DB714A">
        <w:t xml:space="preserve">Supplementary Table </w:t>
      </w:r>
      <w:r w:rsidR="00DB714A">
        <w:rPr>
          <w:noProof/>
        </w:rPr>
        <w:t>1</w:t>
      </w:r>
      <w:r w:rsidR="00DB714A">
        <w:fldChar w:fldCharType="end"/>
      </w:r>
      <w:r w:rsidR="00DB714A">
        <w:t xml:space="preserve"> lists the surface area and core temperature set point for each body segment. </w:t>
      </w:r>
    </w:p>
    <w:p w14:paraId="61E88929" w14:textId="0383A17C" w:rsidR="00CB4AD7" w:rsidRDefault="00A46F95" w:rsidP="00BF1F00">
      <w:pPr>
        <w:spacing w:before="160"/>
      </w:pPr>
      <w:r>
        <w:t>We operated the manikin in “comfort control” mode, which calculates the power supplied to each body segment based on the deep body or core temperature, the measured surface temperature, and the thermal resistance of the skin</w:t>
      </w:r>
      <w:r>
        <w:fldChar w:fldCharType="begin"/>
      </w:r>
      <w:r w:rsidR="00416536">
        <w:instrText xml:space="preserve"> ADDIN ZOTERO_ITEM CSL_CITATION {"citationID":"ZRdCLeAl","properties":{"formattedCitation":"\\super 61\\nosupersub{}","plainCitation":"61","noteIndex":0},"citationItems":[{"id":508,"uris":["http://zotero.org/users/4259226/items/IPBIG3MS"],"itemData":{"id":508,"type":"report","event-place":"Denmark","number":"Version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306945" w:rsidRPr="00306945">
        <w:rPr>
          <w:rFonts w:cs="Times New Roman"/>
          <w:vertAlign w:val="superscript"/>
        </w:rPr>
        <w:t>61</w:t>
      </w:r>
      <w:r>
        <w:fldChar w:fldCharType="end"/>
      </w:r>
      <w:r>
        <w:t>. This mode of control most realistically represents the temperature distribution of the human body</w:t>
      </w:r>
      <w:r>
        <w:fldChar w:fldCharType="begin"/>
      </w:r>
      <w:r w:rsidR="00105E3B">
        <w:instrText xml:space="preserve"> ADDIN ZOTERO_ITEM CSL_CITATION {"citationID":"TqgdvZdk","properties":{"formattedCitation":"\\super 62\\nosupersub{}","plainCitation":"62","noteIndex":0},"citationItems":[{"id":509,"uris":["http://zotero.org/users/4259226/items/6UFEKFPM"],"itemData":{"id":509,"type":"article-journal","abstract":"Recently,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306945" w:rsidRPr="00306945">
        <w:rPr>
          <w:rFonts w:cs="Times New Roman"/>
          <w:vertAlign w:val="superscript"/>
        </w:rPr>
        <w:t>62</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105E3B">
        <w:rPr>
          <w:highlight w:val="yellow"/>
        </w:rPr>
        <w:instrText xml:space="preserve"> ADDIN ZOTERO_ITEM CSL_CITATION {"citationID":"nAuvvvbs","properties":{"formattedCitation":"\\super 63\\nosupersub{}","plainCitation":"63","noteIndex":0},"citationItems":[{"id":494,"uris":["http://zotero.org/users/4259226/items/VQJPJYLG"],"itemData":{"id":494,"type":"article-journal","abstract":"The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306945" w:rsidRPr="00306945">
        <w:rPr>
          <w:rFonts w:cs="Times New Roman"/>
          <w:vertAlign w:val="superscript"/>
        </w:rPr>
        <w:t>63</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416536">
        <w:instrText xml:space="preserve"> ADDIN ZOTERO_ITEM CSL_CITATION {"citationID":"JPr5ypzp","properties":{"formattedCitation":"\\super 64\\nosupersub{}","plainCitation":"64","noteIndex":0},"citationItems":[{"id":492,"uris":["http://zotero.org/users/4259226/items/95RMR9Q6"],"itemData":{"id":492,"type":"document","publisher":"PT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306945" w:rsidRPr="00306945">
        <w:rPr>
          <w:rFonts w:cs="Times New Roman"/>
          <w:vertAlign w:val="superscript"/>
        </w:rPr>
        <w:t>64</w:t>
      </w:r>
      <w:r>
        <w:fldChar w:fldCharType="end"/>
      </w:r>
      <w:r>
        <w:t xml:space="preserve">. </w:t>
      </w:r>
    </w:p>
    <w:p w14:paraId="7CA33FE0" w14:textId="0277B95F" w:rsidR="00A46F95" w:rsidRDefault="00A46F95" w:rsidP="00BF1F00">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 0.2 m away from the thermal manikin and elevated it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1DD68164" w14:textId="77777777" w:rsidR="00A46F95" w:rsidRDefault="00A46F95" w:rsidP="00CB4AD7">
      <w:pPr>
        <w:pStyle w:val="Heading2"/>
      </w:pPr>
      <w:r>
        <w:t>Evaluating the heating and cooling effect</w:t>
      </w:r>
    </w:p>
    <w:p w14:paraId="492EAD79" w14:textId="75D27FA1" w:rsidR="00A46F95"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105E3B">
        <w:instrText xml:space="preserve"> ADDIN ZOTERO_ITEM CSL_CITATION {"citationID":"0DDyn5UL","properties":{"formattedCitation":"\\super 52\\nosupersub{}","plainCitation":"52","noteIndex":0},"citationItems":[{"id":567,"uris":["http://zotero.org/users/4259226/items/AABZXNMK"],"itemData":{"id":567,"type":"article-journal","abstract":"This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306945" w:rsidRPr="00306945">
        <w:rPr>
          <w:rFonts w:cs="Times New Roman"/>
          <w:vertAlign w:val="superscript"/>
        </w:rPr>
        <w:t>52</w:t>
      </w:r>
      <w:r w:rsidDel="00131E6E">
        <w:fldChar w:fldCharType="end"/>
      </w:r>
      <w:r w:rsidDel="00131E6E">
        <w:t xml:space="preserve">. We calculated </w:t>
      </w:r>
      <w:r w:rsidDel="00131E6E">
        <w:lastRenderedPageBreak/>
        <w:t xml:space="preserve">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w:t>
      </w:r>
      <w:proofErr w:type="spellStart"/>
      <w:r w:rsidDel="00131E6E">
        <w:rPr>
          <w:rFonts w:eastAsiaTheme="minorEastAsia"/>
        </w:rPr>
        <w:t>rature</w:t>
      </w:r>
      <w:proofErr w:type="spellEnd"/>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 xml:space="preserve">as described in a subsequent section and summarized for each body segment in </w:t>
      </w:r>
      <w:r w:rsidR="00DB714A">
        <w:rPr>
          <w:rFonts w:eastAsiaTheme="minorEastAsia"/>
        </w:rPr>
        <w:fldChar w:fldCharType="begin"/>
      </w:r>
      <w:r w:rsidR="00DB714A">
        <w:rPr>
          <w:rFonts w:eastAsiaTheme="minorEastAsia"/>
        </w:rPr>
        <w:instrText xml:space="preserve"> REF _Ref123122593 \h </w:instrText>
      </w:r>
      <w:r w:rsidR="00DB714A">
        <w:rPr>
          <w:rFonts w:eastAsiaTheme="minorEastAsia"/>
        </w:rPr>
      </w:r>
      <w:r w:rsidR="00DB714A">
        <w:rPr>
          <w:rFonts w:eastAsiaTheme="minorEastAsia"/>
        </w:rPr>
        <w:fldChar w:fldCharType="separate"/>
      </w:r>
      <w:r w:rsidR="00DB714A">
        <w:t xml:space="preserve">Supplementary Table </w:t>
      </w:r>
      <w:r w:rsidR="00DB714A">
        <w:rPr>
          <w:noProof/>
        </w:rPr>
        <w:t>2</w:t>
      </w:r>
      <w:r w:rsidR="00DB714A">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t,i</m:t>
                  </m:r>
                </m:sub>
              </m:sSub>
            </m:num>
            <m:den>
              <m:sSub>
                <m:sSubPr>
                  <m:ctrlPr>
                    <w:rPr>
                      <w:rFonts w:ascii="Cambria Math" w:hAnsi="Cambria Math"/>
                      <w:i/>
                    </w:rPr>
                  </m:ctrlPr>
                </m:sSubPr>
                <m:e>
                  <m:r>
                    <w:rPr>
                      <w:rFonts w:ascii="Cambria Math" w:hAnsi="Cambria Math"/>
                    </w:rPr>
                    <m:t>h</m:t>
                  </m:r>
                </m:e>
                <m:sub>
                  <m:r>
                    <w:rPr>
                      <w:rFonts w:ascii="Cambria Math" w:hAnsi="Cambria Math"/>
                    </w:rPr>
                    <m:t>cal,i</m:t>
                  </m:r>
                </m:sub>
              </m:sSub>
            </m:den>
          </m:f>
        </m:oMath>
      </m:oMathPara>
    </w:p>
    <w:p w14:paraId="0CF388F3" w14:textId="77777777" w:rsidR="00A46F95" w:rsidRPr="004F0313" w:rsidDel="00131E6E" w:rsidRDefault="00A46F95" w:rsidP="00A46F95">
      <w:pPr>
        <w:pStyle w:val="Caption"/>
        <w:jc w:val="right"/>
        <w:rPr>
          <w:sz w:val="22"/>
          <w:szCs w:val="22"/>
        </w:rPr>
      </w:pPr>
      <w:bookmarkStart w:id="70"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70"/>
    </w:p>
    <w:p w14:paraId="75D98407" w14:textId="7F79ED63" w:rsidR="00A46F95" w:rsidRDefault="00A46F95" w:rsidP="00A46F95">
      <w:pPr>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416536">
        <w:rPr>
          <w:rFonts w:eastAsiaTheme="minorEastAsia"/>
        </w:rPr>
        <w:instrText xml:space="preserve"> ADDIN ZOTERO_ITEM CSL_CITATION {"citationID":"UN7ysQai","properties":{"formattedCitation":"\\super 65\\nosupersub{}","plainCitation":"65","noteIndex":0},"citationItems":[{"id":291,"uris":["http://zotero.org/users/4259226/items/564UIVLI"],"itemData":{"id":291,"type":"thesis","abstract":"There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306945" w:rsidRPr="00306945">
        <w:rPr>
          <w:rFonts w:cs="Times New Roman"/>
          <w:vertAlign w:val="superscript"/>
        </w:rPr>
        <w:t>65</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105E3B">
        <w:rPr>
          <w:rFonts w:eastAsiaTheme="minorEastAsia"/>
        </w:rPr>
        <w:instrText xml:space="preserve"> ADDIN ZOTERO_ITEM CSL_CITATION {"citationID":"u9e6hWIv","properties":{"formattedCitation":"\\super 66,67\\nosupersub{}","plainCitation":"66,67","noteIndex":0},"citationItems":[{"id":474,"uris":["http://zotero.org/users/4259226/items/XG47LXKF"],"itemData":{"id":474,"type":"article-journal","container-title":"HVAC&amp;R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306945" w:rsidRPr="00306945">
        <w:rPr>
          <w:rFonts w:cs="Times New Roman"/>
          <w:vertAlign w:val="superscript"/>
        </w:rPr>
        <w:t>66,67</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71" w:name="_Ref121554541"/>
      <w:bookmarkStart w:id="72"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71"/>
      <w:bookmarkEnd w:id="72"/>
    </w:p>
    <w:p w14:paraId="12264B94" w14:textId="591E6307" w:rsidR="00A46F95" w:rsidRDefault="00A46F95" w:rsidP="00A46F95">
      <w:pPr>
        <w:rPr>
          <w:rFonts w:eastAsiaTheme="minorEastAsia"/>
        </w:rPr>
      </w:pPr>
      <w:r>
        <w:rPr>
          <w:rFonts w:eastAsiaTheme="minorEastAsia"/>
        </w:rPr>
        <w:t>We defined the baseline condition</w:t>
      </w:r>
      <w:r w:rsidR="004D74F8">
        <w:rPr>
          <w:rFonts w:eastAsiaTheme="minorEastAsia"/>
        </w:rPr>
        <w:t xml:space="preserve">, illustrated in </w:t>
      </w:r>
      <w:r w:rsidR="004D74F8">
        <w:rPr>
          <w:rFonts w:eastAsiaTheme="minorEastAsia"/>
        </w:rPr>
        <w:fldChar w:fldCharType="begin"/>
      </w:r>
      <w:r w:rsidR="004D74F8">
        <w:rPr>
          <w:rFonts w:eastAsiaTheme="minorEastAsia"/>
        </w:rPr>
        <w:instrText xml:space="preserve"> REF _Ref123122832 \h </w:instrText>
      </w:r>
      <w:r w:rsidR="004D74F8">
        <w:rPr>
          <w:rFonts w:eastAsiaTheme="minorEastAsia"/>
        </w:rPr>
      </w:r>
      <w:r w:rsidR="004D74F8">
        <w:rPr>
          <w:rFonts w:eastAsiaTheme="minorEastAsia"/>
        </w:rPr>
        <w:fldChar w:fldCharType="separate"/>
      </w:r>
      <w:r w:rsidR="004D74F8">
        <w:t xml:space="preserve">Supplementary Fig. </w:t>
      </w:r>
      <w:r w:rsidR="004D74F8">
        <w:rPr>
          <w:noProof/>
        </w:rPr>
        <w:t>1</w:t>
      </w:r>
      <w:r w:rsidR="004D74F8">
        <w:rPr>
          <w:rFonts w:eastAsiaTheme="minorEastAsia"/>
        </w:rPr>
        <w:fldChar w:fldCharType="end"/>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xml:space="preserve">) with no emergency blanket or active heating or cooling system .  </w:t>
      </w:r>
    </w:p>
    <w:p w14:paraId="2BC67BE9" w14:textId="77777777" w:rsidR="00A46F95" w:rsidRPr="00676390" w:rsidRDefault="00A46F95" w:rsidP="00CB4AD7">
      <w:pPr>
        <w:pStyle w:val="Heading2"/>
      </w:pPr>
      <w:r w:rsidRPr="00676390">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212C2087" w14:textId="3B111E42" w:rsidR="00A46F95" w:rsidRPr="00993A2F" w:rsidRDefault="00C83AC6" w:rsidP="004D74F8">
      <w:r>
        <w:fldChar w:fldCharType="begin"/>
      </w:r>
      <w:r>
        <w:instrText xml:space="preserve"> REF _Ref123123604 \h </w:instrText>
      </w:r>
      <w:r>
        <w:fldChar w:fldCharType="separate"/>
      </w:r>
      <w:r>
        <w:t xml:space="preserve">Supplementary Fig. </w:t>
      </w:r>
      <w:r>
        <w:rPr>
          <w:noProof/>
        </w:rPr>
        <w:t>2</w:t>
      </w:r>
      <w:r>
        <w:fldChar w:fldCharType="end"/>
      </w:r>
      <w:r>
        <w:t xml:space="preserve"> </w:t>
      </w:r>
      <w:r w:rsidR="00A46F95">
        <w:t>shows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rsidR="003917FD">
        <w:fldChar w:fldCharType="begin"/>
      </w:r>
      <w:r w:rsidR="003917FD">
        <w:instrText xml:space="preserve"> REF _Ref123123796 \h </w:instrText>
      </w:r>
      <w:r w:rsidR="003917FD">
        <w:fldChar w:fldCharType="separate"/>
      </w:r>
      <w:r w:rsidR="003917FD">
        <w:t xml:space="preserve">Supplementary Fig. </w:t>
      </w:r>
      <w:r w:rsidR="003917FD">
        <w:rPr>
          <w:noProof/>
        </w:rPr>
        <w:t>3</w:t>
      </w:r>
      <w:r w:rsidR="003917FD">
        <w:fldChar w:fldCharType="end"/>
      </w:r>
      <w:r w:rsidR="003917FD">
        <w:t xml:space="preserve"> and describe each strategy in greater detail below. </w:t>
      </w:r>
    </w:p>
    <w:p w14:paraId="117A1D4E" w14:textId="77777777" w:rsidR="00A46F95" w:rsidRPr="007E6B76" w:rsidRDefault="00A46F95" w:rsidP="00CB4AD7">
      <w:pPr>
        <w:pStyle w:val="Heading3"/>
      </w:pPr>
      <w:r w:rsidRPr="007E6B76">
        <w:t>Clothing and bedding insulation</w:t>
      </w:r>
    </w:p>
    <w:p w14:paraId="14C2F92E" w14:textId="77777777" w:rsidR="00A46F95" w:rsidRDefault="00A46F95" w:rsidP="00A46F95">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p>
    <w:p w14:paraId="16DE03E6" w14:textId="77777777" w:rsidR="00A46F95" w:rsidRPr="007E6B76" w:rsidRDefault="00A46F95" w:rsidP="00CB4AD7">
      <w:pPr>
        <w:pStyle w:val="Heading3"/>
      </w:pPr>
      <w:r w:rsidRPr="007E6B76">
        <w:lastRenderedPageBreak/>
        <w:t>Posture</w:t>
      </w:r>
    </w:p>
    <w:p w14:paraId="5E484C25" w14:textId="015AFC4C" w:rsidR="00A46F95" w:rsidRPr="00D475AB" w:rsidRDefault="00A46F95" w:rsidP="00A46F95">
      <w:r>
        <w:t xml:space="preserve">Change of posture is a common physiological response to discomfort during sleep. </w:t>
      </w:r>
      <w:r w:rsidR="009A5F49">
        <w:t>T</w:t>
      </w:r>
      <w:r>
        <w:t xml:space="preserve">he change in surface area in contact with the bed versus other </w:t>
      </w:r>
      <w:r w:rsidR="00006CC9">
        <w:t>body segment</w:t>
      </w:r>
      <w:r>
        <w:t>s can significantly effect heat loss</w:t>
      </w:r>
      <w:r w:rsidR="009A5F49">
        <w:rPr>
          <w:rFonts w:eastAsiaTheme="majorEastAsia" w:cstheme="majorBidi"/>
          <w:i/>
          <w:color w:val="000000" w:themeColor="text1"/>
          <w:szCs w:val="26"/>
        </w:rPr>
        <w:fldChar w:fldCharType="begin"/>
      </w:r>
      <w:r w:rsidR="00105E3B">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sidR="009A5F49">
        <w:rPr>
          <w:rFonts w:eastAsiaTheme="majorEastAsia" w:cstheme="majorBidi"/>
          <w:i/>
          <w:color w:val="000000" w:themeColor="text1"/>
          <w:szCs w:val="26"/>
        </w:rPr>
        <w:fldChar w:fldCharType="separate"/>
      </w:r>
      <w:r w:rsidR="00306945" w:rsidRPr="00306945">
        <w:rPr>
          <w:rFonts w:cs="Times New Roman"/>
          <w:vertAlign w:val="superscript"/>
        </w:rPr>
        <w:t>16</w:t>
      </w:r>
      <w:r w:rsidR="009A5F49">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169E0D1F" w14:textId="77777777" w:rsidR="00A46F95" w:rsidRDefault="00A46F95" w:rsidP="00CB4AD7">
      <w:pPr>
        <w:pStyle w:val="Heading3"/>
      </w:pPr>
      <w:r>
        <w:t>Emergency blanket</w:t>
      </w:r>
    </w:p>
    <w:p w14:paraId="486A2465" w14:textId="064F6B37"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416536">
        <w:instrText xml:space="preserve"> ADDIN ZOTERO_ITEM CSL_CITATION {"citationID":"yY7dDzcw","properties":{"formattedCitation":"\\super 68\\nosupersub{}","plainCitation":"68","noteIndex":0},"citationItems":[{"id":490,"uris":["http://zotero.org/users/4259226/items/HG6Q7IGL"],"itemData":{"id":490,"type":"webpage","abstract":"The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306945" w:rsidRPr="00306945">
        <w:rPr>
          <w:rFonts w:cs="Times New Roman"/>
          <w:vertAlign w:val="superscript"/>
        </w:rPr>
        <w:t>68</w:t>
      </w:r>
      <w:r>
        <w:fldChar w:fldCharType="end"/>
      </w:r>
      <w:r>
        <w:t xml:space="preserve">. First responders often deploy these blankets in emergency situations to prevent or counter hyperthermia. Emergency blankets reduce heat loss by several mechanisms. The air and watertight foil </w:t>
      </w:r>
      <w:r w:rsidR="00CB4AD7">
        <w:t>reduce</w:t>
      </w:r>
      <w:r>
        <w:t xml:space="preserve"> heat loss through convection and evaporation, and the reflective surface reduces heat loss by thermal radiation. Emergency blankets may also be used in conjunction with other bedding to reduce heat loss by conduction. Emergency blankets are inexpensive and commercially available, making them a highly feasible intervention for cold thermal emergencies. </w:t>
      </w:r>
    </w:p>
    <w:p w14:paraId="2B031122" w14:textId="77777777" w:rsidR="00A46F95" w:rsidRDefault="00A46F95" w:rsidP="00CB4AD7">
      <w:pPr>
        <w:pStyle w:val="Heading3"/>
      </w:pPr>
      <w:r>
        <w:t>Bed type</w:t>
      </w:r>
    </w:p>
    <w:p w14:paraId="2FB5020B" w14:textId="533E4F4A"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w:t>
      </w:r>
      <w:commentRangeStart w:id="73"/>
      <w:r>
        <w:t>South Asia</w:t>
      </w:r>
      <w:commentRangeEnd w:id="73"/>
      <w:r w:rsidR="00C90808">
        <w:rPr>
          <w:rStyle w:val="CommentReference"/>
        </w:rPr>
        <w:commentReference w:id="73"/>
      </w:r>
      <w:r>
        <w:t xml:space="preserve">. We elevated the bed frame so that the manikin was at the same height (0.32 m) as the other test conditions with the mattress. </w:t>
      </w:r>
    </w:p>
    <w:p w14:paraId="4E1C3EC8" w14:textId="77777777" w:rsidR="00A46F95" w:rsidRDefault="00A46F95" w:rsidP="00CB4AD7">
      <w:pPr>
        <w:pStyle w:val="Heading3"/>
      </w:pPr>
      <w:r>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104E5F44"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xml:space="preserve">” and 3/10 which we describe as </w:t>
      </w:r>
      <w:commentRangeStart w:id="74"/>
      <w:r>
        <w:t>“</w:t>
      </w:r>
      <w:r w:rsidR="00F177AB">
        <w:t>Low</w:t>
      </w:r>
      <w:r>
        <w:t xml:space="preserve">”. </w:t>
      </w:r>
      <w:commentRangeEnd w:id="74"/>
      <w:r w:rsidR="009A5F49">
        <w:rPr>
          <w:rStyle w:val="CommentReference"/>
        </w:rPr>
        <w:commentReference w:id="74"/>
      </w:r>
      <w:r>
        <w:t xml:space="preserve">We did not test the electric mattress pad under higher settings because the thermal manikin is unable to measure power when in a state of heat gain. </w:t>
      </w:r>
      <w:commentRangeStart w:id="75"/>
      <w:r>
        <w:t xml:space="preserve">We used a </w:t>
      </w:r>
      <w:proofErr w:type="spellStart"/>
      <w:r>
        <w:t>SunBeam</w:t>
      </w:r>
      <w:proofErr w:type="spellEnd"/>
      <w:r>
        <w:t xml:space="preserve"> heated blanket with both the heated blanket turned “off” and “on” to separate the effect of the electric heated element and the additional insulation. </w:t>
      </w:r>
      <w:commentRangeEnd w:id="75"/>
      <w:r w:rsidR="009A5F49">
        <w:rPr>
          <w:rStyle w:val="CommentReference"/>
        </w:rPr>
        <w:commentReference w:id="75"/>
      </w:r>
      <w:r w:rsidR="00F177AB">
        <w:t xml:space="preserve">When on, we set the heated blanket to the highest setting. </w:t>
      </w:r>
    </w:p>
    <w:p w14:paraId="2BDC26C4" w14:textId="77777777" w:rsidR="00A46F95" w:rsidRDefault="00A46F95" w:rsidP="00CB4AD7">
      <w:pPr>
        <w:pStyle w:val="Heading3"/>
      </w:pPr>
      <w:r>
        <w:lastRenderedPageBreak/>
        <w:t>Hot water bottle</w:t>
      </w:r>
    </w:p>
    <w:p w14:paraId="37C7E806" w14:textId="16FFB8FF" w:rsidR="00A46F95" w:rsidRPr="009A3EFB" w:rsidRDefault="00A46F95" w:rsidP="00A46F95">
      <w:r>
        <w:t xml:space="preserve">A hot water bottle is a sealed vessel filled with hot water and used to provide warmth in bed or apply heat to specific </w:t>
      </w:r>
      <w:r w:rsidR="00006CC9">
        <w:t>body segment</w:t>
      </w:r>
      <w:r>
        <w:t xml:space="preserve">s for pain relief. We used a rubber hot water in a conventional square shape with a capacity of 1.25 L. Immediately prior to each experimental run, we filled the hot water bottle with 1 L of water heated to 37.8°C (100°F).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716AF4C6" w14:textId="7392B1D0"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fldChar w:fldCharType="begin"/>
      </w:r>
      <w:r>
        <w:instrText xml:space="preserve"> REF _Ref112076469 \h </w:instrText>
      </w:r>
      <w:r>
        <w:fldChar w:fldCharType="separate"/>
      </w:r>
      <w:r>
        <w:t xml:space="preserve">Figure </w:t>
      </w:r>
      <w:r>
        <w:rPr>
          <w:noProof/>
        </w:rPr>
        <w:t>6</w:t>
      </w:r>
      <w:r>
        <w:fldChar w:fldCharType="end"/>
      </w:r>
      <w:r>
        <w:t xml:space="preserve"> 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p>
    <w:p w14:paraId="2339C29F" w14:textId="77777777" w:rsidR="00A46F95" w:rsidRDefault="00A46F95" w:rsidP="00F14522">
      <w:pPr>
        <w:pStyle w:val="Heading2"/>
      </w:pPr>
      <w:r>
        <w:t>Experimental procedure</w:t>
      </w:r>
    </w:p>
    <w:p w14:paraId="79EC0FFF" w14:textId="2C4B09A1"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105E3B">
        <w:instrText xml:space="preserve"> ADDIN ZOTERO_ITEM CSL_CITATION {"citationID":"8Dy1VeGh","properties":{"formattedCitation":"\\super 59\\nosupersub{}","plainCitation":"59","noteIndex":0},"citationItems":[{"id":513,"uris":["http://zotero.org/users/4259226/items/XRL2BM3J"],"itemData":{"id":513,"type":"article-journal","abstract":"This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306945" w:rsidRPr="00306945">
        <w:rPr>
          <w:rFonts w:cs="Times New Roman"/>
          <w:vertAlign w:val="superscript"/>
        </w:rPr>
        <w:t>59</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105E3B">
        <w:instrText xml:space="preserve"> ADDIN ZOTERO_ITEM CSL_CITATION {"citationID":"Z36qDnGp","properties":{"formattedCitation":"\\super 67\\nosupersub{}","plainCitation":"67","noteIndex":0},"citationItems":[{"id":475,"uris":["http://zotero.org/users/4259226/items/XNYE4Y7T"],"itemData":{"id":475,"type":"article-journal","abstract":"In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306945" w:rsidRPr="00306945">
        <w:rPr>
          <w:rFonts w:cs="Times New Roman"/>
          <w:vertAlign w:val="superscript"/>
        </w:rPr>
        <w:t>67</w:t>
      </w:r>
      <w:r>
        <w:fldChar w:fldCharType="end"/>
      </w:r>
      <w:r>
        <w:t>. When starting measurements with a cold thermal manikin, we allowed for at least three hours of warmup time</w:t>
      </w:r>
      <w:r>
        <w:fldChar w:fldCharType="begin"/>
      </w:r>
      <w:r w:rsidR="00105E3B">
        <w:instrText xml:space="preserve"> ADDIN ZOTERO_ITEM CSL_CITATION {"citationID":"gckE8DOF","properties":{"formattedCitation":"\\super 69\\nosupersub{}","plainCitation":"69","noteIndex":0},"citationItems":[{"id":510,"uris":["http://zotero.org/users/4259226/items/4RB3R7EQ"],"itemData":{"id":510,"type":"article-journal","container-title":"International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306945" w:rsidRPr="00306945">
        <w:rPr>
          <w:rFonts w:cs="Times New Roman"/>
          <w:vertAlign w:val="superscript"/>
        </w:rPr>
        <w:t>69</w:t>
      </w:r>
      <w:r>
        <w:fldChar w:fldCharType="end"/>
      </w:r>
      <w:r>
        <w:t xml:space="preserve">. </w:t>
      </w:r>
    </w:p>
    <w:p w14:paraId="702E995A" w14:textId="6C3E68F9" w:rsidR="00A46F95" w:rsidRDefault="00A46F95" w:rsidP="00F14522">
      <w:pPr>
        <w:pStyle w:val="Heading2"/>
      </w:pPr>
      <w:r>
        <w:t>Dry-heat transfer coefficient to free convection</w:t>
      </w:r>
    </w:p>
    <w:p w14:paraId="46BE0B4E" w14:textId="25B9655C" w:rsidR="00A46F95" w:rsidRDefault="00A46F95" w:rsidP="00A46F95">
      <w:pPr>
        <w:rPr>
          <w:rFonts w:eastAsiaTheme="minorEastAsia"/>
        </w:rPr>
      </w:pPr>
      <w:r>
        <w:t xml:space="preserve">We obtained the dry-heat transfer coefficient due to free convection, </w:t>
      </w:r>
      <m:oMath>
        <m:sSub>
          <m:sSubPr>
            <m:ctrlPr>
              <w:rPr>
                <w:rFonts w:ascii="Cambria Math" w:hAnsi="Cambria Math"/>
                <w:i/>
              </w:rPr>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w:t>
      </w:r>
      <w:proofErr w:type="gramStart"/>
      <w:r>
        <w:rPr>
          <w:rFonts w:eastAsiaTheme="minorEastAsia"/>
        </w:rPr>
        <w:t>i.e.</w:t>
      </w:r>
      <w:proofErr w:type="gramEnd"/>
      <w:r>
        <w:rPr>
          <w:rFonts w:eastAsiaTheme="minorEastAsia"/>
        </w:rPr>
        <w:t xml:space="preserve"> air temperature equal to the mean radiant temperature and air speed less than 0.06 m/s. In this condition, the room air temperature is equal to the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fldChar w:fldCharType="begin"/>
      </w:r>
      <w:r>
        <w:instrText xml:space="preserve"> REF _Ref112080342 \h </w:instrText>
      </w:r>
      <w:r>
        <w:fldChar w:fldCharType="separate"/>
      </w:r>
      <w:r>
        <w:t xml:space="preserve">Table </w:t>
      </w:r>
      <w:r>
        <w:rPr>
          <w:noProof/>
        </w:rPr>
        <w:t>3</w:t>
      </w:r>
      <w:r>
        <w:fldChar w:fldCharType="end"/>
      </w:r>
      <w:r>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0767047A" w:rsidR="00A46F95" w:rsidRDefault="00A46F95" w:rsidP="00A46F95">
      <w:r>
        <w:t>We analyzed the data in accordance with the ISO guideline for the expression of uncertainty in measurement</w:t>
      </w:r>
      <w:r>
        <w:fldChar w:fldCharType="begin"/>
      </w:r>
      <w:r w:rsidR="00416536">
        <w:instrText xml:space="preserve"> ADDIN ZOTERO_ITEM CSL_CITATION {"citationID":"DDC4qWo3","properties":{"formattedCitation":"\\super 70\\nosupersub{}","plainCitation":"70","noteIndex":0},"citationItems":[{"id":487,"uris":["http://zotero.org/users/4259226/items/2THMP5NK"],"itemData":{"id":487,"type":"book","event-place":"Geneva,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306945" w:rsidRPr="00306945">
        <w:rPr>
          <w:rFonts w:cs="Times New Roman"/>
          <w:vertAlign w:val="superscript"/>
        </w:rPr>
        <w:t>70</w:t>
      </w:r>
      <w:r>
        <w:fldChar w:fldCharType="end"/>
      </w:r>
      <w:r>
        <w:t>. We calculated the combined standard uncertainty by considering equipment intrinsic uncertainty, equipment measurement uncertainty, measurement stability during steady state, and repeated trials of calibration, baseline conditions, and select experimental conditions in accordance with Bell</w:t>
      </w:r>
      <w:r>
        <w:fldChar w:fldCharType="begin"/>
      </w:r>
      <w:r w:rsidR="00416536">
        <w:instrText xml:space="preserve"> ADDIN ZOTERO_ITEM CSL_CITATION {"citationID":"UTMJEo2C","properties":{"formattedCitation":"\\super 71\\nosupersub{}","plainCitation":"71","noteIndex":0},"citationItems":[{"id":489,"uris":["http://zotero.org/users/4259226/items/2PYVYG7W"],"itemData":{"id":489,"type":"article-journal","source":"Google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306945" w:rsidRPr="00306945">
        <w:rPr>
          <w:rFonts w:cs="Times New Roman"/>
          <w:vertAlign w:val="superscript"/>
        </w:rPr>
        <w:t>71</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lastRenderedPageBreak/>
        <w:t>Case studies</w:t>
      </w:r>
    </w:p>
    <w:p w14:paraId="60E416B6" w14:textId="1FAAEEA4" w:rsidR="00A46F95" w:rsidRDefault="00A46F95" w:rsidP="00A46F95">
      <w:r>
        <w:t>We applied the laboratory findings to two historical case studies: the 2015 Pakistan heat wave and the 2021 Texas power crisis. In both cases, climate change contributed to the unprecedented weather events</w:t>
      </w:r>
      <w:r>
        <w:fldChar w:fldCharType="begin"/>
      </w:r>
      <w:r w:rsidR="00105E3B">
        <w:instrText xml:space="preserve"> ADDIN ZOTERO_ITEM CSL_CITATION {"citationID":"YcQwh35e","properties":{"formattedCitation":"\\super 72,73\\nosupersub{}","plainCitation":"72,73","noteIndex":0},"citationItems":[{"id":1478,"uris":["http://zotero.org/users/4259226/items/Z7QFU7AW"],"itemData":{"id":1478,"type":"article-journal","abstract":"\"The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306945" w:rsidRPr="00306945">
        <w:rPr>
          <w:rFonts w:cs="Times New Roman"/>
          <w:vertAlign w:val="superscript"/>
        </w:rPr>
        <w:t>72,73</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416536">
        <w:instrText xml:space="preserve"> ADDIN ZOTERO_ITEM CSL_CITATION {"citationID":"S9lH9AlS","properties":{"formattedCitation":"\\super 15\\nosupersub{}","plainCitation":"15","noteIndex":0},"citationItems":[{"id":"wZ7P8h5N/X47FKKWX","uris":["http://zotero.org/users/4259226/items/3UII6DYL"],"itemData":{"id":"eScJrxIW/9yEo9lf8","type":"book","publisher":"CIBSE","source":"Google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World Health Organization (WHO) for the indoor minimal risk temperature for adverse health effects</w:t>
      </w:r>
      <w:r>
        <w:fldChar w:fldCharType="begin"/>
      </w:r>
      <w:r w:rsidR="00416536">
        <w:instrText xml:space="preserve"> ADDIN ZOTERO_ITEM CSL_CITATION {"citationID":"U3xu78kt","properties":{"formattedCitation":"\\super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00306945" w:rsidRPr="00306945">
        <w:rPr>
          <w:rFonts w:cs="Times New Roman"/>
          <w:vertAlign w:val="superscript"/>
        </w:rPr>
        <w:t>53</w:t>
      </w:r>
      <w:r>
        <w:fldChar w:fldCharType="end"/>
      </w:r>
      <w:r>
        <w:t xml:space="preserve">. </w:t>
      </w:r>
      <w:r>
        <w:fldChar w:fldCharType="begin"/>
      </w:r>
      <w:r>
        <w:instrText xml:space="preserve"> REF _Ref121249876 \h </w:instrText>
      </w:r>
      <w:r>
        <w:fldChar w:fldCharType="separate"/>
      </w:r>
      <w:r>
        <w:t xml:space="preserve">Figure </w:t>
      </w:r>
      <w:r>
        <w:rPr>
          <w:noProof/>
        </w:rPr>
        <w:t>7</w:t>
      </w:r>
      <w:r>
        <w:fldChar w:fldCharType="end"/>
      </w:r>
      <w:r>
        <w:t xml:space="preserve"> shows the geographic locations of both case studies and provides pertinent information about the modeled historical events. The subsequent text describes modeling methods specific to each case study. </w:t>
      </w:r>
    </w:p>
    <w:p w14:paraId="23EC8127" w14:textId="77777777" w:rsidR="00A46F95" w:rsidRDefault="00A46F95" w:rsidP="00F14522">
      <w:pPr>
        <w:pStyle w:val="Heading3"/>
      </w:pPr>
      <w:r>
        <w:t>2015 Pakistan heat wave</w:t>
      </w:r>
    </w:p>
    <w:p w14:paraId="43238258" w14:textId="32CC97D7" w:rsidR="00A46F95" w:rsidRDefault="00A46F95" w:rsidP="00A46F95">
      <w:r>
        <w:t>In June 2015, Sindh Province in southern Pakistan experienced a severe heat wave with temperatures as high as 49°C. Overall the heat wave claimed at least 2,000 lives</w:t>
      </w:r>
      <w:commentRangeStart w:id="76"/>
      <w:r>
        <w:fldChar w:fldCharType="begin"/>
      </w:r>
      <w:r w:rsidR="00416536">
        <w:instrText xml:space="preserve"> ADDIN ZOTERO_ITEM CSL_CITATION {"citationID":"XblLVPCr","properties":{"formattedCitation":"\\super 74\\nosupersub{}","plainCitation":"74","noteIndex":0},"citationItems":[{"id":1482,"uris":["http://zotero.org/users/4259226/items/3XYMQGX6"],"itemData":{"id":1482,"type":"article-newspaper","abstract":"A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306945" w:rsidRPr="00306945">
        <w:rPr>
          <w:rFonts w:cs="Times New Roman"/>
          <w:vertAlign w:val="superscript"/>
        </w:rPr>
        <w:t>74</w:t>
      </w:r>
      <w:r>
        <w:fldChar w:fldCharType="end"/>
      </w:r>
      <w:r>
        <w:t>.</w:t>
      </w:r>
      <w:commentRangeEnd w:id="76"/>
      <w:r w:rsidR="0037262D">
        <w:rPr>
          <w:rStyle w:val="CommentReference"/>
        </w:rPr>
        <w:commentReference w:id="76"/>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w:t>
      </w:r>
      <w:commentRangeStart w:id="77"/>
      <w:r>
        <w:t xml:space="preserve">Power outages aside, </w:t>
      </w:r>
      <w:r w:rsidR="003E2724">
        <w:t>less than 5% of the overall Pakistani population had access to AC in 2010</w:t>
      </w:r>
      <w:r w:rsidR="003E2724">
        <w:fldChar w:fldCharType="begin"/>
      </w:r>
      <w:r w:rsidR="00105E3B">
        <w:instrText xml:space="preserve"> ADDIN ZOTERO_ITEM CSL_CITATION {"citationID":"TnQccYFi","properties":{"formattedCitation":"\\super 75\\nosupersub{}","plainCitation":"75","noteIndex":0},"citationItems":[{"id":1580,"uris":["http://zotero.org/users/4259226/items/ISMJA26X"],"itemData":{"id":1580,"type":"article-journal","abstract":"As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306945" w:rsidRPr="00306945">
        <w:rPr>
          <w:rFonts w:cs="Times New Roman"/>
          <w:vertAlign w:val="superscript"/>
        </w:rPr>
        <w:t>75</w:t>
      </w:r>
      <w:r w:rsidR="003E2724">
        <w:fldChar w:fldCharType="end"/>
      </w:r>
      <w:commentRangeEnd w:id="77"/>
      <w:r w:rsidR="006212FB">
        <w:rPr>
          <w:rStyle w:val="CommentReference"/>
        </w:rPr>
        <w:commentReference w:id="77"/>
      </w:r>
      <w:commentRangeStart w:id="78"/>
      <w:commentRangeEnd w:id="78"/>
      <w:r w:rsidR="0037262D">
        <w:rPr>
          <w:rStyle w:val="CommentReference"/>
        </w:rPr>
        <w:commentReference w:id="78"/>
      </w:r>
      <w:r>
        <w:t>.</w:t>
      </w:r>
    </w:p>
    <w:p w14:paraId="444C4741" w14:textId="3CD45404"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commentRangeStart w:id="79"/>
      <w:r>
        <w:fldChar w:fldCharType="begin"/>
      </w:r>
      <w:r w:rsidR="00416536">
        <w:instrText xml:space="preserve"> ADDIN ZOTERO_ITEM CSL_CITATION {"citationID":"7HyHWgi5","properties":{"formattedCitation":"\\super 76\\nosupersub{}","plainCitation":"76","noteIndex":0},"citationItems":[{"id":1524,"uris":["http://zotero.org/users/4259226/items/BD2BAMFI"],"itemData":{"id":1524,"type":"thesis","event-place":"Glasgow,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306945" w:rsidRPr="00306945">
        <w:rPr>
          <w:rFonts w:cs="Times New Roman"/>
          <w:vertAlign w:val="superscript"/>
        </w:rPr>
        <w:t>76</w:t>
      </w:r>
      <w:r>
        <w:fldChar w:fldCharType="end"/>
      </w:r>
      <w:commentRangeEnd w:id="79"/>
      <w:r w:rsidR="00A94109">
        <w:rPr>
          <w:rStyle w:val="CommentReference"/>
        </w:rPr>
        <w:commentReference w:id="79"/>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4DC41457"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416536">
        <w:instrText xml:space="preserve"> ADDIN ZOTERO_ITEM CSL_CITATION {"citationID":"9MAHftcw","properties":{"formattedCitation":"\\super 77\\nosupersub{}","plainCitation":"77","noteIndex":0},"citationItems":[{"id":1484,"uris":["http://zotero.org/users/4259226/items/BRNCRJAA"],"itemData":{"id":1484,"type":"webpage","title":"Weather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306945" w:rsidRPr="00306945">
        <w:rPr>
          <w:rFonts w:cs="Times New Roman"/>
          <w:vertAlign w:val="superscript"/>
        </w:rPr>
        <w:t>77</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416536">
        <w:instrText xml:space="preserve"> ADDIN ZOTERO_ITEM CSL_CITATION {"citationID":"UK9FAsRI","properties":{"formattedCitation":"\\super 78\\nosupersub{}","plainCitation":"78","noteIndex":0},"citationItems":[{"id":1486,"uris":["http://zotero.org/users/4259226/items/RBI6NE5M"],"itemData":{"id":1486,"type":"software","license":"CC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306945" w:rsidRPr="00306945">
        <w:rPr>
          <w:rFonts w:cs="Times New Roman"/>
          <w:vertAlign w:val="superscript"/>
        </w:rPr>
        <w:t>78</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74369D">
        <w:t>absolute humidity</w:t>
      </w:r>
      <w:r>
        <w:t xml:space="preserve"> and recalculated the relative humidity from the saturation vapor pressure of the modeled indoor temperature. </w:t>
      </w:r>
    </w:p>
    <w:p w14:paraId="36DDA45F" w14:textId="6E1522BD"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105E3B">
        <w:instrText xml:space="preserve"> ADDIN ZOTERO_ITEM CSL_CITATION {"citationID":"X1ZOKxMT","properties":{"formattedCitation":"\\super 79\\nosupersub{}","plainCitation":"79","noteIndex":0},"citationItems":[{"id":1489,"uris":["http://zotero.org/users/4259226/items/2QXKC7LM"],"itemData":{"id":1489,"type":"article-journal","container-title":"ASHRAE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306945" w:rsidRPr="00306945">
        <w:rPr>
          <w:rFonts w:cs="Times New Roman"/>
          <w:vertAlign w:val="superscript"/>
        </w:rPr>
        <w:t>79</w:t>
      </w:r>
      <w:r>
        <w:fldChar w:fldCharType="end"/>
      </w:r>
      <w:r>
        <w:t xml:space="preserve"> as implemented in the </w:t>
      </w:r>
      <w:proofErr w:type="spellStart"/>
      <w:r>
        <w:t>comf</w:t>
      </w:r>
      <w:proofErr w:type="spellEnd"/>
      <w:r>
        <w:t xml:space="preserve"> package in the R programming language</w:t>
      </w:r>
      <w:r>
        <w:fldChar w:fldCharType="begin"/>
      </w:r>
      <w:r w:rsidR="00416536">
        <w:instrText xml:space="preserve"> ADDIN ZOTERO_ITEM CSL_CITATION {"citationID":"6EwO5E8z","properties":{"formattedCitation":"\\super 80\\nosupersub{}","plainCitation":"80","noteIndex":0},"citationItems":[{"id":1491,"uris":["http://zotero.org/users/4259226/items/39DVXW2R"],"itemData":{"id":1491,"type":"software","abstract":"Calculation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306945" w:rsidRPr="00306945">
        <w:rPr>
          <w:rFonts w:cs="Times New Roman"/>
          <w:vertAlign w:val="superscript"/>
        </w:rPr>
        <w:t>80</w:t>
      </w:r>
      <w:r>
        <w:fldChar w:fldCharType="end"/>
      </w:r>
      <w:r>
        <w:t xml:space="preserve">. The SET model requires six input parameters: indoor air temperature, mean radiant temperature, relative humidity, air velocity, metabolic rate, and clothing insulation. We assumed the mean radiant temperature is equivalent to the indoor </w:t>
      </w:r>
      <w:commentRangeStart w:id="80"/>
      <w:commentRangeStart w:id="81"/>
      <w:commentRangeStart w:id="82"/>
      <w:r>
        <w:t>air temperature</w:t>
      </w:r>
      <w:r w:rsidR="001658C9">
        <w:t>d</w:t>
      </w:r>
      <w:r w:rsidR="001658C9">
        <w:fldChar w:fldCharType="begin"/>
      </w:r>
      <w:r w:rsidR="00105E3B">
        <w:instrText xml:space="preserve"> ADDIN ZOTERO_ITEM CSL_CITATION {"citationID":"qPFjhSuh","properties":{"formattedCitation":"\\super 81\\nosupersub{}","plainCitation":"81","noteIndex":0},"citationItems":[{"id":1583,"uris":["http://zotero.org/users/4259226/items/J2YQYSR8"],"itemData":{"id":1583,"type":"article-journal","abstract":"We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306945" w:rsidRPr="00306945">
        <w:rPr>
          <w:rFonts w:cs="Times New Roman"/>
          <w:vertAlign w:val="superscript"/>
        </w:rPr>
        <w:t>81</w:t>
      </w:r>
      <w:r w:rsidR="001658C9">
        <w:fldChar w:fldCharType="end"/>
      </w:r>
      <w:r>
        <w:t xml:space="preserve">. </w:t>
      </w:r>
      <w:commentRangeEnd w:id="80"/>
      <w:r w:rsidR="0074369D">
        <w:rPr>
          <w:rStyle w:val="CommentReference"/>
        </w:rPr>
        <w:commentReference w:id="80"/>
      </w:r>
      <w:commentRangeEnd w:id="81"/>
      <w:r w:rsidR="003F02A6">
        <w:rPr>
          <w:rStyle w:val="CommentReference"/>
        </w:rPr>
        <w:commentReference w:id="81"/>
      </w:r>
      <w:commentRangeEnd w:id="82"/>
      <w:r w:rsidR="00D56AFD">
        <w:rPr>
          <w:rStyle w:val="CommentReference"/>
        </w:rPr>
        <w:commentReference w:id="82"/>
      </w:r>
      <w:r>
        <w:t xml:space="preserve">For still air, we assumed an air velocity of </w:t>
      </w:r>
      <w:commentRangeStart w:id="83"/>
      <w:commentRangeStart w:id="84"/>
      <w:commentRangeStart w:id="85"/>
      <w:r>
        <w:t>0.</w:t>
      </w:r>
      <w:r w:rsidR="003F02A6">
        <w:t>2</w:t>
      </w:r>
      <w:r>
        <w:t xml:space="preserve"> m/s</w:t>
      </w:r>
      <w:commentRangeEnd w:id="83"/>
      <w:r w:rsidR="0074369D">
        <w:rPr>
          <w:rStyle w:val="CommentReference"/>
        </w:rPr>
        <w:commentReference w:id="83"/>
      </w:r>
      <w:commentRangeEnd w:id="84"/>
      <w:r w:rsidR="00F81E67">
        <w:rPr>
          <w:rStyle w:val="CommentReference"/>
        </w:rPr>
        <w:commentReference w:id="84"/>
      </w:r>
      <w:commentRangeEnd w:id="85"/>
      <w:r w:rsidR="00D56AFD">
        <w:rPr>
          <w:rStyle w:val="CommentReference"/>
        </w:rPr>
        <w:commentReference w:id="85"/>
      </w:r>
      <w:r>
        <w:t>. For cases with elevated air movement, we used the spatially averaged air speed over the bed listed i</w:t>
      </w:r>
      <w:r w:rsidR="00416536">
        <w:fldChar w:fldCharType="begin"/>
      </w:r>
      <w:r w:rsidR="00416536">
        <w:instrText xml:space="preserve"> ADDIN ZOTERO_ITEM CSL_CITATION {"citationID":"xFYvRd4z","properties":{"formattedCitation":"\\super 82\\nosupersub{}","plainCitation":"82","noteIndex":0},"citationItems":[{"id":545,"uris":["http://zotero.org/users/4259226/items/6DXLXH43"],"itemData":{"id":545,"type":"report","collection-title":"ANSI/ASHRAE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416536">
        <w:fldChar w:fldCharType="separate"/>
      </w:r>
      <w:r w:rsidR="00306945" w:rsidRPr="00306945">
        <w:rPr>
          <w:rFonts w:cs="Times New Roman"/>
          <w:vertAlign w:val="superscript"/>
        </w:rPr>
        <w:t>82</w:t>
      </w:r>
      <w:r w:rsidR="00416536">
        <w:fldChar w:fldCharType="end"/>
      </w:r>
      <w:r>
        <w:t xml:space="preserve">n </w:t>
      </w:r>
      <w:r>
        <w:fldChar w:fldCharType="begin"/>
      </w:r>
      <w:r>
        <w:instrText xml:space="preserve"> REF _Ref121557911 \h </w:instrText>
      </w:r>
      <w:r>
        <w:fldChar w:fldCharType="separate"/>
      </w:r>
      <w:r>
        <w:t xml:space="preserve">Table </w:t>
      </w:r>
      <w:r>
        <w:rPr>
          <w:noProof/>
        </w:rPr>
        <w:t>2</w:t>
      </w:r>
      <w:r>
        <w:fldChar w:fldCharType="end"/>
      </w:r>
      <w:r>
        <w:t xml:space="preserve">. We set the metabolic rate to </w:t>
      </w:r>
      <w:commentRangeStart w:id="86"/>
      <w:commentRangeStart w:id="87"/>
      <w:commentRangeStart w:id="88"/>
      <w:r>
        <w:t xml:space="preserve">0.7 met </w:t>
      </w:r>
      <w:commentRangeEnd w:id="86"/>
      <w:r w:rsidR="00F81E67">
        <w:rPr>
          <w:rStyle w:val="CommentReference"/>
        </w:rPr>
        <w:lastRenderedPageBreak/>
        <w:commentReference w:id="86"/>
      </w:r>
      <w:commentRangeEnd w:id="87"/>
      <w:r w:rsidR="00751670">
        <w:rPr>
          <w:rStyle w:val="CommentReference"/>
        </w:rPr>
        <w:commentReference w:id="87"/>
      </w:r>
      <w:commentRangeEnd w:id="88"/>
      <w:r w:rsidR="00D56AFD">
        <w:rPr>
          <w:rStyle w:val="CommentReference"/>
        </w:rPr>
        <w:commentReference w:id="88"/>
      </w:r>
      <w:r>
        <w:t>for a sleeping person</w:t>
      </w:r>
      <w:r w:rsidR="009969F4">
        <w:rPr>
          <w:vertAlign w:val="superscript"/>
        </w:rPr>
        <w:t>94</w:t>
      </w:r>
      <w:r>
        <w:t xml:space="preserve"> and the clothing insulation as the sum of the mattress, bedding, and clothing from the laboratory experimental condition.</w:t>
      </w:r>
    </w:p>
    <w:p w14:paraId="6FF7AFF8" w14:textId="0FF13F09" w:rsidR="00A46F95" w:rsidRPr="00FC66B7" w:rsidRDefault="00A46F95" w:rsidP="00A46F95">
      <w:r>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105E3B">
        <w:instrText xml:space="preserve"> ADDIN ZOTERO_ITEM CSL_CITATION {"citationID":"EC6NYxnH","properties":{"formattedCitation":"\\super 75,83\\nosupersub{}","plainCitation":"75,83","noteIndex":0},"citationItems":[{"id":1580,"uris":["http://zotero.org/users/4259226/items/ISMJA26X"],"itemData":{"id":1580,"type":"article-journal","abstract":"As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306945" w:rsidRPr="00306945">
        <w:rPr>
          <w:rFonts w:cs="Times New Roman"/>
          <w:vertAlign w:val="superscript"/>
        </w:rPr>
        <w:t>75,83</w:t>
      </w:r>
      <w:r>
        <w:fldChar w:fldCharType="end"/>
      </w:r>
      <w:r>
        <w:t xml:space="preserve">. </w:t>
      </w:r>
    </w:p>
    <w:p w14:paraId="0C26A6AC" w14:textId="77777777" w:rsidR="00A46F95" w:rsidRDefault="00A46F95" w:rsidP="00B0241F">
      <w:pPr>
        <w:pStyle w:val="Heading3"/>
      </w:pPr>
      <w:r>
        <w:t>2021 Texas power crisis</w:t>
      </w:r>
    </w:p>
    <w:p w14:paraId="41D4C56A" w14:textId="30371F37" w:rsidR="00A46F95" w:rsidRDefault="00A46F95" w:rsidP="00A46F95">
      <w:r>
        <w:t>On February 13, 2021, a major blizzard and ice storm named Winter Storm Uri</w:t>
      </w:r>
      <w:r>
        <w:fldChar w:fldCharType="begin"/>
      </w:r>
      <w:r w:rsidR="00416536">
        <w:instrText xml:space="preserve"> ADDIN ZOTERO_ITEM CSL_CITATION {"citationID":"538HzDSu","properties":{"formattedCitation":"\\super 84\\nosupersub{}","plainCitation":"84","noteIndex":0},"citationItems":[{"id":1493,"uris":["http://zotero.org/users/4259226/items/3PK84PTY"],"itemData":{"id":1493,"type":"webpage","abstract":"Communication Tips English Français Español </w:instrText>
      </w:r>
      <w:r w:rsidR="00416536">
        <w:rPr>
          <w:rFonts w:ascii="MS Gothic" w:eastAsia="MS Gothic" w:hAnsi="MS Gothic" w:cs="MS Gothic" w:hint="eastAsia"/>
        </w:rPr>
        <w:instrText>繁體中文</w:instrText>
      </w:r>
      <w:r w:rsidR="00416536">
        <w:instrText xml:space="preserve"> Tagalog Tiếng Việt </w:instrText>
      </w:r>
      <w:r w:rsidR="00416536">
        <w:rPr>
          <w:rFonts w:ascii="Malgun Gothic" w:eastAsia="Malgun Gothic" w:hAnsi="Malgun Gothic" w:cs="Malgun Gothic" w:hint="eastAsia"/>
        </w:rPr>
        <w:instrText>한국어</w:instrText>
      </w:r>
      <w:r w:rsidR="00416536">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306945" w:rsidRPr="00306945">
        <w:rPr>
          <w:rFonts w:cs="Times New Roman"/>
          <w:vertAlign w:val="superscript"/>
        </w:rPr>
        <w:t>84</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1D7C13">
        <w:instrText xml:space="preserve"> ADDIN ZOTERO_ITEM CSL_CITATION {"citationID":"FqAozaDs","properties":{"formattedCitation":"\\super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306945" w:rsidRPr="00306945">
        <w:rPr>
          <w:rFonts w:cs="Times New Roman"/>
          <w:vertAlign w:val="superscript"/>
        </w:rPr>
        <w:t>37</w:t>
      </w:r>
      <w:r>
        <w:fldChar w:fldCharType="end"/>
      </w:r>
      <w:r>
        <w:t>, leaving millions of homes and businesses without power</w:t>
      </w:r>
      <w:r>
        <w:fldChar w:fldCharType="begin"/>
      </w:r>
      <w:r w:rsidR="00416536">
        <w:instrText xml:space="preserve"> ADDIN ZOTERO_ITEM CSL_CITATION {"citationID":"OJmbSSZ4","properties":{"formattedCitation":"\\super 85\\nosupersub{}","plainCitation":"85","noteIndex":0},"citationItems":[{"id":1499,"uris":["http://zotero.org/users/4259226/items/UN3WDCXM"],"itemData":{"id":1499,"type":"article-magazine","container-title":"Time","language":"en","title":"How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306945" w:rsidRPr="00306945">
        <w:rPr>
          <w:rFonts w:cs="Times New Roman"/>
          <w:vertAlign w:val="superscript"/>
        </w:rPr>
        <w:t>85</w:t>
      </w:r>
      <w:r>
        <w:fldChar w:fldCharType="end"/>
      </w:r>
      <w:r>
        <w:t>.</w:t>
      </w:r>
    </w:p>
    <w:p w14:paraId="1AA63E70" w14:textId="6380BFED"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416536">
        <w:instrText xml:space="preserve"> ADDIN ZOTERO_ITEM CSL_CITATION {"citationID":"NSjfU38D","properties":{"formattedCitation":"\\super 86\\nosupersub{}","plainCitation":"86","noteIndex":0},"citationItems":[{"id":1495,"uris":["http://zotero.org/users/4259226/items/UN55SK8J"],"itemData":{"id":1495,"type":"webpage","abstract":"Energy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306945" w:rsidRPr="00306945">
        <w:rPr>
          <w:rFonts w:cs="Times New Roman"/>
          <w:vertAlign w:val="superscript"/>
        </w:rPr>
        <w:t>86</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416536">
        <w:instrText xml:space="preserve"> ADDIN ZOTERO_ITEM CSL_CITATION {"citationID":"Ddb8H5g4","properties":{"formattedCitation":"\\super 87\\nosupersub{}","plainCitation":"87","noteIndex":0},"citationItems":[{"id":1589,"uris":["http://zotero.org/users/4259226/items/2A2U2CED"],"itemData":{"id":1589,"type":"report","event-place":"Washington,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306945" w:rsidRPr="00306945">
        <w:rPr>
          <w:rFonts w:cs="Times New Roman"/>
          <w:vertAlign w:val="superscript"/>
        </w:rPr>
        <w:t>87</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416536">
        <w:instrText xml:space="preserve"> ADDIN ZOTERO_ITEM CSL_CITATION {"citationID":"zMWpUEGA","properties":{"formattedCitation":"\\super 88\\nosupersub{}","plainCitation":"88","noteIndex":0},"citationItems":[{"id":1505,"uris":["http://zotero.org/users/4259226/items/EFPB5YBV"],"itemData":{"id":1505,"type":"report","event-place":"Dallas","publisher":"Texas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306945" w:rsidRPr="00306945">
        <w:rPr>
          <w:rFonts w:cs="Times New Roman"/>
          <w:vertAlign w:val="superscript"/>
        </w:rPr>
        <w:t>88</w:t>
      </w:r>
      <w:r>
        <w:fldChar w:fldCharType="end"/>
      </w:r>
      <w:r>
        <w:t xml:space="preserve">. We used </w:t>
      </w:r>
      <w:proofErr w:type="spellStart"/>
      <w:r>
        <w:t>EnergyPlus</w:t>
      </w:r>
      <w:proofErr w:type="spellEnd"/>
      <w:r>
        <w:t xml:space="preserve"> v. 22.2.0</w:t>
      </w:r>
      <w:r>
        <w:fldChar w:fldCharType="begin"/>
      </w:r>
      <w:r w:rsidR="00416536">
        <w:instrText xml:space="preserve"> ADDIN ZOTERO_ITEM CSL_CITATION {"citationID":"hIDDBGOB","properties":{"formattedCitation":"\\super 89\\nosupersub{}","plainCitation":"89","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306945" w:rsidRPr="00306945">
        <w:rPr>
          <w:rFonts w:cs="Times New Roman"/>
          <w:vertAlign w:val="superscript"/>
        </w:rPr>
        <w:t>89</w:t>
      </w:r>
      <w:r>
        <w:fldChar w:fldCharType="end"/>
      </w:r>
      <w:r>
        <w:t xml:space="preserve"> to model indoor air temperature in a single-family home with a slab-on-grade foundation based on historical trends for building permit data</w:t>
      </w:r>
      <w:r>
        <w:fldChar w:fldCharType="begin"/>
      </w:r>
      <w:r w:rsidR="00416536">
        <w:instrText xml:space="preserve"> ADDIN ZOTERO_ITEM CSL_CITATION {"citationID":"V6l20Uhe","properties":{"formattedCitation":"\\super 90\\nosupersub{}","plainCitation":"90","noteIndex":0},"citationItems":[{"id":1506,"uris":["http://zotero.org/users/4259226/items/TJ9HDXYF"],"itemData":{"id":1506,"type":"webpage","abstract":"Building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306945" w:rsidRPr="00306945">
        <w:rPr>
          <w:rFonts w:cs="Times New Roman"/>
          <w:vertAlign w:val="superscript"/>
        </w:rPr>
        <w:t>90</w:t>
      </w:r>
      <w:r>
        <w:fldChar w:fldCharType="end"/>
      </w:r>
      <w:r>
        <w:t xml:space="preserve"> and typical constructional practices in Texas</w:t>
      </w:r>
      <w:r>
        <w:fldChar w:fldCharType="begin"/>
      </w:r>
      <w:r w:rsidR="00416536">
        <w:instrText xml:space="preserve"> ADDIN ZOTERO_ITEM CSL_CITATION {"citationID":"wSEArp2J","properties":{"formattedCitation":"\\super 91\\nosupersub{}","plainCitation":"91","noteIndex":0},"citationItems":[{"id":1509,"uris":["http://zotero.org/users/4259226/items/MEIUJYDA"],"itemData":{"id":1509,"type":"document","note":"Version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306945" w:rsidRPr="00306945">
        <w:rPr>
          <w:rFonts w:cs="Times New Roman"/>
          <w:vertAlign w:val="superscript"/>
        </w:rPr>
        <w:t>91</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6A0AA5E1" w:rsidR="00A46F95" w:rsidRDefault="00A46F95" w:rsidP="00A46F95">
      <w:r>
        <w:t>We used the residential prototype building model developed by the Pacific Northwest National Laboratory (PNNL)</w:t>
      </w:r>
      <w:r>
        <w:fldChar w:fldCharType="begin"/>
      </w:r>
      <w:r w:rsidR="00416536">
        <w:instrText xml:space="preserve"> ADDIN ZOTERO_ITEM CSL_CITATION {"citationID":"lTlByLMP","properties":{"formattedCitation":"\\super 92,93\\nosupersub{}","plainCitation":"92,93","noteIndex":0},"citationItems":[{"id":1519,"uris":["http://zotero.org/users/4259226/items/AIZ68WJ2"],"itemData":{"id":1519,"type":"report","publisher":"Pacific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306945" w:rsidRPr="00306945">
        <w:rPr>
          <w:rFonts w:cs="Times New Roman"/>
          <w:vertAlign w:val="superscript"/>
        </w:rPr>
        <w:t>92,93</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DD3B88">
        <w:instrText xml:space="preserve"> ADDIN ZOTERO_ITEM CSL_CITATION {"citationID":"pMrgFQ1e","properties":{"formattedCitation":"\\super 37\\nosupersub{}","plainCitation":"37","noteIndex":0},"citationItems":[{"id":20,"uris":["http://zotero.org/users/4259226/items/PXISSYPA"],"itemData":{"id":20,"type":"report","publisher":"University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306945" w:rsidRPr="00306945">
        <w:rPr>
          <w:rFonts w:cs="Times New Roman"/>
          <w:vertAlign w:val="superscript"/>
        </w:rPr>
        <w:t>37</w:t>
      </w:r>
      <w:r w:rsidR="00DD3B88">
        <w:fldChar w:fldCharType="end"/>
      </w:r>
      <w:r>
        <w:t xml:space="preserve">. </w:t>
      </w:r>
    </w:p>
    <w:p w14:paraId="432CAC83" w14:textId="33A3A5A3"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 xml:space="preserve">simulation.  We obtained the hourly dry-bulb temperature, dew point temperature, relative humidity, seal level pressure, global horizontal radiation, wind direction, wind speed, opaque sky cover, visibility, snow depth, and rain  </w:t>
      </w:r>
      <w:r>
        <w:lastRenderedPageBreak/>
        <w:t>quantity for February 2021 from the Dallas/Fort Worth International Airport weather station through</w:t>
      </w:r>
      <w:r w:rsidR="00B0241F">
        <w:t xml:space="preserve"> Visual Crossing</w:t>
      </w:r>
      <w:r>
        <w:fldChar w:fldCharType="begin"/>
      </w:r>
      <w:r w:rsidR="00416536">
        <w:instrText xml:space="preserve"> ADDIN ZOTERO_ITEM CSL_CITATION {"citationID":"r7J7jZvW","properties":{"formattedCitation":"\\super 77\\nosupersub{}","plainCitation":"77","noteIndex":0},"citationItems":[{"id":1484,"uris":["http://zotero.org/users/4259226/items/BRNCRJAA"],"itemData":{"id":1484,"type":"webpage","title":"Weather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306945" w:rsidRPr="00306945">
        <w:rPr>
          <w:rFonts w:cs="Times New Roman"/>
          <w:vertAlign w:val="superscript"/>
        </w:rPr>
        <w:t>77</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89" w:name="_Ref121554562"/>
      <w:r>
        <w:t>(</w:t>
      </w:r>
      <w:fldSimple w:instr=" SEQ ( \* ARABIC ">
        <w:r>
          <w:rPr>
            <w:noProof/>
          </w:rPr>
          <w:t>3</w:t>
        </w:r>
      </w:fldSimple>
      <w:r>
        <w:t>)</w:t>
      </w:r>
      <w:bookmarkEnd w:id="89"/>
    </w:p>
    <w:p w14:paraId="599D279B" w14:textId="09CF366A" w:rsidR="00A46F95" w:rsidRPr="00FC66B7" w:rsidRDefault="00A46F95" w:rsidP="00A46F95">
      <w:r>
        <w:t xml:space="preserve">From the 2-Node Model by </w:t>
      </w:r>
      <w:proofErr w:type="spellStart"/>
      <w:r>
        <w:t>Gagge</w:t>
      </w:r>
      <w:proofErr w:type="spellEnd"/>
      <w:r>
        <w:t xml:space="preserve"> et al.</w:t>
      </w:r>
      <w:r>
        <w:fldChar w:fldCharType="begin"/>
      </w:r>
      <w:r w:rsidR="00105E3B">
        <w:instrText xml:space="preserve"> ADDIN ZOTERO_ITEM CSL_CITATION {"citationID":"usIwgn51","properties":{"formattedCitation":"\\super 79\\nosupersub{}","plainCitation":"79","noteIndex":0},"citationItems":[{"id":1489,"uris":["http://zotero.org/users/4259226/items/2QXKC7LM"],"itemData":{"id":1489,"type":"article-journal","container-title":"ASHRAE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306945" w:rsidRPr="00306945">
        <w:rPr>
          <w:rFonts w:cs="Times New Roman"/>
          <w:vertAlign w:val="superscript"/>
        </w:rPr>
        <w:t>79</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416536">
        <w:instrText xml:space="preserve"> ADDIN ZOTERO_ITEM CSL_CITATION {"citationID":"DmwDbpOe","properties":{"formattedCitation":"\\super 53\\nosupersub{}","plainCitation":"53","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fldChar w:fldCharType="separate"/>
      </w:r>
      <w:r w:rsidR="00306945" w:rsidRPr="00306945">
        <w:rPr>
          <w:rFonts w:cs="Times New Roman"/>
          <w:vertAlign w:val="superscript"/>
        </w:rPr>
        <w:t>53</w:t>
      </w:r>
      <w:r>
        <w:fldChar w:fldCharType="end"/>
      </w:r>
      <w:r>
        <w:t>. We considered February 14-</w:t>
      </w:r>
      <w:r w:rsidR="002A2630">
        <w:t>20</w:t>
      </w:r>
      <w:r>
        <w:t xml:space="preserve">, 2021, as the dates of the power outage for our cold exposure analysis. </w:t>
      </w:r>
    </w:p>
    <w:p w14:paraId="7D053FBE" w14:textId="0FDA0E3B" w:rsidR="00A46F95" w:rsidDel="00306945" w:rsidRDefault="00A46F95" w:rsidP="00B0241F">
      <w:pPr>
        <w:pStyle w:val="Heading1"/>
        <w:rPr>
          <w:del w:id="90" w:author="Arfa Aijazi" w:date="2023-05-19T02:37:00Z"/>
        </w:rPr>
      </w:pPr>
      <w:del w:id="91" w:author="Arfa Aijazi" w:date="2023-05-19T02:37:00Z">
        <w:r w:rsidDel="00306945">
          <w:delText>Data availability</w:delText>
        </w:r>
      </w:del>
    </w:p>
    <w:p w14:paraId="62200C3F" w14:textId="5D750A0E" w:rsidR="007E6B76" w:rsidDel="00306945" w:rsidRDefault="00BC21A7" w:rsidP="00A46F95">
      <w:pPr>
        <w:rPr>
          <w:del w:id="92" w:author="Arfa Aijazi" w:date="2023-05-19T02:37:00Z"/>
        </w:rPr>
      </w:pPr>
      <w:del w:id="93" w:author="Arfa Aijazi" w:date="2023-05-19T02:37:00Z">
        <w:r w:rsidDel="00306945">
          <w:delText xml:space="preserve">All data used in the analysis and to create Figs. 1-2 are stored on Dryad at: </w:delText>
        </w:r>
        <w:commentRangeStart w:id="94"/>
        <w:r w:rsidDel="00306945">
          <w:delText>(insert link)</w:delText>
        </w:r>
        <w:commentRangeEnd w:id="94"/>
        <w:r w:rsidR="00235A5A" w:rsidDel="00306945">
          <w:rPr>
            <w:rStyle w:val="CommentReference"/>
          </w:rPr>
          <w:commentReference w:id="94"/>
        </w:r>
        <w:r w:rsidDel="00306945">
          <w:delText>. Dryad is an open-source research data curation and publication partner.</w:delText>
        </w:r>
        <w:r w:rsidR="00235A5A" w:rsidDel="00306945">
          <w:delText xml:space="preserve"> UC Berkeley</w:delText>
        </w:r>
        <w:r w:rsidDel="00306945">
          <w:delText xml:space="preserve"> (the authors’ affiliation) is a partner </w:delText>
        </w:r>
        <w:r w:rsidR="00235A5A" w:rsidDel="00306945">
          <w:delText xml:space="preserve">of Dryad and offers Dryad as a free service for all UC Berkeley researchers to publish and archive their data. </w:delText>
        </w:r>
      </w:del>
    </w:p>
    <w:p w14:paraId="735C1C0D" w14:textId="77777777" w:rsidR="000311DB" w:rsidRDefault="007E6B76" w:rsidP="007E6B76">
      <w:pPr>
        <w:pStyle w:val="Heading1"/>
      </w:pPr>
      <w:r>
        <w:t>Code availability</w:t>
      </w:r>
    </w:p>
    <w:p w14:paraId="260654C8" w14:textId="591F6F0D" w:rsidR="00BC21A7" w:rsidRDefault="00306945" w:rsidP="000311DB">
      <w:ins w:id="95" w:author="Arfa Aijazi" w:date="2023-05-19T02:36:00Z">
        <w:r>
          <w:t>All data a</w:t>
        </w:r>
      </w:ins>
      <w:ins w:id="96" w:author="Arfa Aijazi" w:date="2023-05-19T02:37:00Z">
        <w:r>
          <w:t>nd analysis</w:t>
        </w:r>
      </w:ins>
      <w:del w:id="97" w:author="Arfa Aijazi" w:date="2023-05-19T02:36:00Z">
        <w:r w:rsidR="000311DB" w:rsidDel="00306945">
          <w:delText>Analysis</w:delText>
        </w:r>
      </w:del>
      <w:r w:rsidR="000311DB">
        <w:t xml:space="preserve"> code is provided on GitHub at</w:t>
      </w:r>
      <w:r w:rsidR="00BC21A7">
        <w:t xml:space="preserve"> </w:t>
      </w:r>
      <w:commentRangeStart w:id="98"/>
      <w:r w:rsidR="00BC21A7">
        <w:fldChar w:fldCharType="begin"/>
      </w:r>
      <w:r w:rsidR="00BC21A7">
        <w:instrText xml:space="preserve"> HYPERLINK "</w:instrText>
      </w:r>
      <w:r w:rsidR="00BC21A7" w:rsidRPr="00BC21A7">
        <w:instrText>https://github.com/anaijazi/thermalManikinSleep</w:instrText>
      </w:r>
      <w:r w:rsidR="00BC21A7">
        <w:instrText xml:space="preserve">" </w:instrText>
      </w:r>
      <w:r w:rsidR="00BC21A7">
        <w:fldChar w:fldCharType="separate"/>
      </w:r>
      <w:r w:rsidR="00BC21A7" w:rsidRPr="009F0DCB">
        <w:rPr>
          <w:rStyle w:val="Hyperlink"/>
        </w:rPr>
        <w:t>https://github.com/anaijazi/thermalManikinSleep</w:t>
      </w:r>
      <w:r w:rsidR="00BC21A7">
        <w:fldChar w:fldCharType="end"/>
      </w:r>
      <w:commentRangeEnd w:id="98"/>
      <w:r w:rsidR="00BC21A7">
        <w:rPr>
          <w:rStyle w:val="CommentReference"/>
        </w:rPr>
        <w:commentReference w:id="98"/>
      </w:r>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0A08D567" w14:textId="77777777" w:rsidR="004749BE" w:rsidRPr="004749BE" w:rsidRDefault="00306945" w:rsidP="004749BE">
      <w:pPr>
        <w:pStyle w:val="Bibliography"/>
      </w:pPr>
      <w:r>
        <w:fldChar w:fldCharType="begin"/>
      </w:r>
      <w:r w:rsidR="004749BE">
        <w:instrText xml:space="preserve"> ADDIN ZOTERO_BIBL {"uncited":[],"omitted":[],"custom":[]} CSL_BIBLIOGRAPHY </w:instrText>
      </w:r>
      <w:r>
        <w:fldChar w:fldCharType="separate"/>
      </w:r>
      <w:r w:rsidR="004749BE" w:rsidRPr="004749BE">
        <w:t>1.</w:t>
      </w:r>
      <w:r w:rsidR="004749BE" w:rsidRPr="004749BE">
        <w:tab/>
      </w:r>
      <w:proofErr w:type="spellStart"/>
      <w:r w:rsidR="004749BE" w:rsidRPr="004749BE">
        <w:t>Cappuccio</w:t>
      </w:r>
      <w:proofErr w:type="spellEnd"/>
      <w:r w:rsidR="004749BE" w:rsidRPr="004749BE">
        <w:t xml:space="preserve">, F. P., Cooper, D., </w:t>
      </w:r>
      <w:proofErr w:type="spellStart"/>
      <w:r w:rsidR="004749BE" w:rsidRPr="004749BE">
        <w:t>D’Elia</w:t>
      </w:r>
      <w:proofErr w:type="spellEnd"/>
      <w:r w:rsidR="004749BE" w:rsidRPr="004749BE">
        <w:t xml:space="preserve">, L., </w:t>
      </w:r>
      <w:proofErr w:type="spellStart"/>
      <w:r w:rsidR="004749BE" w:rsidRPr="004749BE">
        <w:t>Strazzullo</w:t>
      </w:r>
      <w:proofErr w:type="spellEnd"/>
      <w:r w:rsidR="004749BE" w:rsidRPr="004749BE">
        <w:t xml:space="preserve">, P. &amp; Miller, M. A. Sleep duration predicts cardiovascular outcomes: a systematic review and meta-analysis of prospective studies. </w:t>
      </w:r>
      <w:r w:rsidR="004749BE" w:rsidRPr="004749BE">
        <w:rPr>
          <w:i/>
          <w:iCs/>
        </w:rPr>
        <w:t>Eur. Heart J.</w:t>
      </w:r>
      <w:r w:rsidR="004749BE" w:rsidRPr="004749BE">
        <w:t xml:space="preserve"> </w:t>
      </w:r>
      <w:r w:rsidR="004749BE" w:rsidRPr="004749BE">
        <w:rPr>
          <w:b/>
          <w:bCs/>
        </w:rPr>
        <w:t>32</w:t>
      </w:r>
      <w:r w:rsidR="004749BE" w:rsidRPr="004749BE">
        <w:t>, 1484–1492 (2011).</w:t>
      </w:r>
    </w:p>
    <w:p w14:paraId="0FEF7CB4" w14:textId="77777777" w:rsidR="004749BE" w:rsidRPr="004749BE" w:rsidRDefault="004749BE" w:rsidP="004749BE">
      <w:pPr>
        <w:pStyle w:val="Bibliography"/>
      </w:pPr>
      <w:r w:rsidRPr="004749BE">
        <w:t>2.</w:t>
      </w:r>
      <w:r w:rsidRPr="004749BE">
        <w:tab/>
        <w:t xml:space="preserve">Gottlieb, D. J. </w:t>
      </w:r>
      <w:r w:rsidRPr="004749BE">
        <w:rPr>
          <w:i/>
          <w:iCs/>
        </w:rPr>
        <w:t>et al.</w:t>
      </w:r>
      <w:r w:rsidRPr="004749BE">
        <w:t xml:space="preserve"> Association of Sleep Time </w:t>
      </w:r>
      <w:proofErr w:type="gramStart"/>
      <w:r w:rsidRPr="004749BE">
        <w:t>With</w:t>
      </w:r>
      <w:proofErr w:type="gramEnd"/>
      <w:r w:rsidRPr="004749BE">
        <w:t xml:space="preserve"> Diabetes Mellitus and Impaired Glucose Tolerance. </w:t>
      </w:r>
      <w:r w:rsidRPr="004749BE">
        <w:rPr>
          <w:i/>
          <w:iCs/>
        </w:rPr>
        <w:t>Arch. Intern. Med.</w:t>
      </w:r>
      <w:r w:rsidRPr="004749BE">
        <w:t xml:space="preserve"> </w:t>
      </w:r>
      <w:r w:rsidRPr="004749BE">
        <w:rPr>
          <w:b/>
          <w:bCs/>
        </w:rPr>
        <w:t>165</w:t>
      </w:r>
      <w:r w:rsidRPr="004749BE">
        <w:t>, 863–867 (2005).</w:t>
      </w:r>
    </w:p>
    <w:p w14:paraId="718FC647" w14:textId="77777777" w:rsidR="004749BE" w:rsidRPr="004749BE" w:rsidRDefault="004749BE" w:rsidP="004749BE">
      <w:pPr>
        <w:pStyle w:val="Bibliography"/>
      </w:pPr>
      <w:r w:rsidRPr="004749BE">
        <w:t>3.</w:t>
      </w:r>
      <w:r w:rsidRPr="004749BE">
        <w:tab/>
        <w:t xml:space="preserve">Knutson, K. L. &amp; Van </w:t>
      </w:r>
      <w:proofErr w:type="spellStart"/>
      <w:r w:rsidRPr="004749BE">
        <w:t>Cauter</w:t>
      </w:r>
      <w:proofErr w:type="spellEnd"/>
      <w:r w:rsidRPr="004749BE">
        <w:t xml:space="preserve">, E. Associations between sleep loss and increased risk of obesity and diabetes. </w:t>
      </w:r>
      <w:r w:rsidRPr="004749BE">
        <w:rPr>
          <w:i/>
          <w:iCs/>
        </w:rPr>
        <w:t>Ann. N. Y. Acad. Sci.</w:t>
      </w:r>
      <w:r w:rsidRPr="004749BE">
        <w:t xml:space="preserve"> </w:t>
      </w:r>
      <w:r w:rsidRPr="004749BE">
        <w:rPr>
          <w:b/>
          <w:bCs/>
        </w:rPr>
        <w:t>1129</w:t>
      </w:r>
      <w:r w:rsidRPr="004749BE">
        <w:t>, 287–304 (2008).</w:t>
      </w:r>
    </w:p>
    <w:p w14:paraId="33B6772C" w14:textId="77777777" w:rsidR="004749BE" w:rsidRPr="004749BE" w:rsidRDefault="004749BE" w:rsidP="004749BE">
      <w:pPr>
        <w:pStyle w:val="Bibliography"/>
      </w:pPr>
      <w:r w:rsidRPr="004749BE">
        <w:t>4.</w:t>
      </w:r>
      <w:r w:rsidRPr="004749BE">
        <w:tab/>
        <w:t xml:space="preserve">Baglioni, C. </w:t>
      </w:r>
      <w:r w:rsidRPr="004749BE">
        <w:rPr>
          <w:i/>
          <w:iCs/>
        </w:rPr>
        <w:t>et al.</w:t>
      </w:r>
      <w:r w:rsidRPr="004749BE">
        <w:t xml:space="preserve"> Insomnia as a predictor of depression: a meta-analytic evaluation of longitudinal epidemiological studies. </w:t>
      </w:r>
      <w:r w:rsidRPr="004749BE">
        <w:rPr>
          <w:i/>
          <w:iCs/>
        </w:rPr>
        <w:t xml:space="preserve">J. Affect. </w:t>
      </w:r>
      <w:proofErr w:type="spellStart"/>
      <w:r w:rsidRPr="004749BE">
        <w:rPr>
          <w:i/>
          <w:iCs/>
        </w:rPr>
        <w:t>Disord</w:t>
      </w:r>
      <w:proofErr w:type="spellEnd"/>
      <w:r w:rsidRPr="004749BE">
        <w:rPr>
          <w:i/>
          <w:iCs/>
        </w:rPr>
        <w:t>.</w:t>
      </w:r>
      <w:r w:rsidRPr="004749BE">
        <w:t xml:space="preserve"> </w:t>
      </w:r>
      <w:r w:rsidRPr="004749BE">
        <w:rPr>
          <w:b/>
          <w:bCs/>
        </w:rPr>
        <w:t>135</w:t>
      </w:r>
      <w:r w:rsidRPr="004749BE">
        <w:t>, 10–19 (2011).</w:t>
      </w:r>
    </w:p>
    <w:p w14:paraId="7A06A3AE" w14:textId="77777777" w:rsidR="004749BE" w:rsidRPr="004749BE" w:rsidRDefault="004749BE" w:rsidP="004749BE">
      <w:pPr>
        <w:pStyle w:val="Bibliography"/>
      </w:pPr>
      <w:r w:rsidRPr="004749BE">
        <w:t>5.</w:t>
      </w:r>
      <w:r w:rsidRPr="004749BE">
        <w:tab/>
      </w:r>
      <w:proofErr w:type="spellStart"/>
      <w:r w:rsidRPr="004749BE">
        <w:t>Stickgold</w:t>
      </w:r>
      <w:proofErr w:type="spellEnd"/>
      <w:r w:rsidRPr="004749BE">
        <w:t xml:space="preserve">, R. A memory boost while you sleep. </w:t>
      </w:r>
      <w:r w:rsidRPr="004749BE">
        <w:rPr>
          <w:i/>
          <w:iCs/>
        </w:rPr>
        <w:t>Nature</w:t>
      </w:r>
      <w:r w:rsidRPr="004749BE">
        <w:t xml:space="preserve"> </w:t>
      </w:r>
      <w:r w:rsidRPr="004749BE">
        <w:rPr>
          <w:b/>
          <w:bCs/>
        </w:rPr>
        <w:t>444</w:t>
      </w:r>
      <w:r w:rsidRPr="004749BE">
        <w:t>, 559–560 (2006).</w:t>
      </w:r>
    </w:p>
    <w:p w14:paraId="6BC23C19" w14:textId="77777777" w:rsidR="004749BE" w:rsidRPr="004749BE" w:rsidRDefault="004749BE" w:rsidP="004749BE">
      <w:pPr>
        <w:pStyle w:val="Bibliography"/>
      </w:pPr>
      <w:r w:rsidRPr="004749BE">
        <w:t>6.</w:t>
      </w:r>
      <w:r w:rsidRPr="004749BE">
        <w:tab/>
      </w:r>
      <w:proofErr w:type="spellStart"/>
      <w:r w:rsidRPr="004749BE">
        <w:t>Xie</w:t>
      </w:r>
      <w:proofErr w:type="spellEnd"/>
      <w:r w:rsidRPr="004749BE">
        <w:t xml:space="preserve">, L. </w:t>
      </w:r>
      <w:r w:rsidRPr="004749BE">
        <w:rPr>
          <w:i/>
          <w:iCs/>
        </w:rPr>
        <w:t>et al.</w:t>
      </w:r>
      <w:r w:rsidRPr="004749BE">
        <w:t xml:space="preserve"> Sleep Drives Metabolite Clearance from the Adult Brain. </w:t>
      </w:r>
      <w:r w:rsidRPr="004749BE">
        <w:rPr>
          <w:i/>
          <w:iCs/>
        </w:rPr>
        <w:t>Science</w:t>
      </w:r>
      <w:r w:rsidRPr="004749BE">
        <w:t xml:space="preserve"> </w:t>
      </w:r>
      <w:r w:rsidRPr="004749BE">
        <w:rPr>
          <w:b/>
          <w:bCs/>
        </w:rPr>
        <w:t>342</w:t>
      </w:r>
      <w:r w:rsidRPr="004749BE">
        <w:t>, 373–377 (2013).</w:t>
      </w:r>
    </w:p>
    <w:p w14:paraId="15888EE2" w14:textId="77777777" w:rsidR="004749BE" w:rsidRPr="004749BE" w:rsidRDefault="004749BE" w:rsidP="004749BE">
      <w:pPr>
        <w:pStyle w:val="Bibliography"/>
      </w:pPr>
      <w:r w:rsidRPr="004749BE">
        <w:t>7.</w:t>
      </w:r>
      <w:r w:rsidRPr="004749BE">
        <w:tab/>
      </w:r>
      <w:proofErr w:type="spellStart"/>
      <w:r w:rsidRPr="004749BE">
        <w:t>Alhola</w:t>
      </w:r>
      <w:proofErr w:type="spellEnd"/>
      <w:r w:rsidRPr="004749BE">
        <w:t>, P. &amp; Polo-</w:t>
      </w:r>
      <w:proofErr w:type="spellStart"/>
      <w:r w:rsidRPr="004749BE">
        <w:t>Kantola</w:t>
      </w:r>
      <w:proofErr w:type="spellEnd"/>
      <w:r w:rsidRPr="004749BE">
        <w:t xml:space="preserve">, P. Sleep deprivation: Impact on cognitive performance. </w:t>
      </w:r>
      <w:proofErr w:type="spellStart"/>
      <w:r w:rsidRPr="004749BE">
        <w:rPr>
          <w:i/>
          <w:iCs/>
        </w:rPr>
        <w:t>Neuropsychiatr</w:t>
      </w:r>
      <w:proofErr w:type="spellEnd"/>
      <w:r w:rsidRPr="004749BE">
        <w:rPr>
          <w:i/>
          <w:iCs/>
        </w:rPr>
        <w:t>. Dis. Treat.</w:t>
      </w:r>
      <w:r w:rsidRPr="004749BE">
        <w:t xml:space="preserve"> </w:t>
      </w:r>
      <w:r w:rsidRPr="004749BE">
        <w:rPr>
          <w:b/>
          <w:bCs/>
        </w:rPr>
        <w:t>3</w:t>
      </w:r>
      <w:r w:rsidRPr="004749BE">
        <w:t>, 553–567 (2007).</w:t>
      </w:r>
    </w:p>
    <w:p w14:paraId="32DE3B0F" w14:textId="77777777" w:rsidR="004749BE" w:rsidRPr="004749BE" w:rsidRDefault="004749BE" w:rsidP="004749BE">
      <w:pPr>
        <w:pStyle w:val="Bibliography"/>
      </w:pPr>
      <w:r w:rsidRPr="004749BE">
        <w:t>8.</w:t>
      </w:r>
      <w:r w:rsidRPr="004749BE">
        <w:tab/>
        <w:t xml:space="preserve">Lan, L., Tsuzuki, K., Liu, Y. F. &amp; Lian, Z. W. Thermal environment and sleep quality: A review. </w:t>
      </w:r>
      <w:r w:rsidRPr="004749BE">
        <w:rPr>
          <w:i/>
          <w:iCs/>
        </w:rPr>
        <w:t>Energy Build.</w:t>
      </w:r>
      <w:r w:rsidRPr="004749BE">
        <w:t xml:space="preserve"> </w:t>
      </w:r>
      <w:r w:rsidRPr="004749BE">
        <w:rPr>
          <w:b/>
          <w:bCs/>
        </w:rPr>
        <w:t>149</w:t>
      </w:r>
      <w:r w:rsidRPr="004749BE">
        <w:t>, 101–113 (2017).</w:t>
      </w:r>
    </w:p>
    <w:p w14:paraId="128C88D1" w14:textId="77777777" w:rsidR="004749BE" w:rsidRPr="004749BE" w:rsidRDefault="004749BE" w:rsidP="004749BE">
      <w:pPr>
        <w:pStyle w:val="Bibliography"/>
      </w:pPr>
      <w:r w:rsidRPr="004749BE">
        <w:t>9.</w:t>
      </w:r>
      <w:r w:rsidRPr="004749BE">
        <w:tab/>
      </w:r>
      <w:proofErr w:type="spellStart"/>
      <w:r w:rsidRPr="004749BE">
        <w:t>Xiong</w:t>
      </w:r>
      <w:proofErr w:type="spellEnd"/>
      <w:r w:rsidRPr="004749BE">
        <w:t xml:space="preserve">, J., Lan, L., Lian, Z. &amp; De dear, R. Associations of bedroom temperature and ventilation with sleep quality. </w:t>
      </w:r>
      <w:r w:rsidRPr="004749BE">
        <w:rPr>
          <w:i/>
          <w:iCs/>
        </w:rPr>
        <w:t>Sci. Technol. Built Environ.</w:t>
      </w:r>
      <w:r w:rsidRPr="004749BE">
        <w:t xml:space="preserve"> </w:t>
      </w:r>
      <w:r w:rsidRPr="004749BE">
        <w:rPr>
          <w:b/>
          <w:bCs/>
        </w:rPr>
        <w:t>26</w:t>
      </w:r>
      <w:r w:rsidRPr="004749BE">
        <w:t>, 1274–1284 (2020).</w:t>
      </w:r>
    </w:p>
    <w:p w14:paraId="34696FA7" w14:textId="77777777" w:rsidR="004749BE" w:rsidRPr="004749BE" w:rsidRDefault="004749BE" w:rsidP="004749BE">
      <w:pPr>
        <w:pStyle w:val="Bibliography"/>
      </w:pPr>
      <w:r w:rsidRPr="004749BE">
        <w:t>10.</w:t>
      </w:r>
      <w:r w:rsidRPr="004749BE">
        <w:tab/>
        <w:t xml:space="preserve">Okamoto-Mizuno, K., Mizuno, K., Michie, S., Maeda, A. &amp; Iizuka, S. Effects of thermal environment on sleep and circadian rhythm. </w:t>
      </w:r>
      <w:r w:rsidRPr="004749BE">
        <w:rPr>
          <w:i/>
          <w:iCs/>
        </w:rPr>
        <w:t xml:space="preserve">J. Physiol. </w:t>
      </w:r>
      <w:proofErr w:type="spellStart"/>
      <w:r w:rsidRPr="004749BE">
        <w:rPr>
          <w:i/>
          <w:iCs/>
        </w:rPr>
        <w:t>Anthropol</w:t>
      </w:r>
      <w:proofErr w:type="spellEnd"/>
      <w:r w:rsidRPr="004749BE">
        <w:rPr>
          <w:i/>
          <w:iCs/>
        </w:rPr>
        <w:t>.</w:t>
      </w:r>
      <w:r w:rsidRPr="004749BE">
        <w:t xml:space="preserve"> </w:t>
      </w:r>
      <w:r w:rsidRPr="004749BE">
        <w:rPr>
          <w:b/>
          <w:bCs/>
        </w:rPr>
        <w:t>31</w:t>
      </w:r>
      <w:r w:rsidRPr="004749BE">
        <w:t>, 14 (2012).</w:t>
      </w:r>
    </w:p>
    <w:p w14:paraId="4BED1636" w14:textId="77777777" w:rsidR="004749BE" w:rsidRPr="004749BE" w:rsidRDefault="004749BE" w:rsidP="004749BE">
      <w:pPr>
        <w:pStyle w:val="Bibliography"/>
      </w:pPr>
      <w:r w:rsidRPr="004749BE">
        <w:t>11.</w:t>
      </w:r>
      <w:r w:rsidRPr="004749BE">
        <w:tab/>
        <w:t xml:space="preserve">Okamoto-Mizuno, K. Effects of Humid Heat Exposure on Human Sleep Stages and Body Temperature. </w:t>
      </w:r>
      <w:r w:rsidRPr="004749BE">
        <w:rPr>
          <w:i/>
          <w:iCs/>
        </w:rPr>
        <w:t>Sleep</w:t>
      </w:r>
      <w:r w:rsidRPr="004749BE">
        <w:t xml:space="preserve"> </w:t>
      </w:r>
      <w:r w:rsidRPr="004749BE">
        <w:rPr>
          <w:b/>
          <w:bCs/>
        </w:rPr>
        <w:t>22</w:t>
      </w:r>
      <w:r w:rsidRPr="004749BE">
        <w:t>, 767–773 (1999).</w:t>
      </w:r>
    </w:p>
    <w:p w14:paraId="6179E677" w14:textId="77777777" w:rsidR="004749BE" w:rsidRPr="004749BE" w:rsidRDefault="004749BE" w:rsidP="004749BE">
      <w:pPr>
        <w:pStyle w:val="Bibliography"/>
      </w:pPr>
      <w:r w:rsidRPr="004749BE">
        <w:t>12.</w:t>
      </w:r>
      <w:r w:rsidRPr="004749BE">
        <w:tab/>
        <w:t xml:space="preserve">Okamoto-Mizuno, K., Tsuzuki, K., Mizuno, K. &amp; </w:t>
      </w:r>
      <w:proofErr w:type="spellStart"/>
      <w:r w:rsidRPr="004749BE">
        <w:t>Ohshiro</w:t>
      </w:r>
      <w:proofErr w:type="spellEnd"/>
      <w:r w:rsidRPr="004749BE">
        <w:t xml:space="preserve">, Y. Effects of low ambient temperature on heart rate variability during sleep in humans. </w:t>
      </w:r>
      <w:r w:rsidRPr="004749BE">
        <w:rPr>
          <w:i/>
          <w:iCs/>
        </w:rPr>
        <w:t>Eur. J. Appl. Physiol.</w:t>
      </w:r>
      <w:r w:rsidRPr="004749BE">
        <w:t xml:space="preserve"> </w:t>
      </w:r>
      <w:r w:rsidRPr="004749BE">
        <w:rPr>
          <w:b/>
          <w:bCs/>
        </w:rPr>
        <w:t>105</w:t>
      </w:r>
      <w:r w:rsidRPr="004749BE">
        <w:t>, 191 (2008).</w:t>
      </w:r>
    </w:p>
    <w:p w14:paraId="1C8B3CB3" w14:textId="77777777" w:rsidR="004749BE" w:rsidRPr="004749BE" w:rsidRDefault="004749BE" w:rsidP="004749BE">
      <w:pPr>
        <w:pStyle w:val="Bibliography"/>
      </w:pPr>
      <w:r w:rsidRPr="004749BE">
        <w:lastRenderedPageBreak/>
        <w:t>13.</w:t>
      </w:r>
      <w:r w:rsidRPr="004749BE">
        <w:tab/>
      </w:r>
      <w:proofErr w:type="spellStart"/>
      <w:r w:rsidRPr="004749BE">
        <w:t>Willich</w:t>
      </w:r>
      <w:proofErr w:type="spellEnd"/>
      <w:r w:rsidRPr="004749BE">
        <w:t xml:space="preserve">, S. N. </w:t>
      </w:r>
      <w:r w:rsidRPr="004749BE">
        <w:rPr>
          <w:i/>
          <w:iCs/>
        </w:rPr>
        <w:t>et al.</w:t>
      </w:r>
      <w:r w:rsidRPr="004749BE">
        <w:t xml:space="preserve"> Increased morning incidence of myocardial infarction in the ISAM Study: absence with prior beta-adrenergic blockade. ISAM Study Group. </w:t>
      </w:r>
      <w:r w:rsidRPr="004749BE">
        <w:rPr>
          <w:i/>
          <w:iCs/>
        </w:rPr>
        <w:t>Circulation</w:t>
      </w:r>
      <w:r w:rsidRPr="004749BE">
        <w:t xml:space="preserve"> </w:t>
      </w:r>
      <w:r w:rsidRPr="004749BE">
        <w:rPr>
          <w:b/>
          <w:bCs/>
        </w:rPr>
        <w:t>80</w:t>
      </w:r>
      <w:r w:rsidRPr="004749BE">
        <w:t>, 853–858 (1989).</w:t>
      </w:r>
    </w:p>
    <w:p w14:paraId="24A44DDC" w14:textId="77777777" w:rsidR="004749BE" w:rsidRPr="004749BE" w:rsidRDefault="004749BE" w:rsidP="004749BE">
      <w:pPr>
        <w:pStyle w:val="Bibliography"/>
      </w:pPr>
      <w:r w:rsidRPr="004749BE">
        <w:t>14.</w:t>
      </w:r>
      <w:r w:rsidRPr="004749BE">
        <w:tab/>
      </w:r>
      <w:proofErr w:type="spellStart"/>
      <w:r w:rsidRPr="004749BE">
        <w:t>Sheth</w:t>
      </w:r>
      <w:proofErr w:type="spellEnd"/>
      <w:r w:rsidRPr="004749BE">
        <w:t xml:space="preserve">, T., Nair, C., Muller, J. &amp; Yusuf, S. Increased winter mortality from acute myocardial infarction and stroke: the effect of age. </w:t>
      </w:r>
      <w:r w:rsidRPr="004749BE">
        <w:rPr>
          <w:i/>
          <w:iCs/>
        </w:rPr>
        <w:t xml:space="preserve">J. Am. Coll. </w:t>
      </w:r>
      <w:proofErr w:type="spellStart"/>
      <w:r w:rsidRPr="004749BE">
        <w:rPr>
          <w:i/>
          <w:iCs/>
        </w:rPr>
        <w:t>Cardiol</w:t>
      </w:r>
      <w:proofErr w:type="spellEnd"/>
      <w:r w:rsidRPr="004749BE">
        <w:rPr>
          <w:i/>
          <w:iCs/>
        </w:rPr>
        <w:t>.</w:t>
      </w:r>
      <w:r w:rsidRPr="004749BE">
        <w:t xml:space="preserve"> </w:t>
      </w:r>
      <w:r w:rsidRPr="004749BE">
        <w:rPr>
          <w:b/>
          <w:bCs/>
        </w:rPr>
        <w:t>33</w:t>
      </w:r>
      <w:r w:rsidRPr="004749BE">
        <w:t>, 1916–1919 (1999).</w:t>
      </w:r>
    </w:p>
    <w:p w14:paraId="4E4BB88E" w14:textId="77777777" w:rsidR="004749BE" w:rsidRPr="004749BE" w:rsidRDefault="004749BE" w:rsidP="004749BE">
      <w:pPr>
        <w:pStyle w:val="Bibliography"/>
      </w:pPr>
      <w:r w:rsidRPr="004749BE">
        <w:t>15.</w:t>
      </w:r>
      <w:r w:rsidRPr="004749BE">
        <w:tab/>
        <w:t xml:space="preserve">Nicol, F. </w:t>
      </w:r>
      <w:r w:rsidRPr="004749BE">
        <w:rPr>
          <w:i/>
          <w:iCs/>
        </w:rPr>
        <w:t>The Limits of Thermal Comfort: Avoiding Overheating in European Buildings: CIBSE TM52, 2013</w:t>
      </w:r>
      <w:r w:rsidRPr="004749BE">
        <w:t>. (CIBSE, 2013).</w:t>
      </w:r>
    </w:p>
    <w:p w14:paraId="49F3EBF0" w14:textId="77777777" w:rsidR="004749BE" w:rsidRPr="004749BE" w:rsidRDefault="004749BE" w:rsidP="004749BE">
      <w:pPr>
        <w:pStyle w:val="Bibliography"/>
      </w:pPr>
      <w:r w:rsidRPr="004749BE">
        <w:t>16.</w:t>
      </w:r>
      <w:r w:rsidRPr="004749BE">
        <w:tab/>
        <w:t xml:space="preserve">Nicol, F. </w:t>
      </w:r>
      <w:proofErr w:type="gramStart"/>
      <w:r w:rsidRPr="004749BE">
        <w:t>Temperature</w:t>
      </w:r>
      <w:proofErr w:type="gramEnd"/>
      <w:r w:rsidRPr="004749BE">
        <w:t xml:space="preserve"> and sleep. </w:t>
      </w:r>
      <w:r w:rsidRPr="004749BE">
        <w:rPr>
          <w:i/>
          <w:iCs/>
        </w:rPr>
        <w:t>Energy Build.</w:t>
      </w:r>
      <w:r w:rsidRPr="004749BE">
        <w:t xml:space="preserve"> </w:t>
      </w:r>
      <w:r w:rsidRPr="004749BE">
        <w:rPr>
          <w:b/>
          <w:bCs/>
        </w:rPr>
        <w:t>204</w:t>
      </w:r>
      <w:r w:rsidRPr="004749BE">
        <w:t>, 109516 (2019).</w:t>
      </w:r>
    </w:p>
    <w:p w14:paraId="2DAF338D" w14:textId="77777777" w:rsidR="004749BE" w:rsidRPr="004749BE" w:rsidRDefault="004749BE" w:rsidP="004749BE">
      <w:pPr>
        <w:pStyle w:val="Bibliography"/>
      </w:pPr>
      <w:r w:rsidRPr="004749BE">
        <w:t>17.</w:t>
      </w:r>
      <w:r w:rsidRPr="004749BE">
        <w:tab/>
        <w:t xml:space="preserve">Lomas, K. J. </w:t>
      </w:r>
      <w:r w:rsidRPr="004749BE">
        <w:rPr>
          <w:i/>
          <w:iCs/>
        </w:rPr>
        <w:t>et al.</w:t>
      </w:r>
      <w:r w:rsidRPr="004749BE">
        <w:t xml:space="preserve"> Dwelling and household characteristics’ influence on reported and measured summertime overheating: A glimpse of a mild climate in the 2050’s. </w:t>
      </w:r>
      <w:r w:rsidRPr="004749BE">
        <w:rPr>
          <w:i/>
          <w:iCs/>
        </w:rPr>
        <w:t>Build. Environ.</w:t>
      </w:r>
      <w:r w:rsidRPr="004749BE">
        <w:t xml:space="preserve"> </w:t>
      </w:r>
      <w:r w:rsidRPr="004749BE">
        <w:rPr>
          <w:b/>
          <w:bCs/>
        </w:rPr>
        <w:t>201</w:t>
      </w:r>
      <w:r w:rsidRPr="004749BE">
        <w:t>, 107986 (2021).</w:t>
      </w:r>
    </w:p>
    <w:p w14:paraId="35596823" w14:textId="77777777" w:rsidR="004749BE" w:rsidRPr="004749BE" w:rsidRDefault="004749BE" w:rsidP="004749BE">
      <w:pPr>
        <w:pStyle w:val="Bibliography"/>
      </w:pPr>
      <w:r w:rsidRPr="004749BE">
        <w:t>18.</w:t>
      </w:r>
      <w:r w:rsidRPr="004749BE">
        <w:tab/>
        <w:t xml:space="preserve">WHO Regional office for Europe. </w:t>
      </w:r>
      <w:r w:rsidRPr="004749BE">
        <w:rPr>
          <w:i/>
          <w:iCs/>
        </w:rPr>
        <w:t>Public Health Advice on preventing health effects of heat: New and updated information for different audiences</w:t>
      </w:r>
      <w:r w:rsidRPr="004749BE">
        <w:t>. https://www.who.int/publications-detail-redirect/WHO-EURO-2011-2510-42266-58691 (2011).</w:t>
      </w:r>
    </w:p>
    <w:p w14:paraId="41FCDE3B" w14:textId="77777777" w:rsidR="004749BE" w:rsidRPr="004749BE" w:rsidRDefault="004749BE" w:rsidP="004749BE">
      <w:pPr>
        <w:pStyle w:val="Bibliography"/>
      </w:pPr>
      <w:r w:rsidRPr="004749BE">
        <w:t>19.</w:t>
      </w:r>
      <w:r w:rsidRPr="004749BE">
        <w:tab/>
        <w:t xml:space="preserve">CDC. Keep Your Cool in Hot Weather! </w:t>
      </w:r>
      <w:r w:rsidRPr="004749BE">
        <w:rPr>
          <w:i/>
          <w:iCs/>
        </w:rPr>
        <w:t>Centers for Disease Control and Prevention</w:t>
      </w:r>
      <w:r w:rsidRPr="004749BE">
        <w:t xml:space="preserve"> https://www.cdc.gov/nceh/features/extremeheat/index.html (2022).</w:t>
      </w:r>
    </w:p>
    <w:p w14:paraId="1CE65D45" w14:textId="77777777" w:rsidR="004749BE" w:rsidRPr="004749BE" w:rsidRDefault="004749BE" w:rsidP="004749BE">
      <w:pPr>
        <w:pStyle w:val="Bibliography"/>
      </w:pPr>
      <w:r w:rsidRPr="004749BE">
        <w:t>20.</w:t>
      </w:r>
      <w:r w:rsidRPr="004749BE">
        <w:tab/>
        <w:t xml:space="preserve">NHS. Heatwave: how to cope in hot weather. </w:t>
      </w:r>
      <w:r w:rsidRPr="004749BE">
        <w:rPr>
          <w:i/>
          <w:iCs/>
        </w:rPr>
        <w:t>nhs.uk</w:t>
      </w:r>
      <w:r w:rsidRPr="004749BE">
        <w:t xml:space="preserve"> https://www.nhs.uk/live-well/seasonal-health/heatwave-how-to-cope-in-hot-weather/ (2022).</w:t>
      </w:r>
    </w:p>
    <w:p w14:paraId="4C94DFC1" w14:textId="77777777" w:rsidR="004749BE" w:rsidRPr="004749BE" w:rsidRDefault="004749BE" w:rsidP="004749BE">
      <w:pPr>
        <w:pStyle w:val="Bibliography"/>
      </w:pPr>
      <w:r w:rsidRPr="004749BE">
        <w:t>21.</w:t>
      </w:r>
      <w:r w:rsidRPr="004749BE">
        <w:tab/>
        <w:t>Government of Canada, H. Extreme heat events: How to protect yourself from the health effects of extreme heat. https://www.canada.ca/en/health-canada/services/climate-change-health/extreme-heat/how-protect-yourself.html (2022).</w:t>
      </w:r>
    </w:p>
    <w:p w14:paraId="0658D817" w14:textId="77777777" w:rsidR="004749BE" w:rsidRPr="004749BE" w:rsidRDefault="004749BE" w:rsidP="004749BE">
      <w:pPr>
        <w:pStyle w:val="Bibliography"/>
      </w:pPr>
      <w:r w:rsidRPr="004749BE">
        <w:t>22.</w:t>
      </w:r>
      <w:r w:rsidRPr="004749BE">
        <w:tab/>
        <w:t xml:space="preserve">U.S. CDC. When the Power Goes Out. </w:t>
      </w:r>
      <w:r w:rsidRPr="004749BE">
        <w:rPr>
          <w:i/>
          <w:iCs/>
        </w:rPr>
        <w:t>Centers for Disease Control and Prevention (CDC) | Natural Disasters and Severe Weather</w:t>
      </w:r>
      <w:r w:rsidRPr="004749BE">
        <w:t xml:space="preserve"> https://www.cdc.gov/disasters/poweroutage/needtoknow.html (2021).</w:t>
      </w:r>
    </w:p>
    <w:p w14:paraId="1966B031" w14:textId="77777777" w:rsidR="004749BE" w:rsidRPr="004749BE" w:rsidRDefault="004749BE" w:rsidP="004749BE">
      <w:pPr>
        <w:pStyle w:val="Bibliography"/>
      </w:pPr>
      <w:r w:rsidRPr="004749BE">
        <w:lastRenderedPageBreak/>
        <w:t>23.</w:t>
      </w:r>
      <w:r w:rsidRPr="004749BE">
        <w:tab/>
        <w:t xml:space="preserve">MI State Police. Winter Power Outage Tips. </w:t>
      </w:r>
      <w:proofErr w:type="spellStart"/>
      <w:r w:rsidRPr="004749BE">
        <w:rPr>
          <w:i/>
          <w:iCs/>
        </w:rPr>
        <w:t>MIReady</w:t>
      </w:r>
      <w:proofErr w:type="spellEnd"/>
      <w:r w:rsidRPr="004749BE">
        <w:t xml:space="preserve"> https://www.michigan.gov/miready/be-informed/winter-prep/winter-power-outage-tips.</w:t>
      </w:r>
    </w:p>
    <w:p w14:paraId="1382065E" w14:textId="77777777" w:rsidR="004749BE" w:rsidRPr="004749BE" w:rsidRDefault="004749BE" w:rsidP="004749BE">
      <w:pPr>
        <w:pStyle w:val="Bibliography"/>
      </w:pPr>
      <w:r w:rsidRPr="004749BE">
        <w:t>24.</w:t>
      </w:r>
      <w:r w:rsidRPr="004749BE">
        <w:tab/>
      </w:r>
      <w:proofErr w:type="spellStart"/>
      <w:r w:rsidRPr="004749BE">
        <w:t>Barreca</w:t>
      </w:r>
      <w:proofErr w:type="spellEnd"/>
      <w:r w:rsidRPr="004749BE">
        <w:t xml:space="preserve">, A., Clay, K., Deschenes, O., Greenstone, M. &amp; Shapiro, J. S. Adapting to Climate Change: The Remarkable Decline in the US Temperature-Mortality Relationship over the Twentieth Century. </w:t>
      </w:r>
      <w:r w:rsidRPr="004749BE">
        <w:rPr>
          <w:i/>
          <w:iCs/>
        </w:rPr>
        <w:t>J. Polit. Econ.</w:t>
      </w:r>
      <w:r w:rsidRPr="004749BE">
        <w:t xml:space="preserve"> </w:t>
      </w:r>
      <w:r w:rsidRPr="004749BE">
        <w:rPr>
          <w:b/>
          <w:bCs/>
        </w:rPr>
        <w:t>124</w:t>
      </w:r>
      <w:r w:rsidRPr="004749BE">
        <w:t>, 105–159 (2016).</w:t>
      </w:r>
    </w:p>
    <w:p w14:paraId="7E3B1152" w14:textId="77777777" w:rsidR="004749BE" w:rsidRPr="004749BE" w:rsidRDefault="004749BE" w:rsidP="004749BE">
      <w:pPr>
        <w:pStyle w:val="Bibliography"/>
      </w:pPr>
      <w:r w:rsidRPr="004749BE">
        <w:t>25.</w:t>
      </w:r>
      <w:r w:rsidRPr="004749BE">
        <w:tab/>
        <w:t>EIA. 2020 RECS Survey Data. https://www.eia.gov/consumption/residential/data/2020/ (2022).</w:t>
      </w:r>
    </w:p>
    <w:p w14:paraId="3B147A70" w14:textId="77777777" w:rsidR="004749BE" w:rsidRPr="004749BE" w:rsidRDefault="004749BE" w:rsidP="004749BE">
      <w:pPr>
        <w:pStyle w:val="Bibliography"/>
      </w:pPr>
      <w:r w:rsidRPr="004749BE">
        <w:t>26.</w:t>
      </w:r>
      <w:r w:rsidRPr="004749BE">
        <w:tab/>
        <w:t xml:space="preserve">EIA. </w:t>
      </w:r>
      <w:r w:rsidRPr="004749BE">
        <w:rPr>
          <w:i/>
          <w:iCs/>
        </w:rPr>
        <w:t>Residential Energy Consumption Survey (RECS): 2015 Household Characteristics Technical Documentation Summary</w:t>
      </w:r>
      <w:r w:rsidRPr="004749BE">
        <w:t>. 22 (2018).</w:t>
      </w:r>
    </w:p>
    <w:p w14:paraId="1BA9FA13" w14:textId="77777777" w:rsidR="004749BE" w:rsidRPr="004749BE" w:rsidRDefault="004749BE" w:rsidP="004749BE">
      <w:pPr>
        <w:pStyle w:val="Bibliography"/>
      </w:pPr>
      <w:r w:rsidRPr="004749BE">
        <w:t>27.</w:t>
      </w:r>
      <w:r w:rsidRPr="004749BE">
        <w:tab/>
        <w:t xml:space="preserve">Lee, W. V. &amp; Shaman, J. Heat-coping </w:t>
      </w:r>
      <w:proofErr w:type="gramStart"/>
      <w:r w:rsidRPr="004749BE">
        <w:t>strategies</w:t>
      </w:r>
      <w:proofErr w:type="gramEnd"/>
      <w:r w:rsidRPr="004749BE">
        <w:t xml:space="preserve"> and bedroom thermal satisfaction in New York City. </w:t>
      </w:r>
      <w:r w:rsidRPr="004749BE">
        <w:rPr>
          <w:i/>
          <w:iCs/>
        </w:rPr>
        <w:t>Sci. Total Environ.</w:t>
      </w:r>
      <w:r w:rsidRPr="004749BE">
        <w:t xml:space="preserve"> </w:t>
      </w:r>
      <w:r w:rsidRPr="004749BE">
        <w:rPr>
          <w:b/>
          <w:bCs/>
        </w:rPr>
        <w:t>574</w:t>
      </w:r>
      <w:r w:rsidRPr="004749BE">
        <w:t>, 1217–1231 (2017).</w:t>
      </w:r>
    </w:p>
    <w:p w14:paraId="62EB6725" w14:textId="77777777" w:rsidR="004749BE" w:rsidRPr="004749BE" w:rsidRDefault="004749BE" w:rsidP="004749BE">
      <w:pPr>
        <w:pStyle w:val="Bibliography"/>
      </w:pPr>
      <w:r w:rsidRPr="004749BE">
        <w:t>28.</w:t>
      </w:r>
      <w:r w:rsidRPr="004749BE">
        <w:tab/>
        <w:t xml:space="preserve">Lin, Z. &amp; Deng, S. A questionnaire survey on sleeping thermal environment and bedroom air conditioning in high-rise residences in Hong Kong. </w:t>
      </w:r>
      <w:r w:rsidRPr="004749BE">
        <w:rPr>
          <w:i/>
          <w:iCs/>
        </w:rPr>
        <w:t>Energy Build.</w:t>
      </w:r>
      <w:r w:rsidRPr="004749BE">
        <w:t xml:space="preserve"> </w:t>
      </w:r>
      <w:r w:rsidRPr="004749BE">
        <w:rPr>
          <w:b/>
          <w:bCs/>
        </w:rPr>
        <w:t>38</w:t>
      </w:r>
      <w:r w:rsidRPr="004749BE">
        <w:t>, 1302–1307 (2006).</w:t>
      </w:r>
    </w:p>
    <w:p w14:paraId="7BE0D1C7" w14:textId="77777777" w:rsidR="004749BE" w:rsidRPr="004749BE" w:rsidRDefault="004749BE" w:rsidP="004749BE">
      <w:pPr>
        <w:pStyle w:val="Bibliography"/>
      </w:pPr>
      <w:r w:rsidRPr="004749BE">
        <w:t>29.</w:t>
      </w:r>
      <w:r w:rsidRPr="004749BE">
        <w:tab/>
      </w:r>
      <w:proofErr w:type="gramStart"/>
      <w:r w:rsidRPr="004749BE">
        <w:t>An,</w:t>
      </w:r>
      <w:proofErr w:type="gramEnd"/>
      <w:r w:rsidRPr="004749BE">
        <w:t xml:space="preserve"> J., Yan, D. &amp; Hong, T. Clustering and statistical analyses of air-conditioning intensity and use patterns in residential buildings. </w:t>
      </w:r>
      <w:r w:rsidRPr="004749BE">
        <w:rPr>
          <w:i/>
          <w:iCs/>
        </w:rPr>
        <w:t>Energy Build.</w:t>
      </w:r>
      <w:r w:rsidRPr="004749BE">
        <w:t xml:space="preserve"> </w:t>
      </w:r>
      <w:r w:rsidRPr="004749BE">
        <w:rPr>
          <w:b/>
          <w:bCs/>
        </w:rPr>
        <w:t>174</w:t>
      </w:r>
      <w:r w:rsidRPr="004749BE">
        <w:t>, 214–227 (2018).</w:t>
      </w:r>
    </w:p>
    <w:p w14:paraId="7ADCA93D" w14:textId="77777777" w:rsidR="004749BE" w:rsidRPr="004749BE" w:rsidRDefault="004749BE" w:rsidP="004749BE">
      <w:pPr>
        <w:pStyle w:val="Bibliography"/>
      </w:pPr>
      <w:r w:rsidRPr="004749BE">
        <w:t>30.</w:t>
      </w:r>
      <w:r w:rsidRPr="004749BE">
        <w:tab/>
        <w:t xml:space="preserve">Sekhar, S. C. &amp; Goh, S. E. Thermal comfort and IAQ characteristics of naturally/mechanically ventilated and air-conditioned bedrooms in a hot and humid climate. </w:t>
      </w:r>
      <w:r w:rsidRPr="004749BE">
        <w:rPr>
          <w:i/>
          <w:iCs/>
        </w:rPr>
        <w:t>Build. Environ.</w:t>
      </w:r>
      <w:r w:rsidRPr="004749BE">
        <w:t xml:space="preserve"> </w:t>
      </w:r>
      <w:r w:rsidRPr="004749BE">
        <w:rPr>
          <w:b/>
          <w:bCs/>
        </w:rPr>
        <w:t>46</w:t>
      </w:r>
      <w:r w:rsidRPr="004749BE">
        <w:t>, 1905–1916 (2011).</w:t>
      </w:r>
    </w:p>
    <w:p w14:paraId="7E55835D" w14:textId="77777777" w:rsidR="004749BE" w:rsidRPr="004749BE" w:rsidRDefault="004749BE" w:rsidP="004749BE">
      <w:pPr>
        <w:pStyle w:val="Bibliography"/>
      </w:pPr>
      <w:r w:rsidRPr="004749BE">
        <w:t>31.</w:t>
      </w:r>
      <w:r w:rsidRPr="004749BE">
        <w:tab/>
        <w:t>Birol, D. F. The Future of Cooling. 92 (2018).</w:t>
      </w:r>
    </w:p>
    <w:p w14:paraId="319D90E1" w14:textId="77777777" w:rsidR="004749BE" w:rsidRPr="004749BE" w:rsidRDefault="004749BE" w:rsidP="004749BE">
      <w:pPr>
        <w:pStyle w:val="Bibliography"/>
      </w:pPr>
      <w:r w:rsidRPr="004749BE">
        <w:t>32.</w:t>
      </w:r>
      <w:r w:rsidRPr="004749BE">
        <w:tab/>
        <w:t xml:space="preserve">Cox, D. T. C., Maclean, I. M. D., Gardner, A. S. &amp; Gaston, K. J. Global variation in diurnal asymmetry in temperature, cloud cover, specific humidity and precipitation and its association with leaf area index. </w:t>
      </w:r>
      <w:r w:rsidRPr="004749BE">
        <w:rPr>
          <w:i/>
          <w:iCs/>
        </w:rPr>
        <w:t>Glob. Change Biol.</w:t>
      </w:r>
      <w:r w:rsidRPr="004749BE">
        <w:t xml:space="preserve"> </w:t>
      </w:r>
      <w:r w:rsidRPr="004749BE">
        <w:rPr>
          <w:b/>
          <w:bCs/>
        </w:rPr>
        <w:t>26</w:t>
      </w:r>
      <w:r w:rsidRPr="004749BE">
        <w:t>, 7099–7111 (2020).</w:t>
      </w:r>
    </w:p>
    <w:p w14:paraId="04CBD897" w14:textId="77777777" w:rsidR="004749BE" w:rsidRPr="004749BE" w:rsidRDefault="004749BE" w:rsidP="004749BE">
      <w:pPr>
        <w:pStyle w:val="Bibliography"/>
      </w:pPr>
      <w:r w:rsidRPr="004749BE">
        <w:t>33.</w:t>
      </w:r>
      <w:r w:rsidRPr="004749BE">
        <w:tab/>
        <w:t xml:space="preserve">Murage, P., </w:t>
      </w:r>
      <w:proofErr w:type="spellStart"/>
      <w:r w:rsidRPr="004749BE">
        <w:t>Hajat</w:t>
      </w:r>
      <w:proofErr w:type="spellEnd"/>
      <w:r w:rsidRPr="004749BE">
        <w:t xml:space="preserve">, S. &amp; </w:t>
      </w:r>
      <w:proofErr w:type="spellStart"/>
      <w:r w:rsidRPr="004749BE">
        <w:t>Kovats</w:t>
      </w:r>
      <w:proofErr w:type="spellEnd"/>
      <w:r w:rsidRPr="004749BE">
        <w:t xml:space="preserve">, R. S. Effect of night-time temperatures on cause and age-specific mortality in London. </w:t>
      </w:r>
      <w:r w:rsidRPr="004749BE">
        <w:rPr>
          <w:i/>
          <w:iCs/>
        </w:rPr>
        <w:t>Environ. Epidemiol.</w:t>
      </w:r>
      <w:r w:rsidRPr="004749BE">
        <w:t xml:space="preserve"> </w:t>
      </w:r>
      <w:r w:rsidRPr="004749BE">
        <w:rPr>
          <w:b/>
          <w:bCs/>
        </w:rPr>
        <w:t>1</w:t>
      </w:r>
      <w:r w:rsidRPr="004749BE">
        <w:t>, e005 (2017).</w:t>
      </w:r>
    </w:p>
    <w:p w14:paraId="1B40CBF6" w14:textId="77777777" w:rsidR="004749BE" w:rsidRPr="004749BE" w:rsidRDefault="004749BE" w:rsidP="004749BE">
      <w:pPr>
        <w:pStyle w:val="Bibliography"/>
      </w:pPr>
      <w:r w:rsidRPr="004749BE">
        <w:lastRenderedPageBreak/>
        <w:t>34.</w:t>
      </w:r>
      <w:r w:rsidRPr="004749BE">
        <w:tab/>
      </w:r>
      <w:proofErr w:type="spellStart"/>
      <w:r w:rsidRPr="004749BE">
        <w:t>Obradovich</w:t>
      </w:r>
      <w:proofErr w:type="spellEnd"/>
      <w:r w:rsidRPr="004749BE">
        <w:t xml:space="preserve">, N., Migliorini, R., Mednick, S. C. &amp; Fowler, J. H. Nighttime temperature and human sleep loss in a changing climate. </w:t>
      </w:r>
      <w:r w:rsidRPr="004749BE">
        <w:rPr>
          <w:i/>
          <w:iCs/>
        </w:rPr>
        <w:t>Sci. Adv.</w:t>
      </w:r>
      <w:r w:rsidRPr="004749BE">
        <w:t xml:space="preserve"> </w:t>
      </w:r>
      <w:r w:rsidRPr="004749BE">
        <w:rPr>
          <w:b/>
          <w:bCs/>
        </w:rPr>
        <w:t>3</w:t>
      </w:r>
      <w:r w:rsidRPr="004749BE">
        <w:t>, e1601555 (2017).</w:t>
      </w:r>
    </w:p>
    <w:p w14:paraId="1FDD4B33" w14:textId="77777777" w:rsidR="004749BE" w:rsidRPr="004749BE" w:rsidRDefault="004749BE" w:rsidP="004749BE">
      <w:pPr>
        <w:pStyle w:val="Bibliography"/>
      </w:pPr>
      <w:r w:rsidRPr="004749BE">
        <w:t>35.</w:t>
      </w:r>
      <w:r w:rsidRPr="004749BE">
        <w:tab/>
        <w:t xml:space="preserve">de </w:t>
      </w:r>
      <w:proofErr w:type="spellStart"/>
      <w:r w:rsidRPr="004749BE">
        <w:t>Munck</w:t>
      </w:r>
      <w:proofErr w:type="spellEnd"/>
      <w:r w:rsidRPr="004749BE">
        <w:t xml:space="preserve">, C. </w:t>
      </w:r>
      <w:r w:rsidRPr="004749BE">
        <w:rPr>
          <w:i/>
          <w:iCs/>
        </w:rPr>
        <w:t>et al.</w:t>
      </w:r>
      <w:r w:rsidRPr="004749BE">
        <w:t xml:space="preserve"> How much can air conditioning increase air temperatures for a city like Paris, France? </w:t>
      </w:r>
      <w:r w:rsidRPr="004749BE">
        <w:rPr>
          <w:i/>
          <w:iCs/>
        </w:rPr>
        <w:t xml:space="preserve">Int. J. </w:t>
      </w:r>
      <w:proofErr w:type="spellStart"/>
      <w:r w:rsidRPr="004749BE">
        <w:rPr>
          <w:i/>
          <w:iCs/>
        </w:rPr>
        <w:t>Climatol</w:t>
      </w:r>
      <w:proofErr w:type="spellEnd"/>
      <w:r w:rsidRPr="004749BE">
        <w:rPr>
          <w:i/>
          <w:iCs/>
        </w:rPr>
        <w:t>.</w:t>
      </w:r>
      <w:r w:rsidRPr="004749BE">
        <w:t xml:space="preserve"> </w:t>
      </w:r>
      <w:r w:rsidRPr="004749BE">
        <w:rPr>
          <w:b/>
          <w:bCs/>
        </w:rPr>
        <w:t>33</w:t>
      </w:r>
      <w:r w:rsidRPr="004749BE">
        <w:t>, 210–227 (2013).</w:t>
      </w:r>
    </w:p>
    <w:p w14:paraId="079AAB2A" w14:textId="77777777" w:rsidR="004749BE" w:rsidRPr="004749BE" w:rsidRDefault="004749BE" w:rsidP="004749BE">
      <w:pPr>
        <w:pStyle w:val="Bibliography"/>
      </w:pPr>
      <w:r w:rsidRPr="004749BE">
        <w:t>36.</w:t>
      </w:r>
      <w:r w:rsidRPr="004749BE">
        <w:tab/>
        <w:t xml:space="preserve">Stone, B. </w:t>
      </w:r>
      <w:r w:rsidRPr="004749BE">
        <w:rPr>
          <w:i/>
          <w:iCs/>
        </w:rPr>
        <w:t>et al.</w:t>
      </w:r>
      <w:r w:rsidRPr="004749BE">
        <w:t xml:space="preserve"> Compound Climate and Infrastructure Events: How Electrical Grid Failure Alters Heat Wave Risk. </w:t>
      </w:r>
      <w:r w:rsidRPr="004749BE">
        <w:rPr>
          <w:i/>
          <w:iCs/>
        </w:rPr>
        <w:t>Environ. Sci. Technol.</w:t>
      </w:r>
      <w:r w:rsidRPr="004749BE">
        <w:t xml:space="preserve"> </w:t>
      </w:r>
      <w:r w:rsidRPr="004749BE">
        <w:rPr>
          <w:b/>
          <w:bCs/>
        </w:rPr>
        <w:t>55</w:t>
      </w:r>
      <w:r w:rsidRPr="004749BE">
        <w:t>, 6957–6964 (2021).</w:t>
      </w:r>
    </w:p>
    <w:p w14:paraId="53A5103F" w14:textId="77777777" w:rsidR="004749BE" w:rsidRPr="004749BE" w:rsidRDefault="004749BE" w:rsidP="004749BE">
      <w:pPr>
        <w:pStyle w:val="Bibliography"/>
      </w:pPr>
      <w:r w:rsidRPr="004749BE">
        <w:t>37.</w:t>
      </w:r>
      <w:r w:rsidRPr="004749BE">
        <w:tab/>
        <w:t xml:space="preserve">King, C., Rhodes, J. &amp; </w:t>
      </w:r>
      <w:proofErr w:type="spellStart"/>
      <w:r w:rsidRPr="004749BE">
        <w:t>Zarnikau</w:t>
      </w:r>
      <w:proofErr w:type="spellEnd"/>
      <w:r w:rsidRPr="004749BE">
        <w:t xml:space="preserve">, J. </w:t>
      </w:r>
      <w:r w:rsidRPr="004749BE">
        <w:rPr>
          <w:i/>
          <w:iCs/>
        </w:rPr>
        <w:t>The Timeline and Events of the February 2021 Texas Electric Grid Blackouts</w:t>
      </w:r>
      <w:r w:rsidRPr="004749BE">
        <w:t>. https://energy.utexas.edu/sites/default/files/UTAustin%20%282021%29%20EventsFebruary2021TexasBlackout%2020210714.pdf (2021).</w:t>
      </w:r>
    </w:p>
    <w:p w14:paraId="7E6D1E3E" w14:textId="77777777" w:rsidR="004749BE" w:rsidRPr="004749BE" w:rsidRDefault="004749BE" w:rsidP="004749BE">
      <w:pPr>
        <w:pStyle w:val="Bibliography"/>
      </w:pPr>
      <w:r w:rsidRPr="004749BE">
        <w:t>38.</w:t>
      </w:r>
      <w:r w:rsidRPr="004749BE">
        <w:tab/>
        <w:t xml:space="preserve">Zhang, H., </w:t>
      </w:r>
      <w:proofErr w:type="spellStart"/>
      <w:r w:rsidRPr="004749BE">
        <w:t>Arens</w:t>
      </w:r>
      <w:proofErr w:type="spellEnd"/>
      <w:r w:rsidRPr="004749BE">
        <w:t xml:space="preserve">, E. &amp; </w:t>
      </w:r>
      <w:proofErr w:type="spellStart"/>
      <w:r w:rsidRPr="004749BE">
        <w:t>Zhai</w:t>
      </w:r>
      <w:proofErr w:type="spellEnd"/>
      <w:r w:rsidRPr="004749BE">
        <w:t xml:space="preserve">, Y. A review of the corrective power of personal comfort systems in non-neutral ambient environments. </w:t>
      </w:r>
      <w:r w:rsidRPr="004749BE">
        <w:rPr>
          <w:i/>
          <w:iCs/>
        </w:rPr>
        <w:t>Build. Environ.</w:t>
      </w:r>
      <w:r w:rsidRPr="004749BE">
        <w:t xml:space="preserve"> </w:t>
      </w:r>
      <w:r w:rsidRPr="004749BE">
        <w:rPr>
          <w:b/>
          <w:bCs/>
        </w:rPr>
        <w:t>91</w:t>
      </w:r>
      <w:r w:rsidRPr="004749BE">
        <w:t>, 15–41 (2015).</w:t>
      </w:r>
    </w:p>
    <w:p w14:paraId="3B2E3D2A" w14:textId="77777777" w:rsidR="004749BE" w:rsidRPr="004749BE" w:rsidRDefault="004749BE" w:rsidP="004749BE">
      <w:pPr>
        <w:pStyle w:val="Bibliography"/>
      </w:pPr>
      <w:r w:rsidRPr="004749BE">
        <w:t>39.</w:t>
      </w:r>
      <w:r w:rsidRPr="004749BE">
        <w:tab/>
        <w:t xml:space="preserve">Rawal, R. </w:t>
      </w:r>
      <w:r w:rsidRPr="004749BE">
        <w:rPr>
          <w:i/>
          <w:iCs/>
        </w:rPr>
        <w:t>et al.</w:t>
      </w:r>
      <w:r w:rsidRPr="004749BE">
        <w:t xml:space="preserve"> Personal comfort systems: A review on comfort, energy, and economics. </w:t>
      </w:r>
      <w:r w:rsidRPr="004749BE">
        <w:rPr>
          <w:i/>
          <w:iCs/>
        </w:rPr>
        <w:t>Energy Build.</w:t>
      </w:r>
      <w:r w:rsidRPr="004749BE">
        <w:t xml:space="preserve"> </w:t>
      </w:r>
      <w:r w:rsidRPr="004749BE">
        <w:rPr>
          <w:b/>
          <w:bCs/>
        </w:rPr>
        <w:t>214</w:t>
      </w:r>
      <w:r w:rsidRPr="004749BE">
        <w:t>, 109858 (2020).</w:t>
      </w:r>
    </w:p>
    <w:p w14:paraId="77ED4BD9" w14:textId="77777777" w:rsidR="004749BE" w:rsidRPr="004749BE" w:rsidRDefault="004749BE" w:rsidP="004749BE">
      <w:pPr>
        <w:pStyle w:val="Bibliography"/>
      </w:pPr>
      <w:r w:rsidRPr="004749BE">
        <w:t>40.</w:t>
      </w:r>
      <w:r w:rsidRPr="004749BE">
        <w:tab/>
        <w:t xml:space="preserve">Sekhar, S. C. Higher space temperatures and better thermal comfort — a tropical analysis. </w:t>
      </w:r>
      <w:r w:rsidRPr="004749BE">
        <w:rPr>
          <w:i/>
          <w:iCs/>
        </w:rPr>
        <w:t>Energy Build.</w:t>
      </w:r>
      <w:r w:rsidRPr="004749BE">
        <w:t xml:space="preserve"> </w:t>
      </w:r>
      <w:r w:rsidRPr="004749BE">
        <w:rPr>
          <w:b/>
          <w:bCs/>
        </w:rPr>
        <w:t>23</w:t>
      </w:r>
      <w:r w:rsidRPr="004749BE">
        <w:t>, 63–70 (1995).</w:t>
      </w:r>
    </w:p>
    <w:p w14:paraId="6583AAA2" w14:textId="77777777" w:rsidR="004749BE" w:rsidRPr="004749BE" w:rsidRDefault="004749BE" w:rsidP="004749BE">
      <w:pPr>
        <w:pStyle w:val="Bibliography"/>
      </w:pPr>
      <w:r w:rsidRPr="004749BE">
        <w:t>41.</w:t>
      </w:r>
      <w:r w:rsidRPr="004749BE">
        <w:tab/>
        <w:t xml:space="preserve">Schiavon, S. &amp; </w:t>
      </w:r>
      <w:proofErr w:type="spellStart"/>
      <w:r w:rsidRPr="004749BE">
        <w:t>Melikov</w:t>
      </w:r>
      <w:proofErr w:type="spellEnd"/>
      <w:r w:rsidRPr="004749BE">
        <w:t xml:space="preserve">, A. K. Energy saving and improved comfort by increased air movement. </w:t>
      </w:r>
      <w:r w:rsidRPr="004749BE">
        <w:rPr>
          <w:i/>
          <w:iCs/>
        </w:rPr>
        <w:t>Energy Build.</w:t>
      </w:r>
      <w:r w:rsidRPr="004749BE">
        <w:t xml:space="preserve"> </w:t>
      </w:r>
      <w:r w:rsidRPr="004749BE">
        <w:rPr>
          <w:b/>
          <w:bCs/>
        </w:rPr>
        <w:t>40</w:t>
      </w:r>
      <w:r w:rsidRPr="004749BE">
        <w:t>, 1954–1960 (2008).</w:t>
      </w:r>
    </w:p>
    <w:p w14:paraId="0735EAC9" w14:textId="77777777" w:rsidR="004749BE" w:rsidRPr="004749BE" w:rsidRDefault="004749BE" w:rsidP="004749BE">
      <w:pPr>
        <w:pStyle w:val="Bibliography"/>
      </w:pPr>
      <w:r w:rsidRPr="004749BE">
        <w:t>42.</w:t>
      </w:r>
      <w:r w:rsidRPr="004749BE">
        <w:tab/>
        <w:t xml:space="preserve">Hoyt, T., </w:t>
      </w:r>
      <w:proofErr w:type="spellStart"/>
      <w:r w:rsidRPr="004749BE">
        <w:t>Arens</w:t>
      </w:r>
      <w:proofErr w:type="spellEnd"/>
      <w:r w:rsidRPr="004749BE">
        <w:t xml:space="preserve">, E. &amp; Zhang, H. Extending air temperature setpoints: Simulated energy savings and design considerations for new and retrofit buildings. (2014) </w:t>
      </w:r>
      <w:proofErr w:type="gramStart"/>
      <w:r w:rsidRPr="004749BE">
        <w:t>doi:10.1016/j.buildenv</w:t>
      </w:r>
      <w:proofErr w:type="gramEnd"/>
      <w:r w:rsidRPr="004749BE">
        <w:t>.2014.09.010.</w:t>
      </w:r>
    </w:p>
    <w:p w14:paraId="3A7CE402" w14:textId="77777777" w:rsidR="004749BE" w:rsidRPr="004749BE" w:rsidRDefault="004749BE" w:rsidP="004749BE">
      <w:pPr>
        <w:pStyle w:val="Bibliography"/>
      </w:pPr>
      <w:r w:rsidRPr="004749BE">
        <w:t>43.</w:t>
      </w:r>
      <w:r w:rsidRPr="004749BE">
        <w:tab/>
        <w:t xml:space="preserve">Lan, L., Qian, X. L., Lian, Z. W. &amp; Lin, Y. B. Local body cooling to improve sleep quality and thermal comfort in a hot environment. </w:t>
      </w:r>
      <w:r w:rsidRPr="004749BE">
        <w:rPr>
          <w:i/>
          <w:iCs/>
        </w:rPr>
        <w:t>Indoor Air</w:t>
      </w:r>
      <w:r w:rsidRPr="004749BE">
        <w:t xml:space="preserve"> </w:t>
      </w:r>
      <w:r w:rsidRPr="004749BE">
        <w:rPr>
          <w:b/>
          <w:bCs/>
        </w:rPr>
        <w:t>28</w:t>
      </w:r>
      <w:r w:rsidRPr="004749BE">
        <w:t>, 135–145 (2018).</w:t>
      </w:r>
    </w:p>
    <w:p w14:paraId="6443E309" w14:textId="77777777" w:rsidR="004749BE" w:rsidRPr="004749BE" w:rsidRDefault="004749BE" w:rsidP="004749BE">
      <w:pPr>
        <w:pStyle w:val="Bibliography"/>
      </w:pPr>
      <w:r w:rsidRPr="004749BE">
        <w:t>44.</w:t>
      </w:r>
      <w:r w:rsidRPr="004749BE">
        <w:tab/>
        <w:t xml:space="preserve">Kawabata, A. &amp; </w:t>
      </w:r>
      <w:proofErr w:type="spellStart"/>
      <w:r w:rsidRPr="004749BE">
        <w:t>Tokura</w:t>
      </w:r>
      <w:proofErr w:type="spellEnd"/>
      <w:r w:rsidRPr="004749BE">
        <w:t xml:space="preserve">, H. Effects of Two kinds of Pillow on Thermoregulatory Responses during Night Sleep. </w:t>
      </w:r>
      <w:r w:rsidRPr="004749BE">
        <w:rPr>
          <w:i/>
          <w:iCs/>
        </w:rPr>
        <w:t>Appl. Human Sci.</w:t>
      </w:r>
      <w:r w:rsidRPr="004749BE">
        <w:t xml:space="preserve"> </w:t>
      </w:r>
      <w:r w:rsidRPr="004749BE">
        <w:rPr>
          <w:b/>
          <w:bCs/>
        </w:rPr>
        <w:t>15</w:t>
      </w:r>
      <w:r w:rsidRPr="004749BE">
        <w:t>, 155–159 (1996).</w:t>
      </w:r>
    </w:p>
    <w:p w14:paraId="1B69C6F5" w14:textId="77777777" w:rsidR="004749BE" w:rsidRPr="004749BE" w:rsidRDefault="004749BE" w:rsidP="004749BE">
      <w:pPr>
        <w:pStyle w:val="Bibliography"/>
      </w:pPr>
      <w:r w:rsidRPr="004749BE">
        <w:lastRenderedPageBreak/>
        <w:t>45.</w:t>
      </w:r>
      <w:r w:rsidRPr="004749BE">
        <w:tab/>
        <w:t xml:space="preserve">Okamoto-Mizuno, K., Tsuzuki, K. &amp; Mizuno, K. Effects of head cooling on human sleep stages and body temperature. </w:t>
      </w:r>
      <w:r w:rsidRPr="004749BE">
        <w:rPr>
          <w:i/>
          <w:iCs/>
        </w:rPr>
        <w:t xml:space="preserve">Int. J. </w:t>
      </w:r>
      <w:proofErr w:type="spellStart"/>
      <w:r w:rsidRPr="004749BE">
        <w:rPr>
          <w:i/>
          <w:iCs/>
        </w:rPr>
        <w:t>Biometeorol</w:t>
      </w:r>
      <w:proofErr w:type="spellEnd"/>
      <w:r w:rsidRPr="004749BE">
        <w:rPr>
          <w:i/>
          <w:iCs/>
        </w:rPr>
        <w:t>.</w:t>
      </w:r>
      <w:r w:rsidRPr="004749BE">
        <w:t xml:space="preserve"> </w:t>
      </w:r>
      <w:r w:rsidRPr="004749BE">
        <w:rPr>
          <w:b/>
          <w:bCs/>
        </w:rPr>
        <w:t>48</w:t>
      </w:r>
      <w:r w:rsidRPr="004749BE">
        <w:t>, 98–102 (2003).</w:t>
      </w:r>
    </w:p>
    <w:p w14:paraId="4402740E" w14:textId="77777777" w:rsidR="004749BE" w:rsidRPr="004749BE" w:rsidRDefault="004749BE" w:rsidP="004749BE">
      <w:pPr>
        <w:pStyle w:val="Bibliography"/>
      </w:pPr>
      <w:r w:rsidRPr="004749BE">
        <w:t>46.</w:t>
      </w:r>
      <w:r w:rsidRPr="004749BE">
        <w:tab/>
        <w:t xml:space="preserve">Lan, L. </w:t>
      </w:r>
      <w:r w:rsidRPr="004749BE">
        <w:rPr>
          <w:i/>
          <w:iCs/>
        </w:rPr>
        <w:t>et al.</w:t>
      </w:r>
      <w:r w:rsidRPr="004749BE">
        <w:t xml:space="preserve"> Elevated airflow can maintain sleep quality and thermal comfort of the elderly in a hot environment. </w:t>
      </w:r>
      <w:r w:rsidRPr="004749BE">
        <w:rPr>
          <w:i/>
          <w:iCs/>
        </w:rPr>
        <w:t>Indoor Air</w:t>
      </w:r>
      <w:r w:rsidRPr="004749BE">
        <w:t xml:space="preserve"> </w:t>
      </w:r>
      <w:r w:rsidRPr="004749BE">
        <w:rPr>
          <w:b/>
          <w:bCs/>
        </w:rPr>
        <w:t>29</w:t>
      </w:r>
      <w:r w:rsidRPr="004749BE">
        <w:t>, 1040–1049 (2019).</w:t>
      </w:r>
    </w:p>
    <w:p w14:paraId="2D2B08C4" w14:textId="77777777" w:rsidR="004749BE" w:rsidRPr="004749BE" w:rsidRDefault="004749BE" w:rsidP="004749BE">
      <w:pPr>
        <w:pStyle w:val="Bibliography"/>
      </w:pPr>
      <w:r w:rsidRPr="004749BE">
        <w:t>47.</w:t>
      </w:r>
      <w:r w:rsidRPr="004749BE">
        <w:tab/>
        <w:t xml:space="preserve">Song, W., Lu, Y., Liu, Y., Yang, Y. &amp; Jiang, X. Effect of partial-body heating on thermal comfort and sleep quality of young female adults in a cold indoor environment. </w:t>
      </w:r>
      <w:r w:rsidRPr="004749BE">
        <w:rPr>
          <w:i/>
          <w:iCs/>
        </w:rPr>
        <w:t>Build. Environ.</w:t>
      </w:r>
      <w:r w:rsidRPr="004749BE">
        <w:t xml:space="preserve"> </w:t>
      </w:r>
      <w:r w:rsidRPr="004749BE">
        <w:rPr>
          <w:b/>
          <w:bCs/>
        </w:rPr>
        <w:t>169</w:t>
      </w:r>
      <w:r w:rsidRPr="004749BE">
        <w:t>, 106585 (2020).</w:t>
      </w:r>
    </w:p>
    <w:p w14:paraId="66FC0C36" w14:textId="77777777" w:rsidR="004749BE" w:rsidRPr="004749BE" w:rsidRDefault="004749BE" w:rsidP="004749BE">
      <w:pPr>
        <w:pStyle w:val="Bibliography"/>
      </w:pPr>
      <w:r w:rsidRPr="004749BE">
        <w:t>48.</w:t>
      </w:r>
      <w:r w:rsidRPr="004749BE">
        <w:tab/>
        <w:t xml:space="preserve">Okamoto-Mizuno, K., Tsuzuki, K., </w:t>
      </w:r>
      <w:proofErr w:type="spellStart"/>
      <w:r w:rsidRPr="004749BE">
        <w:t>Ohshiro</w:t>
      </w:r>
      <w:proofErr w:type="spellEnd"/>
      <w:r w:rsidRPr="004749BE">
        <w:t xml:space="preserve">, Y. &amp; Mizuno, K. Effects of an electric blanket on sleep stages and body temperature in young men. </w:t>
      </w:r>
      <w:r w:rsidRPr="004749BE">
        <w:rPr>
          <w:i/>
          <w:iCs/>
        </w:rPr>
        <w:t>Ergonomics</w:t>
      </w:r>
      <w:r w:rsidRPr="004749BE">
        <w:t xml:space="preserve"> </w:t>
      </w:r>
      <w:r w:rsidRPr="004749BE">
        <w:rPr>
          <w:b/>
          <w:bCs/>
        </w:rPr>
        <w:t>48</w:t>
      </w:r>
      <w:r w:rsidRPr="004749BE">
        <w:t>, 749–757 (2005).</w:t>
      </w:r>
    </w:p>
    <w:p w14:paraId="6E6D589E" w14:textId="77777777" w:rsidR="004749BE" w:rsidRPr="004749BE" w:rsidRDefault="004749BE" w:rsidP="004749BE">
      <w:pPr>
        <w:pStyle w:val="Bibliography"/>
      </w:pPr>
      <w:r w:rsidRPr="004749BE">
        <w:t>49.</w:t>
      </w:r>
      <w:r w:rsidRPr="004749BE">
        <w:tab/>
        <w:t xml:space="preserve">Raftery, P. </w:t>
      </w:r>
      <w:r w:rsidRPr="004749BE">
        <w:rPr>
          <w:i/>
          <w:iCs/>
        </w:rPr>
        <w:t>et al.</w:t>
      </w:r>
      <w:r w:rsidRPr="004749BE">
        <w:t xml:space="preserve"> Ceiling fans: Predicting indoor air speeds based on full scale laboratory measurements. </w:t>
      </w:r>
      <w:r w:rsidRPr="004749BE">
        <w:rPr>
          <w:i/>
          <w:iCs/>
        </w:rPr>
        <w:t>Build. Environ.</w:t>
      </w:r>
      <w:r w:rsidRPr="004749BE">
        <w:t xml:space="preserve"> </w:t>
      </w:r>
      <w:r w:rsidRPr="004749BE">
        <w:rPr>
          <w:b/>
          <w:bCs/>
        </w:rPr>
        <w:t>155</w:t>
      </w:r>
      <w:r w:rsidRPr="004749BE">
        <w:t>, 210–223 (2019).</w:t>
      </w:r>
    </w:p>
    <w:p w14:paraId="73ED9FE7" w14:textId="77777777" w:rsidR="004749BE" w:rsidRPr="004749BE" w:rsidRDefault="004749BE" w:rsidP="004749BE">
      <w:pPr>
        <w:pStyle w:val="Bibliography"/>
      </w:pPr>
      <w:r w:rsidRPr="004749BE">
        <w:t>50.</w:t>
      </w:r>
      <w:r w:rsidRPr="004749BE">
        <w:tab/>
      </w:r>
      <w:proofErr w:type="spellStart"/>
      <w:r w:rsidRPr="004749BE">
        <w:t>Pantelic</w:t>
      </w:r>
      <w:proofErr w:type="spellEnd"/>
      <w:r w:rsidRPr="004749BE">
        <w:t xml:space="preserve">, J. </w:t>
      </w:r>
      <w:r w:rsidRPr="004749BE">
        <w:rPr>
          <w:i/>
          <w:iCs/>
        </w:rPr>
        <w:t>et al.</w:t>
      </w:r>
      <w:r w:rsidRPr="004749BE">
        <w:t xml:space="preserve"> Personal CO2 cloud: laboratory measurements of metabolic CO2 inhalation zone concentration and dispersion in a typical office desk setting. </w:t>
      </w:r>
      <w:r w:rsidRPr="004749BE">
        <w:rPr>
          <w:i/>
          <w:iCs/>
        </w:rPr>
        <w:t>J. Expo. Sci. Environ. Epidemiol.</w:t>
      </w:r>
      <w:r w:rsidRPr="004749BE">
        <w:t xml:space="preserve"> </w:t>
      </w:r>
      <w:r w:rsidRPr="004749BE">
        <w:rPr>
          <w:b/>
          <w:bCs/>
        </w:rPr>
        <w:t>30</w:t>
      </w:r>
      <w:r w:rsidRPr="004749BE">
        <w:t>, 328–337 (2020).</w:t>
      </w:r>
    </w:p>
    <w:p w14:paraId="7E1C6084" w14:textId="77777777" w:rsidR="004749BE" w:rsidRPr="004749BE" w:rsidRDefault="004749BE" w:rsidP="004749BE">
      <w:pPr>
        <w:pStyle w:val="Bibliography"/>
      </w:pPr>
      <w:r w:rsidRPr="004749BE">
        <w:t>51.</w:t>
      </w:r>
      <w:r w:rsidRPr="004749BE">
        <w:tab/>
        <w:t xml:space="preserve">Miller, D. </w:t>
      </w:r>
      <w:r w:rsidRPr="004749BE">
        <w:rPr>
          <w:i/>
          <w:iCs/>
        </w:rPr>
        <w:t>et al.</w:t>
      </w:r>
      <w:r w:rsidRPr="004749BE">
        <w:t xml:space="preserve"> Cooling energy savings and occupant feedback in a </w:t>
      </w:r>
      <w:proofErr w:type="gramStart"/>
      <w:r w:rsidRPr="004749BE">
        <w:t>two year</w:t>
      </w:r>
      <w:proofErr w:type="gramEnd"/>
      <w:r w:rsidRPr="004749BE">
        <w:t xml:space="preserve"> retrofit evaluation of 99 automated ceiling fans staged with air conditioning. </w:t>
      </w:r>
      <w:r w:rsidRPr="004749BE">
        <w:rPr>
          <w:i/>
          <w:iCs/>
        </w:rPr>
        <w:t>Energy Build.</w:t>
      </w:r>
      <w:r w:rsidRPr="004749BE">
        <w:t xml:space="preserve"> </w:t>
      </w:r>
      <w:r w:rsidRPr="004749BE">
        <w:rPr>
          <w:b/>
          <w:bCs/>
        </w:rPr>
        <w:t>251</w:t>
      </w:r>
      <w:r w:rsidRPr="004749BE">
        <w:t>, 111319 (2021).</w:t>
      </w:r>
    </w:p>
    <w:p w14:paraId="21AFB50C" w14:textId="77777777" w:rsidR="004749BE" w:rsidRPr="004749BE" w:rsidRDefault="004749BE" w:rsidP="004749BE">
      <w:pPr>
        <w:pStyle w:val="Bibliography"/>
      </w:pPr>
      <w:r w:rsidRPr="004749BE">
        <w:t>52.</w:t>
      </w:r>
      <w:r w:rsidRPr="004749BE">
        <w:tab/>
        <w:t xml:space="preserve">Tanabe, S., </w:t>
      </w:r>
      <w:proofErr w:type="spellStart"/>
      <w:r w:rsidRPr="004749BE">
        <w:t>Arens</w:t>
      </w:r>
      <w:proofErr w:type="spellEnd"/>
      <w:r w:rsidRPr="004749BE">
        <w:t xml:space="preserve">, E. A., Bauman, F., Zhang, H. &amp; Madsen, T. Evaluating thermal environments by using a thermal manikin with controlled skin surface temperature. </w:t>
      </w:r>
      <w:r w:rsidRPr="004749BE">
        <w:rPr>
          <w:i/>
          <w:iCs/>
        </w:rPr>
        <w:t>ASHRAE Trans.</w:t>
      </w:r>
      <w:r w:rsidRPr="004749BE">
        <w:t xml:space="preserve"> </w:t>
      </w:r>
      <w:r w:rsidRPr="004749BE">
        <w:rPr>
          <w:b/>
          <w:bCs/>
        </w:rPr>
        <w:t>100</w:t>
      </w:r>
      <w:r w:rsidRPr="004749BE">
        <w:t>, 39–48 (1994).</w:t>
      </w:r>
    </w:p>
    <w:p w14:paraId="6CC14208" w14:textId="77777777" w:rsidR="004749BE" w:rsidRPr="004749BE" w:rsidRDefault="004749BE" w:rsidP="004749BE">
      <w:pPr>
        <w:pStyle w:val="Bibliography"/>
      </w:pPr>
      <w:r w:rsidRPr="004749BE">
        <w:t>53.</w:t>
      </w:r>
      <w:r w:rsidRPr="004749BE">
        <w:tab/>
      </w:r>
      <w:r w:rsidRPr="004749BE">
        <w:rPr>
          <w:i/>
          <w:iCs/>
        </w:rPr>
        <w:t>WHO Housing and Health Guidelines</w:t>
      </w:r>
      <w:r w:rsidRPr="004749BE">
        <w:t>. (World Health Organization, 2018).</w:t>
      </w:r>
    </w:p>
    <w:p w14:paraId="4D0F2158" w14:textId="77777777" w:rsidR="004749BE" w:rsidRPr="004749BE" w:rsidRDefault="004749BE" w:rsidP="004749BE">
      <w:pPr>
        <w:pStyle w:val="Bibliography"/>
      </w:pPr>
      <w:r w:rsidRPr="004749BE">
        <w:t>54.</w:t>
      </w:r>
      <w:r w:rsidRPr="004749BE">
        <w:tab/>
      </w:r>
      <w:proofErr w:type="spellStart"/>
      <w:r w:rsidRPr="004749BE">
        <w:t>Eron</w:t>
      </w:r>
      <w:proofErr w:type="spellEnd"/>
      <w:r w:rsidRPr="004749BE">
        <w:t xml:space="preserve">, K. </w:t>
      </w:r>
      <w:r w:rsidRPr="004749BE">
        <w:rPr>
          <w:i/>
          <w:iCs/>
        </w:rPr>
        <w:t>et al.</w:t>
      </w:r>
      <w:r w:rsidRPr="004749BE">
        <w:t xml:space="preserve"> Weighted Blanket Use: A Systematic Review. </w:t>
      </w:r>
      <w:r w:rsidRPr="004749BE">
        <w:rPr>
          <w:i/>
          <w:iCs/>
        </w:rPr>
        <w:t xml:space="preserve">Am. J. </w:t>
      </w:r>
      <w:proofErr w:type="spellStart"/>
      <w:r w:rsidRPr="004749BE">
        <w:rPr>
          <w:i/>
          <w:iCs/>
        </w:rPr>
        <w:t>Occup</w:t>
      </w:r>
      <w:proofErr w:type="spellEnd"/>
      <w:r w:rsidRPr="004749BE">
        <w:rPr>
          <w:i/>
          <w:iCs/>
        </w:rPr>
        <w:t xml:space="preserve">. </w:t>
      </w:r>
      <w:proofErr w:type="spellStart"/>
      <w:r w:rsidRPr="004749BE">
        <w:rPr>
          <w:i/>
          <w:iCs/>
        </w:rPr>
        <w:t>Ther</w:t>
      </w:r>
      <w:proofErr w:type="spellEnd"/>
      <w:r w:rsidRPr="004749BE">
        <w:rPr>
          <w:i/>
          <w:iCs/>
        </w:rPr>
        <w:t>.</w:t>
      </w:r>
      <w:r w:rsidRPr="004749BE">
        <w:t xml:space="preserve"> </w:t>
      </w:r>
      <w:r w:rsidRPr="004749BE">
        <w:rPr>
          <w:b/>
          <w:bCs/>
        </w:rPr>
        <w:t>74</w:t>
      </w:r>
      <w:r w:rsidRPr="004749BE">
        <w:t>, 7402205010p1-7402205010p14 (2020).</w:t>
      </w:r>
    </w:p>
    <w:p w14:paraId="587F114C" w14:textId="77777777" w:rsidR="004749BE" w:rsidRPr="004749BE" w:rsidRDefault="004749BE" w:rsidP="004749BE">
      <w:pPr>
        <w:pStyle w:val="Bibliography"/>
      </w:pPr>
      <w:r w:rsidRPr="004749BE">
        <w:t>55.</w:t>
      </w:r>
      <w:r w:rsidRPr="004749BE">
        <w:tab/>
        <w:t xml:space="preserve">360 Research Reports. </w:t>
      </w:r>
      <w:r w:rsidRPr="004749BE">
        <w:rPr>
          <w:i/>
          <w:iCs/>
        </w:rPr>
        <w:t>Global Memory Foam Mattress Market Research Report</w:t>
      </w:r>
      <w:r w:rsidRPr="004749BE">
        <w:t>. 90 (2020).</w:t>
      </w:r>
    </w:p>
    <w:p w14:paraId="1DC772C5" w14:textId="77777777" w:rsidR="004749BE" w:rsidRPr="004749BE" w:rsidRDefault="004749BE" w:rsidP="004749BE">
      <w:pPr>
        <w:pStyle w:val="Bibliography"/>
      </w:pPr>
      <w:r w:rsidRPr="004749BE">
        <w:t>56.</w:t>
      </w:r>
      <w:r w:rsidRPr="004749BE">
        <w:tab/>
        <w:t xml:space="preserve">Inoue, Y., </w:t>
      </w:r>
      <w:proofErr w:type="spellStart"/>
      <w:r w:rsidRPr="004749BE">
        <w:t>Shibasaki</w:t>
      </w:r>
      <w:proofErr w:type="spellEnd"/>
      <w:r w:rsidRPr="004749BE">
        <w:t xml:space="preserve">, M., Ueda, H. &amp; </w:t>
      </w:r>
      <w:proofErr w:type="spellStart"/>
      <w:r w:rsidRPr="004749BE">
        <w:t>Ishizashi</w:t>
      </w:r>
      <w:proofErr w:type="spellEnd"/>
      <w:r w:rsidRPr="004749BE">
        <w:t xml:space="preserve">, H. Mechanisms underlying the age-related decrement in the human sweating response. </w:t>
      </w:r>
      <w:r w:rsidRPr="004749BE">
        <w:rPr>
          <w:i/>
          <w:iCs/>
        </w:rPr>
        <w:t>Eur. J. Appl. Physiol.</w:t>
      </w:r>
      <w:r w:rsidRPr="004749BE">
        <w:t xml:space="preserve"> </w:t>
      </w:r>
      <w:r w:rsidRPr="004749BE">
        <w:rPr>
          <w:b/>
          <w:bCs/>
        </w:rPr>
        <w:t>79</w:t>
      </w:r>
      <w:r w:rsidRPr="004749BE">
        <w:t>, 121–126 (1999).</w:t>
      </w:r>
    </w:p>
    <w:p w14:paraId="078AA119" w14:textId="77777777" w:rsidR="004749BE" w:rsidRPr="004749BE" w:rsidRDefault="004749BE" w:rsidP="004749BE">
      <w:pPr>
        <w:pStyle w:val="Bibliography"/>
      </w:pPr>
      <w:r w:rsidRPr="004749BE">
        <w:lastRenderedPageBreak/>
        <w:t>57.</w:t>
      </w:r>
      <w:r w:rsidRPr="004749BE">
        <w:tab/>
      </w:r>
      <w:proofErr w:type="spellStart"/>
      <w:r w:rsidRPr="004749BE">
        <w:t>Arens</w:t>
      </w:r>
      <w:proofErr w:type="spellEnd"/>
      <w:r w:rsidRPr="004749BE">
        <w:t xml:space="preserve">, E., Zhang, H. &amp; Huizenga, C. Partial- and whole-body thermal sensation and comfort—Part II: Non-uniform environmental conditions. </w:t>
      </w:r>
      <w:r w:rsidRPr="004749BE">
        <w:rPr>
          <w:i/>
          <w:iCs/>
        </w:rPr>
        <w:t>J. Therm. Biol.</w:t>
      </w:r>
      <w:r w:rsidRPr="004749BE">
        <w:t xml:space="preserve"> </w:t>
      </w:r>
      <w:r w:rsidRPr="004749BE">
        <w:rPr>
          <w:b/>
          <w:bCs/>
        </w:rPr>
        <w:t>31</w:t>
      </w:r>
      <w:r w:rsidRPr="004749BE">
        <w:t>, 60–66 (2006).</w:t>
      </w:r>
    </w:p>
    <w:p w14:paraId="6C52F207" w14:textId="77777777" w:rsidR="004749BE" w:rsidRPr="004749BE" w:rsidRDefault="004749BE" w:rsidP="004749BE">
      <w:pPr>
        <w:pStyle w:val="Bibliography"/>
      </w:pPr>
      <w:r w:rsidRPr="004749BE">
        <w:t>58.</w:t>
      </w:r>
      <w:r w:rsidRPr="004749BE">
        <w:tab/>
        <w:t xml:space="preserve">Bauman, F. &amp; </w:t>
      </w:r>
      <w:proofErr w:type="spellStart"/>
      <w:r w:rsidRPr="004749BE">
        <w:t>Arens</w:t>
      </w:r>
      <w:proofErr w:type="spellEnd"/>
      <w:r w:rsidRPr="004749BE">
        <w:t>, E. The development of a controlled environment chamber for the physical and subjective assessment of human comfort in office environments. (1988).</w:t>
      </w:r>
    </w:p>
    <w:p w14:paraId="451BEE5A" w14:textId="77777777" w:rsidR="004749BE" w:rsidRPr="004749BE" w:rsidRDefault="004749BE" w:rsidP="004749BE">
      <w:pPr>
        <w:pStyle w:val="Bibliography"/>
      </w:pPr>
      <w:r w:rsidRPr="004749BE">
        <w:t>59.</w:t>
      </w:r>
      <w:r w:rsidRPr="004749BE">
        <w:tab/>
      </w:r>
      <w:proofErr w:type="spellStart"/>
      <w:r w:rsidRPr="004749BE">
        <w:t>Arens</w:t>
      </w:r>
      <w:proofErr w:type="spellEnd"/>
      <w:r w:rsidRPr="004749BE">
        <w:t xml:space="preserve">, E. a., Bauman, F. s., Johnston, L. p. &amp; Zhang, H. Testing of Localized Ventilation Systems in a New Controlled Environment Chamber. </w:t>
      </w:r>
      <w:r w:rsidRPr="004749BE">
        <w:rPr>
          <w:i/>
          <w:iCs/>
        </w:rPr>
        <w:t>Indoor Air</w:t>
      </w:r>
      <w:r w:rsidRPr="004749BE">
        <w:t xml:space="preserve"> </w:t>
      </w:r>
      <w:r w:rsidRPr="004749BE">
        <w:rPr>
          <w:b/>
          <w:bCs/>
        </w:rPr>
        <w:t>1</w:t>
      </w:r>
      <w:r w:rsidRPr="004749BE">
        <w:t>, 263–281 (1991).</w:t>
      </w:r>
    </w:p>
    <w:p w14:paraId="5B93DD9E" w14:textId="77777777" w:rsidR="004749BE" w:rsidRPr="004749BE" w:rsidRDefault="004749BE" w:rsidP="004749BE">
      <w:pPr>
        <w:pStyle w:val="Bibliography"/>
      </w:pPr>
      <w:r w:rsidRPr="004749BE">
        <w:t>60.</w:t>
      </w:r>
      <w:r w:rsidRPr="004749BE">
        <w:tab/>
        <w:t>PT-Teknik. Thermal manikins.</w:t>
      </w:r>
    </w:p>
    <w:p w14:paraId="52A9D7F4" w14:textId="77777777" w:rsidR="004749BE" w:rsidRPr="004749BE" w:rsidRDefault="004749BE" w:rsidP="004749BE">
      <w:pPr>
        <w:pStyle w:val="Bibliography"/>
      </w:pPr>
      <w:r w:rsidRPr="004749BE">
        <w:t>61.</w:t>
      </w:r>
      <w:r w:rsidRPr="004749BE">
        <w:tab/>
        <w:t xml:space="preserve">BYTELINE. </w:t>
      </w:r>
      <w:r w:rsidRPr="004749BE">
        <w:rPr>
          <w:i/>
          <w:iCs/>
        </w:rPr>
        <w:t>Manikin Manual</w:t>
      </w:r>
      <w:r w:rsidRPr="004749BE">
        <w:t>. https://manikin.dk/ (2008).</w:t>
      </w:r>
    </w:p>
    <w:p w14:paraId="58CE9883" w14:textId="77777777" w:rsidR="004749BE" w:rsidRPr="004749BE" w:rsidRDefault="004749BE" w:rsidP="004749BE">
      <w:pPr>
        <w:pStyle w:val="Bibliography"/>
      </w:pPr>
      <w:r w:rsidRPr="004749BE">
        <w:t>62.</w:t>
      </w:r>
      <w:r w:rsidRPr="004749BE">
        <w:tab/>
      </w:r>
      <w:proofErr w:type="spellStart"/>
      <w:r w:rsidRPr="004749BE">
        <w:t>Melikov</w:t>
      </w:r>
      <w:proofErr w:type="spellEnd"/>
      <w:r w:rsidRPr="004749BE">
        <w:t xml:space="preserve">, A. Breathing thermal manikins for indoor environment assessment: important characteristics and requirements. </w:t>
      </w:r>
      <w:r w:rsidRPr="004749BE">
        <w:rPr>
          <w:i/>
          <w:iCs/>
        </w:rPr>
        <w:t>Eur. J. Appl. Physiol.</w:t>
      </w:r>
      <w:r w:rsidRPr="004749BE">
        <w:t xml:space="preserve"> </w:t>
      </w:r>
      <w:r w:rsidRPr="004749BE">
        <w:rPr>
          <w:b/>
          <w:bCs/>
        </w:rPr>
        <w:t>92</w:t>
      </w:r>
      <w:r w:rsidRPr="004749BE">
        <w:t>, 710–713 (2004).</w:t>
      </w:r>
    </w:p>
    <w:p w14:paraId="08BDB083" w14:textId="77777777" w:rsidR="004749BE" w:rsidRPr="004749BE" w:rsidRDefault="004749BE" w:rsidP="004749BE">
      <w:pPr>
        <w:pStyle w:val="Bibliography"/>
      </w:pPr>
      <w:r w:rsidRPr="004749BE">
        <w:t>63.</w:t>
      </w:r>
      <w:r w:rsidRPr="004749BE">
        <w:tab/>
        <w:t xml:space="preserve">Huizenga, C., Hui, Z. &amp; </w:t>
      </w:r>
      <w:proofErr w:type="spellStart"/>
      <w:r w:rsidRPr="004749BE">
        <w:t>Arens</w:t>
      </w:r>
      <w:proofErr w:type="spellEnd"/>
      <w:r w:rsidRPr="004749BE">
        <w:t xml:space="preserve">, E. A model of human physiology and comfort for assessing complex thermal environments. </w:t>
      </w:r>
      <w:r w:rsidRPr="004749BE">
        <w:rPr>
          <w:i/>
          <w:iCs/>
        </w:rPr>
        <w:t>Build. Environ.</w:t>
      </w:r>
      <w:r w:rsidRPr="004749BE">
        <w:t xml:space="preserve"> </w:t>
      </w:r>
      <w:r w:rsidRPr="004749BE">
        <w:rPr>
          <w:b/>
          <w:bCs/>
        </w:rPr>
        <w:t>36</w:t>
      </w:r>
      <w:r w:rsidRPr="004749BE">
        <w:t>, 691–699 (2001).</w:t>
      </w:r>
    </w:p>
    <w:p w14:paraId="702939AD" w14:textId="77777777" w:rsidR="004749BE" w:rsidRPr="004749BE" w:rsidRDefault="004749BE" w:rsidP="004749BE">
      <w:pPr>
        <w:pStyle w:val="Bibliography"/>
      </w:pPr>
      <w:r w:rsidRPr="004749BE">
        <w:t>64.</w:t>
      </w:r>
      <w:r w:rsidRPr="004749BE">
        <w:tab/>
        <w:t>PT Teknik. Thermal manikin calibration. (2020).</w:t>
      </w:r>
    </w:p>
    <w:p w14:paraId="78968281" w14:textId="77777777" w:rsidR="004749BE" w:rsidRPr="004749BE" w:rsidRDefault="004749BE" w:rsidP="004749BE">
      <w:pPr>
        <w:pStyle w:val="Bibliography"/>
      </w:pPr>
      <w:r w:rsidRPr="004749BE">
        <w:t>65.</w:t>
      </w:r>
      <w:r w:rsidRPr="004749BE">
        <w:tab/>
        <w:t>Cohn, S. A. C. Development of a Personal Heater Efficiency Index. (University of California, Berkeley, 2017).</w:t>
      </w:r>
    </w:p>
    <w:p w14:paraId="411974FE" w14:textId="77777777" w:rsidR="004749BE" w:rsidRPr="004749BE" w:rsidRDefault="004749BE" w:rsidP="004749BE">
      <w:pPr>
        <w:pStyle w:val="Bibliography"/>
      </w:pPr>
      <w:r w:rsidRPr="004749BE">
        <w:t>66.</w:t>
      </w:r>
      <w:r w:rsidRPr="004749BE">
        <w:tab/>
        <w:t xml:space="preserve">Schiavon, S. &amp; </w:t>
      </w:r>
      <w:proofErr w:type="spellStart"/>
      <w:r w:rsidRPr="004749BE">
        <w:t>Melikov</w:t>
      </w:r>
      <w:proofErr w:type="spellEnd"/>
      <w:r w:rsidRPr="004749BE">
        <w:t xml:space="preserve">, A. K. Introduction of a Cooling-Fan Efficiency Index. </w:t>
      </w:r>
      <w:r w:rsidRPr="004749BE">
        <w:rPr>
          <w:i/>
          <w:iCs/>
        </w:rPr>
        <w:t>HVACR Res.</w:t>
      </w:r>
      <w:r w:rsidRPr="004749BE">
        <w:t xml:space="preserve"> </w:t>
      </w:r>
      <w:r w:rsidRPr="004749BE">
        <w:rPr>
          <w:b/>
          <w:bCs/>
        </w:rPr>
        <w:t>15</w:t>
      </w:r>
      <w:r w:rsidRPr="004749BE">
        <w:t>, 1121–1144 (2009).</w:t>
      </w:r>
    </w:p>
    <w:p w14:paraId="08A9FDEF" w14:textId="77777777" w:rsidR="004749BE" w:rsidRPr="004749BE" w:rsidRDefault="004749BE" w:rsidP="004749BE">
      <w:pPr>
        <w:pStyle w:val="Bibliography"/>
      </w:pPr>
      <w:r w:rsidRPr="004749BE">
        <w:t>67.</w:t>
      </w:r>
      <w:r w:rsidRPr="004749BE">
        <w:tab/>
        <w:t xml:space="preserve">Yang, B. </w:t>
      </w:r>
      <w:r w:rsidRPr="004749BE">
        <w:rPr>
          <w:i/>
          <w:iCs/>
        </w:rPr>
        <w:t>et al.</w:t>
      </w:r>
      <w:r w:rsidRPr="004749BE">
        <w:t xml:space="preserve"> Cooling efficiency of a brushless direct current stand fan. </w:t>
      </w:r>
      <w:r w:rsidRPr="004749BE">
        <w:rPr>
          <w:i/>
          <w:iCs/>
        </w:rPr>
        <w:t>Build. Environ.</w:t>
      </w:r>
      <w:r w:rsidRPr="004749BE">
        <w:t xml:space="preserve"> </w:t>
      </w:r>
      <w:r w:rsidRPr="004749BE">
        <w:rPr>
          <w:b/>
          <w:bCs/>
        </w:rPr>
        <w:t>85</w:t>
      </w:r>
      <w:r w:rsidRPr="004749BE">
        <w:t>, 196–204 (2015).</w:t>
      </w:r>
    </w:p>
    <w:p w14:paraId="7C7F5C23" w14:textId="77777777" w:rsidR="004749BE" w:rsidRPr="004749BE" w:rsidRDefault="004749BE" w:rsidP="004749BE">
      <w:pPr>
        <w:pStyle w:val="Bibliography"/>
      </w:pPr>
      <w:r w:rsidRPr="004749BE">
        <w:t>68.</w:t>
      </w:r>
      <w:r w:rsidRPr="004749BE">
        <w:tab/>
        <w:t>Emergency Blanket. https://www.surviveoutdoorslonger.com/survive-outdoors-longer-emergency-blanket.html.</w:t>
      </w:r>
    </w:p>
    <w:p w14:paraId="3CFEB243" w14:textId="77777777" w:rsidR="004749BE" w:rsidRPr="004749BE" w:rsidRDefault="004749BE" w:rsidP="004749BE">
      <w:pPr>
        <w:pStyle w:val="Bibliography"/>
      </w:pPr>
      <w:r w:rsidRPr="004749BE">
        <w:t>69.</w:t>
      </w:r>
      <w:r w:rsidRPr="004749BE">
        <w:tab/>
      </w:r>
      <w:proofErr w:type="spellStart"/>
      <w:r w:rsidRPr="004749BE">
        <w:t>Anttonen</w:t>
      </w:r>
      <w:proofErr w:type="spellEnd"/>
      <w:r w:rsidRPr="004749BE">
        <w:t xml:space="preserve">, H. </w:t>
      </w:r>
      <w:r w:rsidRPr="004749BE">
        <w:rPr>
          <w:i/>
          <w:iCs/>
        </w:rPr>
        <w:t>et al.</w:t>
      </w:r>
      <w:r w:rsidRPr="004749BE">
        <w:t xml:space="preserve"> Thermal Manikin Measurements—Exact or Not? </w:t>
      </w:r>
      <w:r w:rsidRPr="004749BE">
        <w:rPr>
          <w:i/>
          <w:iCs/>
        </w:rPr>
        <w:t xml:space="preserve">Int. J. </w:t>
      </w:r>
      <w:proofErr w:type="spellStart"/>
      <w:r w:rsidRPr="004749BE">
        <w:rPr>
          <w:i/>
          <w:iCs/>
        </w:rPr>
        <w:t>Occup</w:t>
      </w:r>
      <w:proofErr w:type="spellEnd"/>
      <w:r w:rsidRPr="004749BE">
        <w:rPr>
          <w:i/>
          <w:iCs/>
        </w:rPr>
        <w:t xml:space="preserve">. </w:t>
      </w:r>
      <w:proofErr w:type="spellStart"/>
      <w:r w:rsidRPr="004749BE">
        <w:rPr>
          <w:i/>
          <w:iCs/>
        </w:rPr>
        <w:t>Saf</w:t>
      </w:r>
      <w:proofErr w:type="spellEnd"/>
      <w:r w:rsidRPr="004749BE">
        <w:rPr>
          <w:i/>
          <w:iCs/>
        </w:rPr>
        <w:t>. Ergon.</w:t>
      </w:r>
      <w:r w:rsidRPr="004749BE">
        <w:t xml:space="preserve"> </w:t>
      </w:r>
      <w:r w:rsidRPr="004749BE">
        <w:rPr>
          <w:b/>
          <w:bCs/>
        </w:rPr>
        <w:t>10</w:t>
      </w:r>
      <w:r w:rsidRPr="004749BE">
        <w:t>, 291–300 (2004).</w:t>
      </w:r>
    </w:p>
    <w:p w14:paraId="12097E72" w14:textId="77777777" w:rsidR="004749BE" w:rsidRPr="004749BE" w:rsidRDefault="004749BE" w:rsidP="004749BE">
      <w:pPr>
        <w:pStyle w:val="Bibliography"/>
      </w:pPr>
      <w:r w:rsidRPr="004749BE">
        <w:t>70.</w:t>
      </w:r>
      <w:r w:rsidRPr="004749BE">
        <w:tab/>
        <w:t xml:space="preserve">JCGM/WG1. </w:t>
      </w:r>
      <w:r w:rsidRPr="004749BE">
        <w:rPr>
          <w:i/>
          <w:iCs/>
        </w:rPr>
        <w:t>Evaluation of measurement data—Guide to the expression of uncertainty in measurement</w:t>
      </w:r>
      <w:r w:rsidRPr="004749BE">
        <w:t>. vol. 50 (International Standards Organization (ISO)), 2008).</w:t>
      </w:r>
    </w:p>
    <w:p w14:paraId="1144A78B" w14:textId="77777777" w:rsidR="004749BE" w:rsidRPr="004749BE" w:rsidRDefault="004749BE" w:rsidP="004749BE">
      <w:pPr>
        <w:pStyle w:val="Bibliography"/>
      </w:pPr>
      <w:r w:rsidRPr="004749BE">
        <w:lastRenderedPageBreak/>
        <w:t>71.</w:t>
      </w:r>
      <w:r w:rsidRPr="004749BE">
        <w:tab/>
        <w:t>Bell, S. A. A beginner’s guide to uncertainty of measurement. (2001).</w:t>
      </w:r>
    </w:p>
    <w:p w14:paraId="11DC47F4" w14:textId="77777777" w:rsidR="004749BE" w:rsidRPr="004749BE" w:rsidRDefault="004749BE" w:rsidP="004749BE">
      <w:pPr>
        <w:pStyle w:val="Bibliography"/>
      </w:pPr>
      <w:r w:rsidRPr="004749BE">
        <w:t>72.</w:t>
      </w:r>
      <w:r w:rsidRPr="004749BE">
        <w:tab/>
      </w:r>
      <w:proofErr w:type="spellStart"/>
      <w:r w:rsidRPr="004749BE">
        <w:t>Wehner</w:t>
      </w:r>
      <w:proofErr w:type="spellEnd"/>
      <w:r w:rsidRPr="004749BE">
        <w:t xml:space="preserve">, M., Stone, D., Krishnan, H., </w:t>
      </w:r>
      <w:proofErr w:type="spellStart"/>
      <w:r w:rsidRPr="004749BE">
        <w:t>AchutaRao</w:t>
      </w:r>
      <w:proofErr w:type="spellEnd"/>
      <w:r w:rsidRPr="004749BE">
        <w:t xml:space="preserve">, K. &amp; Castillo, F. The Deadly Combination of Heat and Humidity in India and Pakistan in Summer 2015. </w:t>
      </w:r>
      <w:r w:rsidRPr="004749BE">
        <w:rPr>
          <w:i/>
          <w:iCs/>
        </w:rPr>
        <w:t xml:space="preserve">Bull. Am. </w:t>
      </w:r>
      <w:proofErr w:type="spellStart"/>
      <w:r w:rsidRPr="004749BE">
        <w:rPr>
          <w:i/>
          <w:iCs/>
        </w:rPr>
        <w:t>Meteorol</w:t>
      </w:r>
      <w:proofErr w:type="spellEnd"/>
      <w:r w:rsidRPr="004749BE">
        <w:rPr>
          <w:i/>
          <w:iCs/>
        </w:rPr>
        <w:t>. Soc.</w:t>
      </w:r>
      <w:r w:rsidRPr="004749BE">
        <w:t xml:space="preserve"> </w:t>
      </w:r>
      <w:r w:rsidRPr="004749BE">
        <w:rPr>
          <w:b/>
          <w:bCs/>
        </w:rPr>
        <w:t>97</w:t>
      </w:r>
      <w:r w:rsidRPr="004749BE">
        <w:t>, S81–S86 (2016).</w:t>
      </w:r>
    </w:p>
    <w:p w14:paraId="4AC127EB" w14:textId="77777777" w:rsidR="004749BE" w:rsidRPr="004749BE" w:rsidRDefault="004749BE" w:rsidP="004749BE">
      <w:pPr>
        <w:pStyle w:val="Bibliography"/>
      </w:pPr>
      <w:r w:rsidRPr="004749BE">
        <w:t>73.</w:t>
      </w:r>
      <w:r w:rsidRPr="004749BE">
        <w:tab/>
        <w:t xml:space="preserve">Cohen, J., </w:t>
      </w:r>
      <w:proofErr w:type="spellStart"/>
      <w:r w:rsidRPr="004749BE">
        <w:t>Agel</w:t>
      </w:r>
      <w:proofErr w:type="spellEnd"/>
      <w:r w:rsidRPr="004749BE">
        <w:t xml:space="preserve">, L., Barlow, M., Garfinkel, C. I. &amp; White, I. Linking Arctic variability and change with extreme winter weather in the United States. </w:t>
      </w:r>
      <w:r w:rsidRPr="004749BE">
        <w:rPr>
          <w:i/>
          <w:iCs/>
        </w:rPr>
        <w:t>Science</w:t>
      </w:r>
      <w:r w:rsidRPr="004749BE">
        <w:t xml:space="preserve"> </w:t>
      </w:r>
      <w:r w:rsidRPr="004749BE">
        <w:rPr>
          <w:b/>
          <w:bCs/>
        </w:rPr>
        <w:t>373</w:t>
      </w:r>
      <w:r w:rsidRPr="004749BE">
        <w:t>, 1116–1121 (2021).</w:t>
      </w:r>
    </w:p>
    <w:p w14:paraId="6F2538C3" w14:textId="77777777" w:rsidR="004749BE" w:rsidRPr="004749BE" w:rsidRDefault="004749BE" w:rsidP="004749BE">
      <w:pPr>
        <w:pStyle w:val="Bibliography"/>
      </w:pPr>
      <w:r w:rsidRPr="004749BE">
        <w:t>74.</w:t>
      </w:r>
      <w:r w:rsidRPr="004749BE">
        <w:tab/>
        <w:t xml:space="preserve">Haider, K. &amp; Anis, K. Heat Wave Death Toll Rises to 2,000 in Pakistan’s Financial Hub. </w:t>
      </w:r>
      <w:r w:rsidRPr="004749BE">
        <w:rPr>
          <w:i/>
          <w:iCs/>
        </w:rPr>
        <w:t>Bloomberg.com</w:t>
      </w:r>
      <w:r w:rsidRPr="004749BE">
        <w:t xml:space="preserve"> (2015).</w:t>
      </w:r>
    </w:p>
    <w:p w14:paraId="01FF7B3E" w14:textId="77777777" w:rsidR="004749BE" w:rsidRPr="004749BE" w:rsidRDefault="004749BE" w:rsidP="004749BE">
      <w:pPr>
        <w:pStyle w:val="Bibliography"/>
      </w:pPr>
      <w:r w:rsidRPr="004749BE">
        <w:t>75.</w:t>
      </w:r>
      <w:r w:rsidRPr="004749BE">
        <w:tab/>
        <w:t xml:space="preserve">Davis, L., Gertler, P., Jarvis, S. &amp; Wolfram, C. Air conditioning and global inequality. </w:t>
      </w:r>
      <w:r w:rsidRPr="004749BE">
        <w:rPr>
          <w:i/>
          <w:iCs/>
        </w:rPr>
        <w:t>Glob. Environ. Change</w:t>
      </w:r>
      <w:r w:rsidRPr="004749BE">
        <w:t xml:space="preserve"> </w:t>
      </w:r>
      <w:r w:rsidRPr="004749BE">
        <w:rPr>
          <w:b/>
          <w:bCs/>
        </w:rPr>
        <w:t>69</w:t>
      </w:r>
      <w:r w:rsidRPr="004749BE">
        <w:t>, 102299 (2021).</w:t>
      </w:r>
    </w:p>
    <w:p w14:paraId="4127AA4D" w14:textId="77777777" w:rsidR="004749BE" w:rsidRPr="004749BE" w:rsidRDefault="004749BE" w:rsidP="004749BE">
      <w:pPr>
        <w:pStyle w:val="Bibliography"/>
      </w:pPr>
      <w:r w:rsidRPr="004749BE">
        <w:t>76.</w:t>
      </w:r>
      <w:r w:rsidRPr="004749BE">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29BD2F55" w14:textId="77777777" w:rsidR="004749BE" w:rsidRPr="004749BE" w:rsidRDefault="004749BE" w:rsidP="004749BE">
      <w:pPr>
        <w:pStyle w:val="Bibliography"/>
      </w:pPr>
      <w:r w:rsidRPr="004749BE">
        <w:t>77.</w:t>
      </w:r>
      <w:r w:rsidRPr="004749BE">
        <w:tab/>
        <w:t>Weather Data &amp; Weather API | Visual Crossing. https://www.visualcrossing.com/.</w:t>
      </w:r>
    </w:p>
    <w:p w14:paraId="59CD94D0" w14:textId="77777777" w:rsidR="004749BE" w:rsidRPr="004749BE" w:rsidRDefault="004749BE" w:rsidP="004749BE">
      <w:pPr>
        <w:pStyle w:val="Bibliography"/>
      </w:pPr>
      <w:r w:rsidRPr="004749BE">
        <w:t>78.</w:t>
      </w:r>
      <w:r w:rsidRPr="004749BE">
        <w:tab/>
        <w:t xml:space="preserve">Parkinson, T. </w:t>
      </w:r>
      <w:r w:rsidRPr="004749BE">
        <w:rPr>
          <w:i/>
          <w:iCs/>
        </w:rPr>
        <w:t>et al.</w:t>
      </w:r>
      <w:r w:rsidRPr="004749BE">
        <w:t xml:space="preserve"> ASHRAE global database of thermal comfort field measurements. (2022).</w:t>
      </w:r>
    </w:p>
    <w:p w14:paraId="3ED2CD99" w14:textId="77777777" w:rsidR="004749BE" w:rsidRPr="004749BE" w:rsidRDefault="004749BE" w:rsidP="004749BE">
      <w:pPr>
        <w:pStyle w:val="Bibliography"/>
      </w:pPr>
      <w:r w:rsidRPr="004749BE">
        <w:t>79.</w:t>
      </w:r>
      <w:r w:rsidRPr="004749BE">
        <w:tab/>
      </w:r>
      <w:proofErr w:type="spellStart"/>
      <w:r w:rsidRPr="004749BE">
        <w:t>Gagge</w:t>
      </w:r>
      <w:proofErr w:type="spellEnd"/>
      <w:r w:rsidRPr="004749BE">
        <w:t xml:space="preserve">, A. P., </w:t>
      </w:r>
      <w:proofErr w:type="spellStart"/>
      <w:r w:rsidRPr="004749BE">
        <w:t>Stolwijk</w:t>
      </w:r>
      <w:proofErr w:type="spellEnd"/>
      <w:r w:rsidRPr="004749BE">
        <w:t xml:space="preserve">, J. &amp; Nishi, Y. An Effective Temperature Scale Based on a Simple Model of Human Physiological Regulatory Response. </w:t>
      </w:r>
      <w:r w:rsidRPr="004749BE">
        <w:rPr>
          <w:i/>
          <w:iCs/>
        </w:rPr>
        <w:t>ASHRAE Trans</w:t>
      </w:r>
      <w:r w:rsidRPr="004749BE">
        <w:t xml:space="preserve"> </w:t>
      </w:r>
      <w:r w:rsidRPr="004749BE">
        <w:rPr>
          <w:b/>
          <w:bCs/>
        </w:rPr>
        <w:t>77</w:t>
      </w:r>
      <w:r w:rsidRPr="004749BE">
        <w:t>, 247–257 (1971).</w:t>
      </w:r>
    </w:p>
    <w:p w14:paraId="38263ED9" w14:textId="77777777" w:rsidR="004749BE" w:rsidRPr="004749BE" w:rsidRDefault="004749BE" w:rsidP="004749BE">
      <w:pPr>
        <w:pStyle w:val="Bibliography"/>
      </w:pPr>
      <w:r w:rsidRPr="004749BE">
        <w:t>80.</w:t>
      </w:r>
      <w:r w:rsidRPr="004749BE">
        <w:tab/>
      </w:r>
      <w:proofErr w:type="spellStart"/>
      <w:r w:rsidRPr="004749BE">
        <w:t>Schweiker</w:t>
      </w:r>
      <w:proofErr w:type="spellEnd"/>
      <w:r w:rsidRPr="004749BE">
        <w:t xml:space="preserve">, M. </w:t>
      </w:r>
      <w:r w:rsidRPr="004749BE">
        <w:rPr>
          <w:i/>
          <w:iCs/>
        </w:rPr>
        <w:t>et al.</w:t>
      </w:r>
      <w:r w:rsidRPr="004749BE">
        <w:t xml:space="preserve"> </w:t>
      </w:r>
      <w:proofErr w:type="spellStart"/>
      <w:r w:rsidRPr="004749BE">
        <w:t>comf</w:t>
      </w:r>
      <w:proofErr w:type="spellEnd"/>
      <w:r w:rsidRPr="004749BE">
        <w:t>: Models and Equations for Human Comfort Research. (2022).</w:t>
      </w:r>
    </w:p>
    <w:p w14:paraId="2E45E3A0" w14:textId="77777777" w:rsidR="004749BE" w:rsidRPr="004749BE" w:rsidRDefault="004749BE" w:rsidP="004749BE">
      <w:pPr>
        <w:pStyle w:val="Bibliography"/>
      </w:pPr>
      <w:r w:rsidRPr="004749BE">
        <w:t>81.</w:t>
      </w:r>
      <w:r w:rsidRPr="004749BE">
        <w:tab/>
        <w:t xml:space="preserve">Dawe, M., Raftery, P., Woolley, J., Schiavon, S. &amp; Bauman, F. Comparison of mean radiant and air temperatures in </w:t>
      </w:r>
      <w:proofErr w:type="gramStart"/>
      <w:r w:rsidRPr="004749BE">
        <w:t>mechanically-conditioned</w:t>
      </w:r>
      <w:proofErr w:type="gramEnd"/>
      <w:r w:rsidRPr="004749BE">
        <w:t xml:space="preserve"> commercial buildings from over 200,000 field and laboratory measurements. </w:t>
      </w:r>
      <w:r w:rsidRPr="004749BE">
        <w:rPr>
          <w:i/>
          <w:iCs/>
        </w:rPr>
        <w:t>Energy Build.</w:t>
      </w:r>
      <w:r w:rsidRPr="004749BE">
        <w:t xml:space="preserve"> </w:t>
      </w:r>
      <w:r w:rsidRPr="004749BE">
        <w:rPr>
          <w:b/>
          <w:bCs/>
        </w:rPr>
        <w:t>206</w:t>
      </w:r>
      <w:r w:rsidRPr="004749BE">
        <w:t>, 109582 (2020).</w:t>
      </w:r>
    </w:p>
    <w:p w14:paraId="4A3A2DF7" w14:textId="77777777" w:rsidR="004749BE" w:rsidRPr="004749BE" w:rsidRDefault="004749BE" w:rsidP="004749BE">
      <w:pPr>
        <w:pStyle w:val="Bibliography"/>
      </w:pPr>
      <w:r w:rsidRPr="004749BE">
        <w:t>82.</w:t>
      </w:r>
      <w:r w:rsidRPr="004749BE">
        <w:tab/>
        <w:t xml:space="preserve">ASHRAE. </w:t>
      </w:r>
      <w:r w:rsidRPr="004749BE">
        <w:rPr>
          <w:i/>
          <w:iCs/>
        </w:rPr>
        <w:t>Thermal Environmental Conditions for Human Occupancy</w:t>
      </w:r>
      <w:r w:rsidRPr="004749BE">
        <w:t>. https://www.ashrae.org/technical-resources/bookstore/standard-55-thermal-environmental-conditions-for-human-occupancy (2020).</w:t>
      </w:r>
    </w:p>
    <w:p w14:paraId="35024974" w14:textId="77777777" w:rsidR="004749BE" w:rsidRPr="004749BE" w:rsidRDefault="004749BE" w:rsidP="004749BE">
      <w:pPr>
        <w:pStyle w:val="Bibliography"/>
      </w:pPr>
      <w:r w:rsidRPr="004749BE">
        <w:t>83.</w:t>
      </w:r>
      <w:r w:rsidRPr="004749BE">
        <w:tab/>
      </w:r>
      <w:proofErr w:type="spellStart"/>
      <w:r w:rsidRPr="004749BE">
        <w:t>Lapillonne</w:t>
      </w:r>
      <w:proofErr w:type="spellEnd"/>
      <w:r w:rsidRPr="004749BE">
        <w:t xml:space="preserve">, B. </w:t>
      </w:r>
      <w:r w:rsidRPr="004749BE">
        <w:rPr>
          <w:i/>
          <w:iCs/>
        </w:rPr>
        <w:t>Future of Air-Conditioning</w:t>
      </w:r>
      <w:r w:rsidRPr="004749BE">
        <w:t>. https://www.enerdata.net/publications/executive-briefing/the-future-air-conditioning-global-demand.html (2019).</w:t>
      </w:r>
    </w:p>
    <w:p w14:paraId="33C8B01F" w14:textId="77777777" w:rsidR="004749BE" w:rsidRPr="004749BE" w:rsidRDefault="004749BE" w:rsidP="004749BE">
      <w:pPr>
        <w:pStyle w:val="Bibliography"/>
      </w:pPr>
      <w:r w:rsidRPr="004749BE">
        <w:lastRenderedPageBreak/>
        <w:t>84.</w:t>
      </w:r>
      <w:r w:rsidRPr="004749BE">
        <w:tab/>
        <w:t xml:space="preserve">Winter Storm Uri. </w:t>
      </w:r>
      <w:r w:rsidRPr="004749BE">
        <w:rPr>
          <w:i/>
          <w:iCs/>
        </w:rPr>
        <w:t>Federal Communications Commission</w:t>
      </w:r>
      <w:r w:rsidRPr="004749BE">
        <w:t xml:space="preserve"> https://www.fcc.gov/uri (2021).</w:t>
      </w:r>
    </w:p>
    <w:p w14:paraId="35196BF4" w14:textId="77777777" w:rsidR="004749BE" w:rsidRPr="004749BE" w:rsidRDefault="004749BE" w:rsidP="004749BE">
      <w:pPr>
        <w:pStyle w:val="Bibliography"/>
      </w:pPr>
      <w:r w:rsidRPr="004749BE">
        <w:t>85.</w:t>
      </w:r>
      <w:r w:rsidRPr="004749BE">
        <w:tab/>
        <w:t xml:space="preserve">Doan, L. How Many Millions Are Without Power in Texas? It’s Impossible to Know for Sure. </w:t>
      </w:r>
      <w:r w:rsidRPr="004749BE">
        <w:rPr>
          <w:i/>
          <w:iCs/>
        </w:rPr>
        <w:t>Time</w:t>
      </w:r>
      <w:r w:rsidRPr="004749BE">
        <w:t xml:space="preserve"> (2021).</w:t>
      </w:r>
    </w:p>
    <w:p w14:paraId="2B4F4F8D" w14:textId="77777777" w:rsidR="004749BE" w:rsidRPr="004749BE" w:rsidRDefault="004749BE" w:rsidP="004749BE">
      <w:pPr>
        <w:pStyle w:val="Bibliography"/>
      </w:pPr>
      <w:r w:rsidRPr="004749BE">
        <w:t>86.</w:t>
      </w:r>
      <w:r w:rsidRPr="004749BE">
        <w:tab/>
        <w:t>Texas uses natural gas for electricity generation and home heating. https://www.eia.gov/todayinenergy/detail.php?id=47116.</w:t>
      </w:r>
    </w:p>
    <w:p w14:paraId="1CAB9AE2" w14:textId="77777777" w:rsidR="004749BE" w:rsidRPr="004749BE" w:rsidRDefault="004749BE" w:rsidP="004749BE">
      <w:pPr>
        <w:pStyle w:val="Bibliography"/>
      </w:pPr>
      <w:r w:rsidRPr="004749BE">
        <w:t>87.</w:t>
      </w:r>
      <w:r w:rsidRPr="004749BE">
        <w:tab/>
        <w:t xml:space="preserve">Subramanian, S. </w:t>
      </w:r>
      <w:r w:rsidRPr="004749BE">
        <w:rPr>
          <w:i/>
          <w:iCs/>
        </w:rPr>
        <w:t>et al.</w:t>
      </w:r>
      <w:r w:rsidRPr="004749BE">
        <w:t xml:space="preserve"> </w:t>
      </w:r>
      <w:r w:rsidRPr="004749BE">
        <w:rPr>
          <w:i/>
          <w:iCs/>
        </w:rPr>
        <w:t>2022 State Energy Efficiency Scorecard</w:t>
      </w:r>
      <w:r w:rsidRPr="004749BE">
        <w:t>. (2022).</w:t>
      </w:r>
    </w:p>
    <w:p w14:paraId="7E618E97" w14:textId="77777777" w:rsidR="004749BE" w:rsidRPr="004749BE" w:rsidRDefault="004749BE" w:rsidP="004749BE">
      <w:pPr>
        <w:pStyle w:val="Bibliography"/>
      </w:pPr>
      <w:r w:rsidRPr="004749BE">
        <w:t>88.</w:t>
      </w:r>
      <w:r w:rsidRPr="004749BE">
        <w:tab/>
      </w:r>
      <w:proofErr w:type="spellStart"/>
      <w:r w:rsidRPr="004749BE">
        <w:t>Hellerstedt</w:t>
      </w:r>
      <w:proofErr w:type="spellEnd"/>
      <w:r w:rsidRPr="004749BE">
        <w:t xml:space="preserve">, J. </w:t>
      </w:r>
      <w:r w:rsidRPr="004749BE">
        <w:rPr>
          <w:i/>
          <w:iCs/>
        </w:rPr>
        <w:t>February 2021 Winter Storm-Related Deaths – Texas</w:t>
      </w:r>
      <w:r w:rsidRPr="004749BE">
        <w:t>. https://www.dshs.texas.gov/news/updates/SMOC_FebWinterStorm_MortalitySurvReport_12-30-21.pdf (2021).</w:t>
      </w:r>
    </w:p>
    <w:p w14:paraId="7FA8236C" w14:textId="77777777" w:rsidR="004749BE" w:rsidRPr="004749BE" w:rsidRDefault="004749BE" w:rsidP="004749BE">
      <w:pPr>
        <w:pStyle w:val="Bibliography"/>
      </w:pPr>
      <w:r w:rsidRPr="004749BE">
        <w:t>89.</w:t>
      </w:r>
      <w:r w:rsidRPr="004749BE">
        <w:tab/>
        <w:t xml:space="preserve">U.S. DOE. </w:t>
      </w:r>
      <w:proofErr w:type="spellStart"/>
      <w:r w:rsidRPr="004749BE">
        <w:t>EnergyPlus</w:t>
      </w:r>
      <w:proofErr w:type="spellEnd"/>
      <w:r w:rsidRPr="004749BE">
        <w:t>. (2022).</w:t>
      </w:r>
    </w:p>
    <w:p w14:paraId="7063EE14" w14:textId="77777777" w:rsidR="004749BE" w:rsidRPr="004749BE" w:rsidRDefault="004749BE" w:rsidP="004749BE">
      <w:pPr>
        <w:pStyle w:val="Bibliography"/>
      </w:pPr>
      <w:r w:rsidRPr="004749BE">
        <w:t>90.</w:t>
      </w:r>
      <w:r w:rsidRPr="004749BE">
        <w:tab/>
        <w:t>Texas Building Permit Data - Texas Real Estate Research Center. https://www.recenter.tamu.edu:443/data/building-permits.</w:t>
      </w:r>
    </w:p>
    <w:p w14:paraId="44B15B3E" w14:textId="77777777" w:rsidR="004749BE" w:rsidRPr="004749BE" w:rsidRDefault="004749BE" w:rsidP="004749BE">
      <w:pPr>
        <w:pStyle w:val="Bibliography"/>
      </w:pPr>
      <w:r w:rsidRPr="004749BE">
        <w:t>91.</w:t>
      </w:r>
      <w:r w:rsidRPr="004749BE">
        <w:tab/>
        <w:t>Texas Section-ASCE. Recommended Practice for the Design of Residential Foundations. (2007).</w:t>
      </w:r>
    </w:p>
    <w:p w14:paraId="63063B9A" w14:textId="77777777" w:rsidR="004749BE" w:rsidRPr="004749BE" w:rsidRDefault="004749BE" w:rsidP="004749BE">
      <w:pPr>
        <w:pStyle w:val="Bibliography"/>
      </w:pPr>
      <w:r w:rsidRPr="004749BE">
        <w:t>92.</w:t>
      </w:r>
      <w:r w:rsidRPr="004749BE">
        <w:tab/>
        <w:t xml:space="preserve">Mendon, V. V. &amp; Taylor, Z. T. </w:t>
      </w:r>
      <w:r w:rsidRPr="004749BE">
        <w:rPr>
          <w:i/>
          <w:iCs/>
        </w:rPr>
        <w:t xml:space="preserve">Development of residential prototype building models and analysis system for large-scale energy efficiency studies using </w:t>
      </w:r>
      <w:proofErr w:type="spellStart"/>
      <w:r w:rsidRPr="004749BE">
        <w:rPr>
          <w:i/>
          <w:iCs/>
        </w:rPr>
        <w:t>EnergyPlus</w:t>
      </w:r>
      <w:proofErr w:type="spellEnd"/>
      <w:r w:rsidRPr="004749BE">
        <w:t>. (2014).</w:t>
      </w:r>
    </w:p>
    <w:p w14:paraId="01297A3C" w14:textId="77777777" w:rsidR="004749BE" w:rsidRPr="004749BE" w:rsidRDefault="004749BE" w:rsidP="004749BE">
      <w:pPr>
        <w:pStyle w:val="Bibliography"/>
      </w:pPr>
      <w:r w:rsidRPr="004749BE">
        <w:t>93.</w:t>
      </w:r>
      <w:r w:rsidRPr="004749BE">
        <w:tab/>
        <w:t>Prototype Building Models | Building Energy Codes Program. https://www.energycodes.gov/prototype-building-models#Residential.</w:t>
      </w:r>
    </w:p>
    <w:p w14:paraId="6987C7F1" w14:textId="3BB1C9FF" w:rsidR="00B54898" w:rsidRPr="00B54898" w:rsidDel="00306945" w:rsidRDefault="00306945" w:rsidP="00306945">
      <w:pPr>
        <w:spacing w:before="120" w:after="120" w:line="240" w:lineRule="auto"/>
        <w:rPr>
          <w:del w:id="99" w:author="Arfa Aijazi" w:date="2023-05-19T02:42:00Z"/>
        </w:rPr>
        <w:pPrChange w:id="100" w:author="Arfa Aijazi" w:date="2023-05-19T02:42:00Z">
          <w:pPr>
            <w:spacing w:before="120" w:after="120" w:line="240" w:lineRule="auto"/>
            <w:ind w:left="426" w:hanging="426"/>
          </w:pPr>
        </w:pPrChange>
      </w:pPr>
      <w:r>
        <w:fldChar w:fldCharType="end"/>
      </w:r>
      <w:del w:id="101" w:author="Arfa Aijazi" w:date="2023-05-19T02:42:00Z">
        <w:r w:rsidR="00B54898" w:rsidRPr="00B54898" w:rsidDel="00306945">
          <w:delText>1.</w:delText>
        </w:r>
        <w:r w:rsidR="00B54898" w:rsidRPr="00B54898" w:rsidDel="00306945">
          <w:tab/>
          <w:delText>Cappuccio, F. P., Cooper, D., D’Elia, L., Strazzullo, P. &amp; Miller, M. A. Sleep duration predicts cardiovascular outcomes: a systematic review and meta-analysis of prospective studies. Eur. Heart J. 32, 1484–1492 (2011).</w:delText>
        </w:r>
      </w:del>
    </w:p>
    <w:p w14:paraId="190E4CBC" w14:textId="5660FC18" w:rsidR="00B54898" w:rsidRPr="00B54898" w:rsidDel="00306945" w:rsidRDefault="00B54898" w:rsidP="00306945">
      <w:pPr>
        <w:spacing w:before="120" w:after="120" w:line="240" w:lineRule="auto"/>
        <w:rPr>
          <w:del w:id="102" w:author="Arfa Aijazi" w:date="2023-05-19T02:42:00Z"/>
        </w:rPr>
        <w:pPrChange w:id="103" w:author="Arfa Aijazi" w:date="2023-05-19T02:42:00Z">
          <w:pPr>
            <w:spacing w:before="120" w:after="120" w:line="240" w:lineRule="auto"/>
            <w:ind w:left="426" w:hanging="426"/>
          </w:pPr>
        </w:pPrChange>
      </w:pPr>
      <w:del w:id="104" w:author="Arfa Aijazi" w:date="2023-05-19T02:42:00Z">
        <w:r w:rsidRPr="00B54898" w:rsidDel="00306945">
          <w:delText>2.</w:delText>
        </w:r>
        <w:r w:rsidRPr="00B54898" w:rsidDel="00306945">
          <w:tab/>
          <w:delText>Gottlieb, D. J. et al. Association of Sleep Time With Diabetes Mellitus and Impaired Glucose Tolerance. Arch. Intern. Med. 165, 863–867 (2005).</w:delText>
        </w:r>
      </w:del>
    </w:p>
    <w:p w14:paraId="54A27627" w14:textId="3E747AAB" w:rsidR="00B54898" w:rsidRPr="00B54898" w:rsidDel="00306945" w:rsidRDefault="00B54898" w:rsidP="00306945">
      <w:pPr>
        <w:spacing w:before="120" w:after="120" w:line="240" w:lineRule="auto"/>
        <w:rPr>
          <w:del w:id="105" w:author="Arfa Aijazi" w:date="2023-05-19T02:42:00Z"/>
        </w:rPr>
        <w:pPrChange w:id="106" w:author="Arfa Aijazi" w:date="2023-05-19T02:42:00Z">
          <w:pPr>
            <w:spacing w:before="120" w:after="120" w:line="240" w:lineRule="auto"/>
            <w:ind w:left="426" w:hanging="426"/>
          </w:pPr>
        </w:pPrChange>
      </w:pPr>
      <w:del w:id="107" w:author="Arfa Aijazi" w:date="2023-05-19T02:42:00Z">
        <w:r w:rsidRPr="00B54898" w:rsidDel="00306945">
          <w:delText>3.</w:delText>
        </w:r>
        <w:r w:rsidRPr="00B54898" w:rsidDel="00306945">
          <w:tab/>
          <w:delText>Knutson, K. L. &amp; Van Cauter, E. Associations between sleep loss and increased risk of obesity and diabetes. Ann. N. Y. Acad. Sci. 1129, 287–304 (2008).</w:delText>
        </w:r>
      </w:del>
    </w:p>
    <w:p w14:paraId="779B964C" w14:textId="52F1A08B" w:rsidR="00B54898" w:rsidRPr="00B54898" w:rsidDel="00306945" w:rsidRDefault="00B54898" w:rsidP="00306945">
      <w:pPr>
        <w:spacing w:before="120" w:after="120" w:line="240" w:lineRule="auto"/>
        <w:rPr>
          <w:del w:id="108" w:author="Arfa Aijazi" w:date="2023-05-19T02:42:00Z"/>
        </w:rPr>
        <w:pPrChange w:id="109" w:author="Arfa Aijazi" w:date="2023-05-19T02:42:00Z">
          <w:pPr>
            <w:spacing w:before="120" w:after="120" w:line="240" w:lineRule="auto"/>
            <w:ind w:left="426" w:hanging="426"/>
          </w:pPr>
        </w:pPrChange>
      </w:pPr>
      <w:del w:id="110" w:author="Arfa Aijazi" w:date="2023-05-19T02:42:00Z">
        <w:r w:rsidRPr="00B54898" w:rsidDel="00306945">
          <w:delText>4.</w:delText>
        </w:r>
        <w:r w:rsidRPr="00B54898" w:rsidDel="00306945">
          <w:tab/>
          <w:delText>Baglioni, C. et al. Insomnia as a predictor of depression: a meta-analytic evaluation of longitudinal epidemiological studies. J. Affect. Disord. 135, 10–19 (2011).</w:delText>
        </w:r>
      </w:del>
    </w:p>
    <w:p w14:paraId="26E1E389" w14:textId="5959A6E7" w:rsidR="00B54898" w:rsidRPr="00B54898" w:rsidDel="00306945" w:rsidRDefault="00B54898" w:rsidP="00306945">
      <w:pPr>
        <w:spacing w:before="120" w:after="120" w:line="240" w:lineRule="auto"/>
        <w:rPr>
          <w:del w:id="111" w:author="Arfa Aijazi" w:date="2023-05-19T02:42:00Z"/>
        </w:rPr>
        <w:pPrChange w:id="112" w:author="Arfa Aijazi" w:date="2023-05-19T02:42:00Z">
          <w:pPr>
            <w:spacing w:before="120" w:after="120" w:line="240" w:lineRule="auto"/>
            <w:ind w:left="426" w:hanging="426"/>
          </w:pPr>
        </w:pPrChange>
      </w:pPr>
      <w:del w:id="113" w:author="Arfa Aijazi" w:date="2023-05-19T02:42:00Z">
        <w:r w:rsidRPr="00B54898" w:rsidDel="00306945">
          <w:delText>5.</w:delText>
        </w:r>
        <w:r w:rsidRPr="00B54898" w:rsidDel="00306945">
          <w:tab/>
          <w:delText>Stickgold, R. A memory boost while you sleep. Nature 444, 559–560 (2006).</w:delText>
        </w:r>
      </w:del>
    </w:p>
    <w:p w14:paraId="42E2D769" w14:textId="3BCC2991" w:rsidR="00B54898" w:rsidRPr="00B54898" w:rsidDel="00306945" w:rsidRDefault="00B54898" w:rsidP="00306945">
      <w:pPr>
        <w:spacing w:before="120" w:after="120" w:line="240" w:lineRule="auto"/>
        <w:rPr>
          <w:del w:id="114" w:author="Arfa Aijazi" w:date="2023-05-19T02:42:00Z"/>
        </w:rPr>
        <w:pPrChange w:id="115" w:author="Arfa Aijazi" w:date="2023-05-19T02:42:00Z">
          <w:pPr>
            <w:spacing w:before="120" w:after="120" w:line="240" w:lineRule="auto"/>
            <w:ind w:left="426" w:hanging="426"/>
          </w:pPr>
        </w:pPrChange>
      </w:pPr>
      <w:del w:id="116" w:author="Arfa Aijazi" w:date="2023-05-19T02:42:00Z">
        <w:r w:rsidRPr="00B54898" w:rsidDel="00306945">
          <w:delText>6.</w:delText>
        </w:r>
        <w:r w:rsidRPr="00B54898" w:rsidDel="00306945">
          <w:tab/>
          <w:delText>Xie, L. et al. Sleep Drives Metabolite Clearance from the Adult Brain. Science 342, 373–377 (2013).</w:delText>
        </w:r>
      </w:del>
    </w:p>
    <w:p w14:paraId="136EAC6A" w14:textId="1026536F" w:rsidR="00B54898" w:rsidRPr="00B54898" w:rsidDel="00306945" w:rsidRDefault="00B54898" w:rsidP="00306945">
      <w:pPr>
        <w:spacing w:before="120" w:after="120" w:line="240" w:lineRule="auto"/>
        <w:rPr>
          <w:del w:id="117" w:author="Arfa Aijazi" w:date="2023-05-19T02:42:00Z"/>
        </w:rPr>
        <w:pPrChange w:id="118" w:author="Arfa Aijazi" w:date="2023-05-19T02:42:00Z">
          <w:pPr>
            <w:spacing w:before="120" w:after="120" w:line="240" w:lineRule="auto"/>
            <w:ind w:left="426" w:hanging="426"/>
          </w:pPr>
        </w:pPrChange>
      </w:pPr>
      <w:del w:id="119" w:author="Arfa Aijazi" w:date="2023-05-19T02:42:00Z">
        <w:r w:rsidRPr="00B54898" w:rsidDel="00306945">
          <w:delText>7.</w:delText>
        </w:r>
        <w:r w:rsidRPr="00B54898" w:rsidDel="00306945">
          <w:tab/>
          <w:delText>Alhola, P. &amp; Polo-Kantola, P. Sleep deprivation: Impact on cognitive performance. Neuropsychiatr. Dis. Treat. 3, 553–567 (2007).</w:delText>
        </w:r>
      </w:del>
    </w:p>
    <w:p w14:paraId="17D92D1C" w14:textId="3972EC3E" w:rsidR="00B54898" w:rsidRPr="00B54898" w:rsidDel="00306945" w:rsidRDefault="00B54898" w:rsidP="00306945">
      <w:pPr>
        <w:spacing w:before="120" w:after="120" w:line="240" w:lineRule="auto"/>
        <w:rPr>
          <w:del w:id="120" w:author="Arfa Aijazi" w:date="2023-05-19T02:42:00Z"/>
        </w:rPr>
        <w:pPrChange w:id="121" w:author="Arfa Aijazi" w:date="2023-05-19T02:42:00Z">
          <w:pPr>
            <w:spacing w:before="120" w:after="120" w:line="240" w:lineRule="auto"/>
            <w:ind w:left="426" w:hanging="426"/>
          </w:pPr>
        </w:pPrChange>
      </w:pPr>
      <w:del w:id="122" w:author="Arfa Aijazi" w:date="2023-05-19T02:42:00Z">
        <w:r w:rsidRPr="00B54898" w:rsidDel="00306945">
          <w:delText>8.</w:delText>
        </w:r>
        <w:r w:rsidRPr="00B54898" w:rsidDel="00306945">
          <w:tab/>
          <w:delText>Lan, L., Tsuzuki, K., Liu, Y. F. &amp; Lian, Z. W. Thermal environment and sleep quality: A review. Energy Build. 149, 101–113 (2017).</w:delText>
        </w:r>
      </w:del>
    </w:p>
    <w:p w14:paraId="01A45368" w14:textId="4EEC409D" w:rsidR="00B54898" w:rsidRPr="00B54898" w:rsidDel="00306945" w:rsidRDefault="00B54898" w:rsidP="00306945">
      <w:pPr>
        <w:spacing w:before="120" w:after="120" w:line="240" w:lineRule="auto"/>
        <w:rPr>
          <w:del w:id="123" w:author="Arfa Aijazi" w:date="2023-05-19T02:42:00Z"/>
        </w:rPr>
        <w:pPrChange w:id="124" w:author="Arfa Aijazi" w:date="2023-05-19T02:42:00Z">
          <w:pPr>
            <w:spacing w:before="120" w:after="120" w:line="240" w:lineRule="auto"/>
            <w:ind w:left="426" w:hanging="426"/>
          </w:pPr>
        </w:pPrChange>
      </w:pPr>
      <w:del w:id="125" w:author="Arfa Aijazi" w:date="2023-05-19T02:42:00Z">
        <w:r w:rsidRPr="00B54898" w:rsidDel="00306945">
          <w:delText>9.</w:delText>
        </w:r>
        <w:r w:rsidRPr="00B54898" w:rsidDel="00306945">
          <w:tab/>
          <w:delText>Xiong, J., Lan, L., Lian, Z. &amp; De dear, R. Associations of bedroom temperature and ventilation with sleep quality. Sci. Technol. Built Environ. 26, 1274–1284 (2020).</w:delText>
        </w:r>
      </w:del>
    </w:p>
    <w:p w14:paraId="18207428" w14:textId="354B884F" w:rsidR="00B54898" w:rsidRPr="00B54898" w:rsidDel="00306945" w:rsidRDefault="00B54898" w:rsidP="00306945">
      <w:pPr>
        <w:spacing w:before="120" w:after="120" w:line="240" w:lineRule="auto"/>
        <w:rPr>
          <w:del w:id="126" w:author="Arfa Aijazi" w:date="2023-05-19T02:42:00Z"/>
        </w:rPr>
        <w:pPrChange w:id="127" w:author="Arfa Aijazi" w:date="2023-05-19T02:42:00Z">
          <w:pPr>
            <w:spacing w:before="120" w:after="120" w:line="240" w:lineRule="auto"/>
            <w:ind w:left="426" w:hanging="426"/>
          </w:pPr>
        </w:pPrChange>
      </w:pPr>
      <w:del w:id="128" w:author="Arfa Aijazi" w:date="2023-05-19T02:42:00Z">
        <w:r w:rsidRPr="00B54898" w:rsidDel="00306945">
          <w:delText>10.</w:delText>
        </w:r>
        <w:r w:rsidRPr="00B54898" w:rsidDel="00306945">
          <w:tab/>
          <w:delText>Okamoto-Mizuno, K., Mizuno, K., Michie, S., Maeda, A. &amp; Iizuka, S. Effects of thermal environment on sleep and circadian rhythm. J. Physiol. Anthropol. 31, 14 (2012).</w:delText>
        </w:r>
      </w:del>
    </w:p>
    <w:p w14:paraId="3014DEED" w14:textId="6C54B7E8" w:rsidR="00B54898" w:rsidRPr="00B54898" w:rsidDel="00306945" w:rsidRDefault="00B54898" w:rsidP="00306945">
      <w:pPr>
        <w:spacing w:before="120" w:after="120" w:line="240" w:lineRule="auto"/>
        <w:rPr>
          <w:del w:id="129" w:author="Arfa Aijazi" w:date="2023-05-19T02:42:00Z"/>
        </w:rPr>
        <w:pPrChange w:id="130" w:author="Arfa Aijazi" w:date="2023-05-19T02:42:00Z">
          <w:pPr>
            <w:spacing w:before="120" w:after="120" w:line="240" w:lineRule="auto"/>
            <w:ind w:left="426" w:hanging="426"/>
          </w:pPr>
        </w:pPrChange>
      </w:pPr>
      <w:del w:id="131" w:author="Arfa Aijazi" w:date="2023-05-19T02:42:00Z">
        <w:r w:rsidRPr="00B54898" w:rsidDel="00306945">
          <w:delText>11.</w:delText>
        </w:r>
        <w:r w:rsidRPr="00B54898" w:rsidDel="00306945">
          <w:tab/>
          <w:delText xml:space="preserve">Okamoto-Mizuno, K. Effects of Humid Heat Exposure on Human Sleep Stages and Body Temperature. Sleep (1999) </w:delText>
        </w:r>
        <w:commentRangeStart w:id="132"/>
        <w:r w:rsidRPr="00B54898" w:rsidDel="00306945">
          <w:delText>doi:10.1093/sleep/22.6.767.</w:delText>
        </w:r>
        <w:commentRangeEnd w:id="132"/>
        <w:r w:rsidR="00D56AFD" w:rsidDel="00306945">
          <w:rPr>
            <w:rStyle w:val="CommentReference"/>
          </w:rPr>
          <w:commentReference w:id="132"/>
        </w:r>
      </w:del>
    </w:p>
    <w:p w14:paraId="2BB8F883" w14:textId="0932B39E" w:rsidR="00B54898" w:rsidRPr="00B54898" w:rsidDel="00306945" w:rsidRDefault="00B54898" w:rsidP="00306945">
      <w:pPr>
        <w:spacing w:before="120" w:after="120" w:line="240" w:lineRule="auto"/>
        <w:rPr>
          <w:del w:id="133" w:author="Arfa Aijazi" w:date="2023-05-19T02:42:00Z"/>
        </w:rPr>
        <w:pPrChange w:id="134" w:author="Arfa Aijazi" w:date="2023-05-19T02:42:00Z">
          <w:pPr>
            <w:spacing w:before="120" w:after="120" w:line="240" w:lineRule="auto"/>
            <w:ind w:left="426" w:hanging="426"/>
          </w:pPr>
        </w:pPrChange>
      </w:pPr>
      <w:del w:id="135" w:author="Arfa Aijazi" w:date="2023-05-19T02:42:00Z">
        <w:r w:rsidRPr="00B54898" w:rsidDel="00306945">
          <w:delText>12.</w:delText>
        </w:r>
        <w:r w:rsidRPr="00B54898" w:rsidDel="00306945">
          <w:tab/>
          <w:delText>Okamoto-Mizuno, K., Tsuzuki, K., Mizuno, K. &amp; Ohshiro, Y. Effects of low ambient temperature on heart rate variability during sleep in humans. Eur. J. Appl. Physiol. 105, 191 (2008).</w:delText>
        </w:r>
      </w:del>
    </w:p>
    <w:p w14:paraId="72228394" w14:textId="100982AB" w:rsidR="00B54898" w:rsidRPr="00B54898" w:rsidDel="00306945" w:rsidRDefault="00B54898" w:rsidP="00306945">
      <w:pPr>
        <w:spacing w:before="120" w:after="120" w:line="240" w:lineRule="auto"/>
        <w:rPr>
          <w:del w:id="136" w:author="Arfa Aijazi" w:date="2023-05-19T02:42:00Z"/>
        </w:rPr>
        <w:pPrChange w:id="137" w:author="Arfa Aijazi" w:date="2023-05-19T02:42:00Z">
          <w:pPr>
            <w:spacing w:before="120" w:after="120" w:line="240" w:lineRule="auto"/>
            <w:ind w:left="426" w:hanging="426"/>
          </w:pPr>
        </w:pPrChange>
      </w:pPr>
      <w:del w:id="138" w:author="Arfa Aijazi" w:date="2023-05-19T02:42:00Z">
        <w:r w:rsidRPr="00B54898" w:rsidDel="00306945">
          <w:delText>13.</w:delText>
        </w:r>
        <w:r w:rsidRPr="00B54898" w:rsidDel="00306945">
          <w:tab/>
          <w:delText>Willich, S. N. et al. Increased morning incidence of myocardial infarction in the ISAM Study: absence with prior beta-adrenergic blockade. ISAM Study Group. Circulation 80, 853–858 (1989).</w:delText>
        </w:r>
      </w:del>
    </w:p>
    <w:p w14:paraId="311EBFFD" w14:textId="3E13247E" w:rsidR="00B54898" w:rsidRPr="00B54898" w:rsidDel="00306945" w:rsidRDefault="00B54898" w:rsidP="00306945">
      <w:pPr>
        <w:spacing w:before="120" w:after="120" w:line="240" w:lineRule="auto"/>
        <w:rPr>
          <w:del w:id="139" w:author="Arfa Aijazi" w:date="2023-05-19T02:42:00Z"/>
        </w:rPr>
        <w:pPrChange w:id="140" w:author="Arfa Aijazi" w:date="2023-05-19T02:42:00Z">
          <w:pPr>
            <w:spacing w:before="120" w:after="120" w:line="240" w:lineRule="auto"/>
            <w:ind w:left="426" w:hanging="426"/>
          </w:pPr>
        </w:pPrChange>
      </w:pPr>
      <w:del w:id="141" w:author="Arfa Aijazi" w:date="2023-05-19T02:42:00Z">
        <w:r w:rsidRPr="00B54898" w:rsidDel="00306945">
          <w:delText>14.</w:delText>
        </w:r>
        <w:r w:rsidRPr="00B54898" w:rsidDel="00306945">
          <w:tab/>
          <w:delText>Sheth, T., Nair, C., Muller, J. &amp; Yusuf, S. Increased winter mortality from acute myocardial infarction and stroke: the effect of age. J. Am. Coll. Cardiol. 33, 1916–1919 (1999).</w:delText>
        </w:r>
      </w:del>
    </w:p>
    <w:p w14:paraId="03B8087B" w14:textId="67058053" w:rsidR="00B54898" w:rsidRPr="00B54898" w:rsidDel="00306945" w:rsidRDefault="00B54898" w:rsidP="00306945">
      <w:pPr>
        <w:spacing w:before="120" w:after="120" w:line="240" w:lineRule="auto"/>
        <w:rPr>
          <w:del w:id="142" w:author="Arfa Aijazi" w:date="2023-05-19T02:42:00Z"/>
        </w:rPr>
        <w:pPrChange w:id="143" w:author="Arfa Aijazi" w:date="2023-05-19T02:42:00Z">
          <w:pPr>
            <w:spacing w:before="120" w:after="120" w:line="240" w:lineRule="auto"/>
            <w:ind w:left="426" w:hanging="426"/>
          </w:pPr>
        </w:pPrChange>
      </w:pPr>
      <w:del w:id="144" w:author="Arfa Aijazi" w:date="2023-05-19T02:42:00Z">
        <w:r w:rsidRPr="00B54898" w:rsidDel="00306945">
          <w:delText>15.</w:delText>
        </w:r>
        <w:r w:rsidRPr="00B54898" w:rsidDel="00306945">
          <w:tab/>
          <w:delText>Nicol, F. The Limits of Thermal Comfort: Avoiding Overheating in European Buildings: CIBSE TM52, 2013. (CIBSE, 2013).</w:delText>
        </w:r>
      </w:del>
    </w:p>
    <w:p w14:paraId="462A19AB" w14:textId="2A234341" w:rsidR="00B54898" w:rsidRPr="00B54898" w:rsidDel="00306945" w:rsidRDefault="00B54898" w:rsidP="00306945">
      <w:pPr>
        <w:spacing w:before="120" w:after="120" w:line="240" w:lineRule="auto"/>
        <w:rPr>
          <w:del w:id="145" w:author="Arfa Aijazi" w:date="2023-05-19T02:42:00Z"/>
        </w:rPr>
        <w:pPrChange w:id="146" w:author="Arfa Aijazi" w:date="2023-05-19T02:42:00Z">
          <w:pPr>
            <w:spacing w:before="120" w:after="120" w:line="240" w:lineRule="auto"/>
            <w:ind w:left="426" w:hanging="426"/>
          </w:pPr>
        </w:pPrChange>
      </w:pPr>
      <w:del w:id="147" w:author="Arfa Aijazi" w:date="2023-05-19T02:42:00Z">
        <w:r w:rsidRPr="00B54898" w:rsidDel="00306945">
          <w:delText>16.</w:delText>
        </w:r>
        <w:r w:rsidRPr="00B54898" w:rsidDel="00306945">
          <w:tab/>
          <w:delText>Nicol, F. Temperature and sleep. Energy Build. 204, 109516 (2019).</w:delText>
        </w:r>
      </w:del>
    </w:p>
    <w:p w14:paraId="58279DCB" w14:textId="0AFE9AE9" w:rsidR="00B54898" w:rsidRPr="00B54898" w:rsidDel="00306945" w:rsidRDefault="00B54898" w:rsidP="00306945">
      <w:pPr>
        <w:spacing w:before="120" w:after="120" w:line="240" w:lineRule="auto"/>
        <w:rPr>
          <w:del w:id="148" w:author="Arfa Aijazi" w:date="2023-05-19T02:42:00Z"/>
        </w:rPr>
        <w:pPrChange w:id="149" w:author="Arfa Aijazi" w:date="2023-05-19T02:42:00Z">
          <w:pPr>
            <w:spacing w:before="120" w:after="120" w:line="240" w:lineRule="auto"/>
            <w:ind w:left="426" w:hanging="426"/>
          </w:pPr>
        </w:pPrChange>
      </w:pPr>
      <w:del w:id="150" w:author="Arfa Aijazi" w:date="2023-05-19T02:42:00Z">
        <w:r w:rsidRPr="00B54898" w:rsidDel="00306945">
          <w:delText>17.</w:delText>
        </w:r>
        <w:r w:rsidRPr="00B54898" w:rsidDel="00306945">
          <w:tab/>
          <w:delText>Lomas, K. J. et al. Dwelling and household characteristics’ influence on reported and measured summertime overheating: A glimpse of a mild climate in the 2050’s. Build. Environ. 201, 107986 (2021).</w:delText>
        </w:r>
      </w:del>
    </w:p>
    <w:p w14:paraId="02DD6B70" w14:textId="69349004" w:rsidR="00B54898" w:rsidRPr="00B54898" w:rsidDel="00306945" w:rsidRDefault="00B54898" w:rsidP="00306945">
      <w:pPr>
        <w:spacing w:before="120" w:after="120" w:line="240" w:lineRule="auto"/>
        <w:rPr>
          <w:del w:id="151" w:author="Arfa Aijazi" w:date="2023-05-19T02:42:00Z"/>
        </w:rPr>
        <w:pPrChange w:id="152" w:author="Arfa Aijazi" w:date="2023-05-19T02:42:00Z">
          <w:pPr>
            <w:spacing w:before="120" w:after="120" w:line="240" w:lineRule="auto"/>
            <w:ind w:left="426" w:hanging="426"/>
          </w:pPr>
        </w:pPrChange>
      </w:pPr>
      <w:del w:id="153" w:author="Arfa Aijazi" w:date="2023-05-19T02:42:00Z">
        <w:r w:rsidRPr="00B54898" w:rsidDel="00306945">
          <w:delText>18.</w:delText>
        </w:r>
        <w:r w:rsidRPr="00B54898" w:rsidDel="00306945">
          <w:tab/>
          <w:delText>WHO Regional office for Europe. Public Health Advice on preventing health effects of heat: New and updated information for different audiences. https://www.who.int/publications-detail-redirect/WHO-EURO-2011-2510-42266-58691 (2011).</w:delText>
        </w:r>
      </w:del>
    </w:p>
    <w:p w14:paraId="036F5061" w14:textId="33B633B6" w:rsidR="00B54898" w:rsidRPr="00B54898" w:rsidDel="00306945" w:rsidRDefault="00B54898" w:rsidP="00306945">
      <w:pPr>
        <w:spacing w:before="120" w:after="120" w:line="240" w:lineRule="auto"/>
        <w:rPr>
          <w:del w:id="154" w:author="Arfa Aijazi" w:date="2023-05-19T02:42:00Z"/>
        </w:rPr>
        <w:pPrChange w:id="155" w:author="Arfa Aijazi" w:date="2023-05-19T02:42:00Z">
          <w:pPr>
            <w:spacing w:before="120" w:after="120" w:line="240" w:lineRule="auto"/>
            <w:ind w:left="426" w:hanging="426"/>
          </w:pPr>
        </w:pPrChange>
      </w:pPr>
      <w:del w:id="156" w:author="Arfa Aijazi" w:date="2023-05-19T02:42:00Z">
        <w:r w:rsidRPr="00B54898" w:rsidDel="00306945">
          <w:delText>19.</w:delText>
        </w:r>
        <w:r w:rsidRPr="00B54898" w:rsidDel="00306945">
          <w:tab/>
          <w:delText>CDC. Keep Your Cool in Hot Weather! Centers for Disease Control and Prevention https://www.cdc.gov/nceh/features/extremeheat/index.html (2022).</w:delText>
        </w:r>
      </w:del>
    </w:p>
    <w:p w14:paraId="606B3E8E" w14:textId="18A0B057" w:rsidR="00B54898" w:rsidRPr="00B54898" w:rsidDel="00306945" w:rsidRDefault="00B54898" w:rsidP="00306945">
      <w:pPr>
        <w:spacing w:before="120" w:after="120" w:line="240" w:lineRule="auto"/>
        <w:rPr>
          <w:del w:id="157" w:author="Arfa Aijazi" w:date="2023-05-19T02:42:00Z"/>
        </w:rPr>
        <w:pPrChange w:id="158" w:author="Arfa Aijazi" w:date="2023-05-19T02:42:00Z">
          <w:pPr>
            <w:spacing w:before="120" w:after="120" w:line="240" w:lineRule="auto"/>
            <w:ind w:left="426" w:hanging="426"/>
          </w:pPr>
        </w:pPrChange>
      </w:pPr>
      <w:del w:id="159" w:author="Arfa Aijazi" w:date="2023-05-19T02:42:00Z">
        <w:r w:rsidRPr="00B54898" w:rsidDel="00306945">
          <w:delText>20.</w:delText>
        </w:r>
        <w:r w:rsidRPr="00B54898" w:rsidDel="00306945">
          <w:tab/>
          <w:delText>NHS. Heatwave: how to cope in hot weather. nhs.uk https://www.nhs.uk/live-well/seasonal-health/heatwave-how-to-cope-in-hot-weather/ (2022).</w:delText>
        </w:r>
      </w:del>
    </w:p>
    <w:p w14:paraId="0D4BA998" w14:textId="6C42D2B0" w:rsidR="00B54898" w:rsidRPr="00B54898" w:rsidDel="00306945" w:rsidRDefault="00B54898" w:rsidP="00306945">
      <w:pPr>
        <w:spacing w:before="120" w:after="120" w:line="240" w:lineRule="auto"/>
        <w:rPr>
          <w:del w:id="160" w:author="Arfa Aijazi" w:date="2023-05-19T02:42:00Z"/>
        </w:rPr>
        <w:pPrChange w:id="161" w:author="Arfa Aijazi" w:date="2023-05-19T02:42:00Z">
          <w:pPr>
            <w:spacing w:before="120" w:after="120" w:line="240" w:lineRule="auto"/>
            <w:ind w:left="426" w:hanging="426"/>
          </w:pPr>
        </w:pPrChange>
      </w:pPr>
      <w:del w:id="162" w:author="Arfa Aijazi" w:date="2023-05-19T02:42:00Z">
        <w:r w:rsidRPr="00B54898" w:rsidDel="00306945">
          <w:delText>21.</w:delText>
        </w:r>
        <w:r w:rsidRPr="00B54898" w:rsidDel="00306945">
          <w:tab/>
          <w:delText>Government of Canada, H. Extreme heat events: How to protect yourself from the health effects of extreme heat. https://www.canada.ca/en/health-canada/services/climate-change-health/extreme-heat/how-protect-yourself.html (2022).</w:delText>
        </w:r>
      </w:del>
    </w:p>
    <w:p w14:paraId="2AB5D282" w14:textId="4F9BD6A4" w:rsidR="00B54898" w:rsidRPr="00B54898" w:rsidDel="00306945" w:rsidRDefault="00B54898" w:rsidP="00306945">
      <w:pPr>
        <w:spacing w:before="120" w:after="120" w:line="240" w:lineRule="auto"/>
        <w:rPr>
          <w:del w:id="163" w:author="Arfa Aijazi" w:date="2023-05-19T02:42:00Z"/>
        </w:rPr>
        <w:pPrChange w:id="164" w:author="Arfa Aijazi" w:date="2023-05-19T02:42:00Z">
          <w:pPr>
            <w:spacing w:before="120" w:after="120" w:line="240" w:lineRule="auto"/>
            <w:ind w:left="426" w:hanging="426"/>
          </w:pPr>
        </w:pPrChange>
      </w:pPr>
      <w:del w:id="165" w:author="Arfa Aijazi" w:date="2023-05-19T02:42:00Z">
        <w:r w:rsidRPr="00B54898" w:rsidDel="00306945">
          <w:delText>22.</w:delText>
        </w:r>
        <w:r w:rsidRPr="00B54898" w:rsidDel="00306945">
          <w:tab/>
          <w:delText>U.S. CDC. When the Power Goes Out. Centers for Disease Control and Prevention (CDC) | Natural Disasters and Severe Weather https://www.cdc.gov/disasters/poweroutage/needtoknow.html (2021).</w:delText>
        </w:r>
      </w:del>
    </w:p>
    <w:p w14:paraId="1C59981A" w14:textId="403C2286" w:rsidR="00B54898" w:rsidRPr="00B54898" w:rsidDel="00306945" w:rsidRDefault="00B54898" w:rsidP="00306945">
      <w:pPr>
        <w:spacing w:before="120" w:after="120" w:line="240" w:lineRule="auto"/>
        <w:rPr>
          <w:del w:id="166" w:author="Arfa Aijazi" w:date="2023-05-19T02:42:00Z"/>
        </w:rPr>
        <w:pPrChange w:id="167" w:author="Arfa Aijazi" w:date="2023-05-19T02:42:00Z">
          <w:pPr>
            <w:spacing w:before="120" w:after="120" w:line="240" w:lineRule="auto"/>
            <w:ind w:left="426" w:hanging="426"/>
          </w:pPr>
        </w:pPrChange>
      </w:pPr>
      <w:del w:id="168" w:author="Arfa Aijazi" w:date="2023-05-19T02:42:00Z">
        <w:r w:rsidRPr="00B54898" w:rsidDel="00306945">
          <w:delText>23.</w:delText>
        </w:r>
        <w:r w:rsidRPr="00B54898" w:rsidDel="00306945">
          <w:tab/>
          <w:delText>MI State Police. Winter Power Outage Tips. MIReady https://www.michigan.gov/miready/be-informed/winter-prep/winter-power-outage-tips.</w:delText>
        </w:r>
      </w:del>
    </w:p>
    <w:p w14:paraId="342CCCE0" w14:textId="780B8DBB" w:rsidR="00B54898" w:rsidRPr="00B54898" w:rsidDel="00306945" w:rsidRDefault="00B54898" w:rsidP="00306945">
      <w:pPr>
        <w:spacing w:before="120" w:after="120" w:line="240" w:lineRule="auto"/>
        <w:rPr>
          <w:del w:id="169" w:author="Arfa Aijazi" w:date="2023-05-19T02:42:00Z"/>
        </w:rPr>
        <w:pPrChange w:id="170" w:author="Arfa Aijazi" w:date="2023-05-19T02:42:00Z">
          <w:pPr>
            <w:spacing w:before="120" w:after="120" w:line="240" w:lineRule="auto"/>
            <w:ind w:left="426" w:hanging="426"/>
          </w:pPr>
        </w:pPrChange>
      </w:pPr>
      <w:del w:id="171" w:author="Arfa Aijazi" w:date="2023-05-19T02:42:00Z">
        <w:r w:rsidRPr="00B54898" w:rsidDel="00306945">
          <w:delText>24.</w:delText>
        </w:r>
        <w:r w:rsidRPr="00B54898" w:rsidDel="00306945">
          <w:tab/>
          <w:delText>Barreca, A., Clay, K., Deschenes, O., Greenstone, M. &amp; Shapiro, J. S. Adapting to Climate Change: The Remarkable Decline in the US Temperature-Mortality Relationship over the Twentieth Century. J. Polit. Econ. 124, 105–159 (2016).</w:delText>
        </w:r>
      </w:del>
    </w:p>
    <w:p w14:paraId="35BC8664" w14:textId="1DBDFE93" w:rsidR="00B54898" w:rsidRPr="00B54898" w:rsidDel="00306945" w:rsidRDefault="00B54898" w:rsidP="00306945">
      <w:pPr>
        <w:spacing w:before="120" w:after="120" w:line="240" w:lineRule="auto"/>
        <w:rPr>
          <w:del w:id="172" w:author="Arfa Aijazi" w:date="2023-05-19T02:42:00Z"/>
        </w:rPr>
        <w:pPrChange w:id="173" w:author="Arfa Aijazi" w:date="2023-05-19T02:42:00Z">
          <w:pPr>
            <w:spacing w:before="120" w:after="120" w:line="240" w:lineRule="auto"/>
            <w:ind w:left="426" w:hanging="426"/>
          </w:pPr>
        </w:pPrChange>
      </w:pPr>
      <w:del w:id="174" w:author="Arfa Aijazi" w:date="2023-05-19T02:42:00Z">
        <w:r w:rsidRPr="00B54898" w:rsidDel="00306945">
          <w:delText>25.</w:delText>
        </w:r>
        <w:r w:rsidRPr="00B54898" w:rsidDel="00306945">
          <w:tab/>
          <w:delText>EIA. 2020 RECS Survey Data. https://www.eia.gov/consumption/residential/data/2020/ (2022).</w:delText>
        </w:r>
      </w:del>
    </w:p>
    <w:p w14:paraId="1C7C7C14" w14:textId="3F5CA670" w:rsidR="00B54898" w:rsidRPr="00B54898" w:rsidDel="00306945" w:rsidRDefault="00B54898" w:rsidP="00306945">
      <w:pPr>
        <w:spacing w:before="120" w:after="120" w:line="240" w:lineRule="auto"/>
        <w:rPr>
          <w:del w:id="175" w:author="Arfa Aijazi" w:date="2023-05-19T02:42:00Z"/>
        </w:rPr>
        <w:pPrChange w:id="176" w:author="Arfa Aijazi" w:date="2023-05-19T02:42:00Z">
          <w:pPr>
            <w:spacing w:before="120" w:after="120" w:line="240" w:lineRule="auto"/>
            <w:ind w:left="426" w:hanging="426"/>
          </w:pPr>
        </w:pPrChange>
      </w:pPr>
      <w:del w:id="177" w:author="Arfa Aijazi" w:date="2023-05-19T02:42:00Z">
        <w:r w:rsidRPr="00B54898" w:rsidDel="00306945">
          <w:delText>26.</w:delText>
        </w:r>
        <w:r w:rsidRPr="00B54898" w:rsidDel="00306945">
          <w:tab/>
          <w:delText>EIA. Residential Energy Consumption Survey (RECS): 2015 Household Characteristics Technical Documentation Summary. 22 (2018).</w:delText>
        </w:r>
      </w:del>
    </w:p>
    <w:p w14:paraId="6EB0C542" w14:textId="715EE6E0" w:rsidR="00B54898" w:rsidRPr="00B54898" w:rsidDel="00306945" w:rsidRDefault="00B54898" w:rsidP="00306945">
      <w:pPr>
        <w:spacing w:before="120" w:after="120" w:line="240" w:lineRule="auto"/>
        <w:rPr>
          <w:del w:id="178" w:author="Arfa Aijazi" w:date="2023-05-19T02:42:00Z"/>
        </w:rPr>
        <w:pPrChange w:id="179" w:author="Arfa Aijazi" w:date="2023-05-19T02:42:00Z">
          <w:pPr>
            <w:spacing w:before="120" w:after="120" w:line="240" w:lineRule="auto"/>
            <w:ind w:left="426" w:hanging="426"/>
          </w:pPr>
        </w:pPrChange>
      </w:pPr>
      <w:del w:id="180" w:author="Arfa Aijazi" w:date="2023-05-19T02:42:00Z">
        <w:r w:rsidRPr="00B54898" w:rsidDel="00306945">
          <w:delText>27.</w:delText>
        </w:r>
        <w:r w:rsidRPr="00B54898" w:rsidDel="00306945">
          <w:tab/>
          <w:delText>Lee, W. V. &amp; Shaman, J. Heat-coping strategies and bedroom thermal satisfaction in New York City. Sci. Total Environ. 574, 1217–1231 (2017).</w:delText>
        </w:r>
      </w:del>
    </w:p>
    <w:p w14:paraId="0E8C6573" w14:textId="0DC831D9" w:rsidR="00B54898" w:rsidRPr="00B54898" w:rsidDel="00306945" w:rsidRDefault="00B54898" w:rsidP="00306945">
      <w:pPr>
        <w:spacing w:before="120" w:after="120" w:line="240" w:lineRule="auto"/>
        <w:rPr>
          <w:del w:id="181" w:author="Arfa Aijazi" w:date="2023-05-19T02:42:00Z"/>
        </w:rPr>
        <w:pPrChange w:id="182" w:author="Arfa Aijazi" w:date="2023-05-19T02:42:00Z">
          <w:pPr>
            <w:spacing w:before="120" w:after="120" w:line="240" w:lineRule="auto"/>
            <w:ind w:left="426" w:hanging="426"/>
          </w:pPr>
        </w:pPrChange>
      </w:pPr>
      <w:del w:id="183" w:author="Arfa Aijazi" w:date="2023-05-19T02:42:00Z">
        <w:r w:rsidRPr="00B54898" w:rsidDel="00306945">
          <w:delText>28.</w:delText>
        </w:r>
        <w:r w:rsidRPr="00B54898" w:rsidDel="00306945">
          <w:tab/>
          <w:delText>Lin, Z. &amp; Deng, S. A questionnaire survey on sleeping thermal environment and bedroom air conditioning in high-rise residences in Hong Kong. Energy Build. 38, 1302–1307 (2006).</w:delText>
        </w:r>
      </w:del>
    </w:p>
    <w:p w14:paraId="3B1C929E" w14:textId="6D8709AD" w:rsidR="00B54898" w:rsidRPr="00B54898" w:rsidDel="00306945" w:rsidRDefault="00B54898" w:rsidP="00306945">
      <w:pPr>
        <w:spacing w:before="120" w:after="120" w:line="240" w:lineRule="auto"/>
        <w:rPr>
          <w:del w:id="184" w:author="Arfa Aijazi" w:date="2023-05-19T02:42:00Z"/>
        </w:rPr>
        <w:pPrChange w:id="185" w:author="Arfa Aijazi" w:date="2023-05-19T02:42:00Z">
          <w:pPr>
            <w:spacing w:before="120" w:after="120" w:line="240" w:lineRule="auto"/>
            <w:ind w:left="426" w:hanging="426"/>
          </w:pPr>
        </w:pPrChange>
      </w:pPr>
      <w:del w:id="186" w:author="Arfa Aijazi" w:date="2023-05-19T02:42:00Z">
        <w:r w:rsidRPr="00B54898" w:rsidDel="00306945">
          <w:delText>29.</w:delText>
        </w:r>
        <w:r w:rsidRPr="00B54898" w:rsidDel="00306945">
          <w:tab/>
          <w:delText>An, J., Yan, D. &amp; Hong, T. Clustering and statistical analyses of air-conditioning intensity and use patterns in residential buildings. Energy Build. 174, 214–227 (2018).</w:delText>
        </w:r>
      </w:del>
    </w:p>
    <w:p w14:paraId="523186D2" w14:textId="711BD6CA" w:rsidR="00B54898" w:rsidRPr="00B54898" w:rsidDel="00306945" w:rsidRDefault="00B54898" w:rsidP="00306945">
      <w:pPr>
        <w:spacing w:before="120" w:after="120" w:line="240" w:lineRule="auto"/>
        <w:rPr>
          <w:del w:id="187" w:author="Arfa Aijazi" w:date="2023-05-19T02:42:00Z"/>
        </w:rPr>
        <w:pPrChange w:id="188" w:author="Arfa Aijazi" w:date="2023-05-19T02:42:00Z">
          <w:pPr>
            <w:spacing w:before="120" w:after="120" w:line="240" w:lineRule="auto"/>
            <w:ind w:left="426" w:hanging="426"/>
          </w:pPr>
        </w:pPrChange>
      </w:pPr>
      <w:del w:id="189" w:author="Arfa Aijazi" w:date="2023-05-19T02:42:00Z">
        <w:r w:rsidRPr="00B54898" w:rsidDel="00306945">
          <w:delText>30.</w:delText>
        </w:r>
        <w:r w:rsidRPr="00B54898" w:rsidDel="00306945">
          <w:tab/>
          <w:delText>Sekhar, S. C. &amp; Goh, S. E. Thermal comfort and IAQ characteristics of naturally/mechanically ventilated and air-conditioned bedrooms in a hot and humid climate. Build. Environ. 46, 1905–1916 (2011).</w:delText>
        </w:r>
      </w:del>
    </w:p>
    <w:p w14:paraId="510E14CF" w14:textId="6896E9D5" w:rsidR="00B54898" w:rsidRPr="00B54898" w:rsidDel="00306945" w:rsidRDefault="00B54898" w:rsidP="00306945">
      <w:pPr>
        <w:spacing w:before="120" w:after="120" w:line="240" w:lineRule="auto"/>
        <w:rPr>
          <w:del w:id="190" w:author="Arfa Aijazi" w:date="2023-05-19T02:42:00Z"/>
        </w:rPr>
        <w:pPrChange w:id="191" w:author="Arfa Aijazi" w:date="2023-05-19T02:42:00Z">
          <w:pPr>
            <w:spacing w:before="120" w:after="120" w:line="240" w:lineRule="auto"/>
            <w:ind w:left="426" w:hanging="426"/>
          </w:pPr>
        </w:pPrChange>
      </w:pPr>
      <w:del w:id="192" w:author="Arfa Aijazi" w:date="2023-05-19T02:42:00Z">
        <w:r w:rsidRPr="00B54898" w:rsidDel="00306945">
          <w:delText>31.</w:delText>
        </w:r>
        <w:r w:rsidRPr="00B54898" w:rsidDel="00306945">
          <w:tab/>
          <w:delText>Birol, D. F. The Future of Cooling. 92 (2018).</w:delText>
        </w:r>
      </w:del>
    </w:p>
    <w:p w14:paraId="24411FF8" w14:textId="23790AD5" w:rsidR="00B54898" w:rsidRPr="00B54898" w:rsidDel="00306945" w:rsidRDefault="00B54898" w:rsidP="00306945">
      <w:pPr>
        <w:spacing w:before="120" w:after="120" w:line="240" w:lineRule="auto"/>
        <w:rPr>
          <w:del w:id="193" w:author="Arfa Aijazi" w:date="2023-05-19T02:42:00Z"/>
        </w:rPr>
        <w:pPrChange w:id="194" w:author="Arfa Aijazi" w:date="2023-05-19T02:42:00Z">
          <w:pPr>
            <w:spacing w:before="120" w:after="120" w:line="240" w:lineRule="auto"/>
            <w:ind w:left="426" w:hanging="426"/>
          </w:pPr>
        </w:pPrChange>
      </w:pPr>
      <w:del w:id="195" w:author="Arfa Aijazi" w:date="2023-05-19T02:42:00Z">
        <w:r w:rsidRPr="00B54898" w:rsidDel="00306945">
          <w:delText>32.</w:delText>
        </w:r>
        <w:r w:rsidRPr="00B54898" w:rsidDel="00306945">
          <w:tab/>
          <w:delText>Cox, D. T. C., Maclean, I. M. D., Gardner, A. S. &amp; Gaston, K. J. Global variation in diurnal asymmetry in temperature, cloud cover, specific humidity and precipitation and its association with leaf area index. Glob. Change Biol. 26, 7099–7111 (2020).</w:delText>
        </w:r>
      </w:del>
    </w:p>
    <w:p w14:paraId="71742D9B" w14:textId="70147DDD" w:rsidR="00B54898" w:rsidRPr="00B54898" w:rsidDel="00306945" w:rsidRDefault="00B54898" w:rsidP="00306945">
      <w:pPr>
        <w:spacing w:before="120" w:after="120" w:line="240" w:lineRule="auto"/>
        <w:rPr>
          <w:del w:id="196" w:author="Arfa Aijazi" w:date="2023-05-19T02:42:00Z"/>
        </w:rPr>
        <w:pPrChange w:id="197" w:author="Arfa Aijazi" w:date="2023-05-19T02:42:00Z">
          <w:pPr>
            <w:spacing w:before="120" w:after="120" w:line="240" w:lineRule="auto"/>
            <w:ind w:left="426" w:hanging="426"/>
          </w:pPr>
        </w:pPrChange>
      </w:pPr>
      <w:del w:id="198" w:author="Arfa Aijazi" w:date="2023-05-19T02:42:00Z">
        <w:r w:rsidRPr="00B54898" w:rsidDel="00306945">
          <w:delText>33.</w:delText>
        </w:r>
        <w:r w:rsidRPr="00B54898" w:rsidDel="00306945">
          <w:tab/>
          <w:delText>Murage, P., Hajat, S. &amp; Kovats, R. S. Effect of night-time temperatures on cause and age-specific mortality in London. Environ. Epidemiol. 1, e005 (2017).</w:delText>
        </w:r>
      </w:del>
    </w:p>
    <w:p w14:paraId="11067C36" w14:textId="3318E1BF" w:rsidR="00B54898" w:rsidRPr="00B54898" w:rsidDel="00306945" w:rsidRDefault="00B54898" w:rsidP="00306945">
      <w:pPr>
        <w:spacing w:before="120" w:after="120" w:line="240" w:lineRule="auto"/>
        <w:rPr>
          <w:del w:id="199" w:author="Arfa Aijazi" w:date="2023-05-19T02:42:00Z"/>
        </w:rPr>
        <w:pPrChange w:id="200" w:author="Arfa Aijazi" w:date="2023-05-19T02:42:00Z">
          <w:pPr>
            <w:spacing w:before="120" w:after="120" w:line="240" w:lineRule="auto"/>
            <w:ind w:left="426" w:hanging="426"/>
          </w:pPr>
        </w:pPrChange>
      </w:pPr>
      <w:del w:id="201" w:author="Arfa Aijazi" w:date="2023-05-19T02:42:00Z">
        <w:r w:rsidRPr="00B54898" w:rsidDel="00306945">
          <w:delText>34.</w:delText>
        </w:r>
        <w:r w:rsidRPr="00B54898" w:rsidDel="00306945">
          <w:tab/>
          <w:delText>Obradovich, N., Migliorini, R., Mednick, S. C. &amp; Fowler, J. H. Nighttime temperature and human sleep loss in a changing climate. Sci. Adv. 3, e1601555 (2017).</w:delText>
        </w:r>
      </w:del>
    </w:p>
    <w:p w14:paraId="40D7E27B" w14:textId="210DC9B5" w:rsidR="00B54898" w:rsidRPr="00B54898" w:rsidDel="00306945" w:rsidRDefault="00B54898" w:rsidP="00306945">
      <w:pPr>
        <w:spacing w:before="120" w:after="120" w:line="240" w:lineRule="auto"/>
        <w:rPr>
          <w:del w:id="202" w:author="Arfa Aijazi" w:date="2023-05-19T02:42:00Z"/>
        </w:rPr>
        <w:pPrChange w:id="203" w:author="Arfa Aijazi" w:date="2023-05-19T02:42:00Z">
          <w:pPr>
            <w:spacing w:before="120" w:after="120" w:line="240" w:lineRule="auto"/>
            <w:ind w:left="426" w:hanging="426"/>
          </w:pPr>
        </w:pPrChange>
      </w:pPr>
      <w:del w:id="204" w:author="Arfa Aijazi" w:date="2023-05-19T02:42:00Z">
        <w:r w:rsidRPr="00B54898" w:rsidDel="00306945">
          <w:delText>35.</w:delText>
        </w:r>
        <w:r w:rsidRPr="00B54898" w:rsidDel="00306945">
          <w:tab/>
          <w:delText>de Munck, C. et al. How much can air conditioning increase air temperatures for a city like Paris, France? Int. J. Climatol. 33, 210–227 (2013).</w:delText>
        </w:r>
      </w:del>
    </w:p>
    <w:p w14:paraId="351871BC" w14:textId="267D89A8" w:rsidR="00B54898" w:rsidRPr="00B54898" w:rsidDel="00306945" w:rsidRDefault="00B54898" w:rsidP="00306945">
      <w:pPr>
        <w:spacing w:before="120" w:after="120" w:line="240" w:lineRule="auto"/>
        <w:rPr>
          <w:del w:id="205" w:author="Arfa Aijazi" w:date="2023-05-19T02:42:00Z"/>
        </w:rPr>
        <w:pPrChange w:id="206" w:author="Arfa Aijazi" w:date="2023-05-19T02:42:00Z">
          <w:pPr>
            <w:spacing w:before="120" w:after="120" w:line="240" w:lineRule="auto"/>
            <w:ind w:left="426" w:hanging="426"/>
          </w:pPr>
        </w:pPrChange>
      </w:pPr>
      <w:del w:id="207" w:author="Arfa Aijazi" w:date="2023-05-19T02:42:00Z">
        <w:r w:rsidRPr="00B54898" w:rsidDel="00306945">
          <w:delText>36.</w:delText>
        </w:r>
        <w:r w:rsidRPr="00B54898" w:rsidDel="00306945">
          <w:tab/>
          <w:delText>Stone, B. et al. Compound Climate and Infrastructure Events: How Electrical Grid Failure Alters Heat Wave Risk. Environ. Sci. Technol. 55, 6957–6964 (2021).</w:delText>
        </w:r>
      </w:del>
    </w:p>
    <w:p w14:paraId="05D0061A" w14:textId="27BEEBFA" w:rsidR="00B54898" w:rsidRPr="00B54898" w:rsidDel="00306945" w:rsidRDefault="00B54898" w:rsidP="00306945">
      <w:pPr>
        <w:spacing w:before="120" w:after="120" w:line="240" w:lineRule="auto"/>
        <w:rPr>
          <w:del w:id="208" w:author="Arfa Aijazi" w:date="2023-05-19T02:42:00Z"/>
        </w:rPr>
        <w:pPrChange w:id="209" w:author="Arfa Aijazi" w:date="2023-05-19T02:42:00Z">
          <w:pPr>
            <w:spacing w:before="120" w:after="120" w:line="240" w:lineRule="auto"/>
            <w:ind w:left="426" w:hanging="426"/>
          </w:pPr>
        </w:pPrChange>
      </w:pPr>
      <w:del w:id="210" w:author="Arfa Aijazi" w:date="2023-05-19T02:42:00Z">
        <w:r w:rsidRPr="00B54898" w:rsidDel="00306945">
          <w:delText>37.</w:delText>
        </w:r>
        <w:r w:rsidRPr="00B54898" w:rsidDel="00306945">
          <w:tab/>
          <w:delText>King, C., Rhodes, J. &amp; Zarnikau, J. The Timeline and Events of the February 2021 Texas Electric Grid Blackouts. https://energy.utexas.edu/sites/default/files/UTAustin%20%282021%29%20EventsFebruary2021TexasBlackout%2020210714.pdf (2021).</w:delText>
        </w:r>
      </w:del>
    </w:p>
    <w:p w14:paraId="1886CDE4" w14:textId="70F7E078" w:rsidR="00B54898" w:rsidRPr="00B54898" w:rsidDel="00306945" w:rsidRDefault="00B54898" w:rsidP="00306945">
      <w:pPr>
        <w:spacing w:before="120" w:after="120" w:line="240" w:lineRule="auto"/>
        <w:rPr>
          <w:del w:id="211" w:author="Arfa Aijazi" w:date="2023-05-19T02:42:00Z"/>
        </w:rPr>
        <w:pPrChange w:id="212" w:author="Arfa Aijazi" w:date="2023-05-19T02:42:00Z">
          <w:pPr>
            <w:spacing w:before="120" w:after="120" w:line="240" w:lineRule="auto"/>
            <w:ind w:left="426" w:hanging="426"/>
          </w:pPr>
        </w:pPrChange>
      </w:pPr>
      <w:del w:id="213" w:author="Arfa Aijazi" w:date="2023-05-19T02:42:00Z">
        <w:r w:rsidRPr="00B54898" w:rsidDel="00306945">
          <w:delText>38.</w:delText>
        </w:r>
        <w:r w:rsidRPr="00B54898" w:rsidDel="00306945">
          <w:tab/>
          <w:delText>Zhang, H., Arens, E. &amp; Zhai, Y. A review of the corrective power of personal comfort systems in non-neutral ambient environments. Build. Environ. 91, 15–41 (2015).</w:delText>
        </w:r>
      </w:del>
    </w:p>
    <w:p w14:paraId="06957162" w14:textId="5FF907C2" w:rsidR="00B54898" w:rsidRPr="00B54898" w:rsidDel="00306945" w:rsidRDefault="00B54898" w:rsidP="00306945">
      <w:pPr>
        <w:spacing w:before="120" w:after="120" w:line="240" w:lineRule="auto"/>
        <w:rPr>
          <w:del w:id="214" w:author="Arfa Aijazi" w:date="2023-05-19T02:42:00Z"/>
        </w:rPr>
        <w:pPrChange w:id="215" w:author="Arfa Aijazi" w:date="2023-05-19T02:42:00Z">
          <w:pPr>
            <w:spacing w:before="120" w:after="120" w:line="240" w:lineRule="auto"/>
            <w:ind w:left="426" w:hanging="426"/>
          </w:pPr>
        </w:pPrChange>
      </w:pPr>
      <w:del w:id="216" w:author="Arfa Aijazi" w:date="2023-05-19T02:42:00Z">
        <w:r w:rsidRPr="00B54898" w:rsidDel="00306945">
          <w:delText>39.</w:delText>
        </w:r>
        <w:r w:rsidRPr="00B54898" w:rsidDel="00306945">
          <w:tab/>
          <w:delText>Rawal, R. et al. Personal comfort systems: A review on comfort, energy, and economics. Energy Build. 214, 109858 (2020).</w:delText>
        </w:r>
      </w:del>
    </w:p>
    <w:p w14:paraId="2E2B7001" w14:textId="24431F9A" w:rsidR="00B54898" w:rsidRPr="00B54898" w:rsidDel="00306945" w:rsidRDefault="00B54898" w:rsidP="00306945">
      <w:pPr>
        <w:spacing w:before="120" w:after="120" w:line="240" w:lineRule="auto"/>
        <w:rPr>
          <w:del w:id="217" w:author="Arfa Aijazi" w:date="2023-05-19T02:42:00Z"/>
        </w:rPr>
        <w:pPrChange w:id="218" w:author="Arfa Aijazi" w:date="2023-05-19T02:42:00Z">
          <w:pPr>
            <w:spacing w:before="120" w:after="120" w:line="240" w:lineRule="auto"/>
            <w:ind w:left="426" w:hanging="426"/>
          </w:pPr>
        </w:pPrChange>
      </w:pPr>
      <w:del w:id="219" w:author="Arfa Aijazi" w:date="2023-05-19T02:42:00Z">
        <w:r w:rsidRPr="00B54898" w:rsidDel="00306945">
          <w:delText>40.</w:delText>
        </w:r>
        <w:r w:rsidRPr="00B54898" w:rsidDel="00306945">
          <w:tab/>
          <w:delText>Sekhar, S. C. Higher space temperatures and better thermal comfort — a tropical analysis. Energy Build. 23, 63–70 (1995).</w:delText>
        </w:r>
      </w:del>
    </w:p>
    <w:p w14:paraId="5374A111" w14:textId="16D43418" w:rsidR="00B54898" w:rsidRPr="00B54898" w:rsidDel="00306945" w:rsidRDefault="00B54898" w:rsidP="00306945">
      <w:pPr>
        <w:spacing w:before="120" w:after="120" w:line="240" w:lineRule="auto"/>
        <w:rPr>
          <w:del w:id="220" w:author="Arfa Aijazi" w:date="2023-05-19T02:42:00Z"/>
        </w:rPr>
        <w:pPrChange w:id="221" w:author="Arfa Aijazi" w:date="2023-05-19T02:42:00Z">
          <w:pPr>
            <w:spacing w:before="120" w:after="120" w:line="240" w:lineRule="auto"/>
            <w:ind w:left="426" w:hanging="426"/>
          </w:pPr>
        </w:pPrChange>
      </w:pPr>
      <w:del w:id="222" w:author="Arfa Aijazi" w:date="2023-05-19T02:42:00Z">
        <w:r w:rsidRPr="00B54898" w:rsidDel="00306945">
          <w:delText>41.</w:delText>
        </w:r>
        <w:r w:rsidRPr="00B54898" w:rsidDel="00306945">
          <w:tab/>
          <w:delText>Schiavon, S. &amp; Melikov, A. K. Energy saving and improved comfort by increased air movement. Energy Build. 40, 1954–1960 (2008).</w:delText>
        </w:r>
      </w:del>
    </w:p>
    <w:p w14:paraId="3C53E6B0" w14:textId="38F5F103" w:rsidR="00B54898" w:rsidRPr="00B54898" w:rsidDel="00306945" w:rsidRDefault="00B54898" w:rsidP="00306945">
      <w:pPr>
        <w:spacing w:before="120" w:after="120" w:line="240" w:lineRule="auto"/>
        <w:rPr>
          <w:del w:id="223" w:author="Arfa Aijazi" w:date="2023-05-19T02:42:00Z"/>
        </w:rPr>
        <w:pPrChange w:id="224" w:author="Arfa Aijazi" w:date="2023-05-19T02:42:00Z">
          <w:pPr>
            <w:spacing w:before="120" w:after="120" w:line="240" w:lineRule="auto"/>
            <w:ind w:left="426" w:hanging="426"/>
          </w:pPr>
        </w:pPrChange>
      </w:pPr>
      <w:del w:id="225" w:author="Arfa Aijazi" w:date="2023-05-19T02:42:00Z">
        <w:r w:rsidRPr="00B54898" w:rsidDel="00306945">
          <w:delText>42.</w:delText>
        </w:r>
        <w:r w:rsidRPr="00B54898" w:rsidDel="00306945">
          <w:tab/>
          <w:delText xml:space="preserve">Hoyt, T., Arens, E. &amp; Zhang, H. Extending air temperature setpoints: Simulated energy savings and design considerations for new and retrofit buildings. (2014) </w:delText>
        </w:r>
        <w:commentRangeStart w:id="226"/>
        <w:r w:rsidRPr="00B54898" w:rsidDel="00306945">
          <w:delText>doi:10.1016/j.buildenv.2014.09.010.</w:delText>
        </w:r>
        <w:commentRangeEnd w:id="226"/>
        <w:r w:rsidR="0075710F" w:rsidDel="00306945">
          <w:rPr>
            <w:rStyle w:val="CommentReference"/>
          </w:rPr>
          <w:commentReference w:id="226"/>
        </w:r>
      </w:del>
    </w:p>
    <w:p w14:paraId="79C5BBC9" w14:textId="784BA810" w:rsidR="00B54898" w:rsidRPr="00B54898" w:rsidDel="00306945" w:rsidRDefault="00B54898" w:rsidP="00306945">
      <w:pPr>
        <w:spacing w:before="120" w:after="120" w:line="240" w:lineRule="auto"/>
        <w:rPr>
          <w:del w:id="227" w:author="Arfa Aijazi" w:date="2023-05-19T02:42:00Z"/>
        </w:rPr>
        <w:pPrChange w:id="228" w:author="Arfa Aijazi" w:date="2023-05-19T02:42:00Z">
          <w:pPr>
            <w:spacing w:before="120" w:after="120" w:line="240" w:lineRule="auto"/>
            <w:ind w:left="426" w:hanging="426"/>
          </w:pPr>
        </w:pPrChange>
      </w:pPr>
      <w:del w:id="229" w:author="Arfa Aijazi" w:date="2023-05-19T02:42:00Z">
        <w:r w:rsidRPr="00B54898" w:rsidDel="00306945">
          <w:delText>43.</w:delText>
        </w:r>
        <w:r w:rsidRPr="00B54898" w:rsidDel="00306945">
          <w:tab/>
          <w:delText>Lan, L., Qian, X. L., Lian, Z. W. &amp; Lin, Y. B. Local body cooling to improve sleep quality and thermal comfort in a hot environment. Indoor Air 28, 135–145 (2018).</w:delText>
        </w:r>
      </w:del>
    </w:p>
    <w:p w14:paraId="31C203A8" w14:textId="0E7273E9" w:rsidR="00B54898" w:rsidRPr="00B54898" w:rsidDel="00306945" w:rsidRDefault="00B54898" w:rsidP="00306945">
      <w:pPr>
        <w:spacing w:before="120" w:after="120" w:line="240" w:lineRule="auto"/>
        <w:rPr>
          <w:del w:id="230" w:author="Arfa Aijazi" w:date="2023-05-19T02:42:00Z"/>
        </w:rPr>
        <w:pPrChange w:id="231" w:author="Arfa Aijazi" w:date="2023-05-19T02:42:00Z">
          <w:pPr>
            <w:spacing w:before="120" w:after="120" w:line="240" w:lineRule="auto"/>
            <w:ind w:left="426" w:hanging="426"/>
          </w:pPr>
        </w:pPrChange>
      </w:pPr>
      <w:del w:id="232" w:author="Arfa Aijazi" w:date="2023-05-19T02:42:00Z">
        <w:r w:rsidRPr="00B54898" w:rsidDel="00306945">
          <w:delText>44.</w:delText>
        </w:r>
        <w:r w:rsidRPr="00B54898" w:rsidDel="00306945">
          <w:tab/>
          <w:delText>Kawabata, A. &amp; Tokura, H. Effects of Two kinds of Pillow on Thermoregulatory Responses during Night Sleep. Appl. Human Sci. 15, 155–159 (1996).</w:delText>
        </w:r>
      </w:del>
    </w:p>
    <w:p w14:paraId="7B1324C3" w14:textId="30336C55" w:rsidR="00B54898" w:rsidRPr="00B54898" w:rsidDel="00306945" w:rsidRDefault="00B54898" w:rsidP="00306945">
      <w:pPr>
        <w:spacing w:before="120" w:after="120" w:line="240" w:lineRule="auto"/>
        <w:rPr>
          <w:del w:id="233" w:author="Arfa Aijazi" w:date="2023-05-19T02:42:00Z"/>
        </w:rPr>
        <w:pPrChange w:id="234" w:author="Arfa Aijazi" w:date="2023-05-19T02:42:00Z">
          <w:pPr>
            <w:spacing w:before="120" w:after="120" w:line="240" w:lineRule="auto"/>
            <w:ind w:left="426" w:hanging="426"/>
          </w:pPr>
        </w:pPrChange>
      </w:pPr>
      <w:del w:id="235" w:author="Arfa Aijazi" w:date="2023-05-19T02:42:00Z">
        <w:r w:rsidRPr="00B54898" w:rsidDel="00306945">
          <w:delText>45.</w:delText>
        </w:r>
        <w:r w:rsidRPr="00B54898" w:rsidDel="00306945">
          <w:tab/>
          <w:delText>Okamoto-Mizuno, K., Tsuzuki, K. &amp; Mizuno, K. Effects of head cooling on human sleep stages and body temperature. Int. J. Biometeorol. 48, 98–102 (2003).</w:delText>
        </w:r>
      </w:del>
    </w:p>
    <w:p w14:paraId="287639CA" w14:textId="6B3EBB75" w:rsidR="00B54898" w:rsidRPr="00B54898" w:rsidDel="00306945" w:rsidRDefault="00B54898" w:rsidP="00306945">
      <w:pPr>
        <w:spacing w:before="120" w:after="120" w:line="240" w:lineRule="auto"/>
        <w:rPr>
          <w:del w:id="236" w:author="Arfa Aijazi" w:date="2023-05-19T02:42:00Z"/>
        </w:rPr>
        <w:pPrChange w:id="237" w:author="Arfa Aijazi" w:date="2023-05-19T02:42:00Z">
          <w:pPr>
            <w:spacing w:before="120" w:after="120" w:line="240" w:lineRule="auto"/>
            <w:ind w:left="426" w:hanging="426"/>
          </w:pPr>
        </w:pPrChange>
      </w:pPr>
      <w:del w:id="238" w:author="Arfa Aijazi" w:date="2023-05-19T02:42:00Z">
        <w:r w:rsidRPr="00B54898" w:rsidDel="00306945">
          <w:delText>46.</w:delText>
        </w:r>
        <w:r w:rsidRPr="00B54898" w:rsidDel="00306945">
          <w:tab/>
          <w:delText>Lan, L. et al. Elevated airflow can maintain sleep quality and thermal comfort of the elderly in a hot environment. Indoor Air 29, 1040–1049 (2019).</w:delText>
        </w:r>
      </w:del>
    </w:p>
    <w:p w14:paraId="5A93B20E" w14:textId="7711128F" w:rsidR="00B54898" w:rsidRPr="00B54898" w:rsidDel="00306945" w:rsidRDefault="00B54898" w:rsidP="00306945">
      <w:pPr>
        <w:spacing w:before="120" w:after="120" w:line="240" w:lineRule="auto"/>
        <w:rPr>
          <w:del w:id="239" w:author="Arfa Aijazi" w:date="2023-05-19T02:42:00Z"/>
        </w:rPr>
        <w:pPrChange w:id="240" w:author="Arfa Aijazi" w:date="2023-05-19T02:42:00Z">
          <w:pPr>
            <w:spacing w:before="120" w:after="120" w:line="240" w:lineRule="auto"/>
            <w:ind w:left="426" w:hanging="426"/>
          </w:pPr>
        </w:pPrChange>
      </w:pPr>
      <w:del w:id="241" w:author="Arfa Aijazi" w:date="2023-05-19T02:42:00Z">
        <w:r w:rsidRPr="00B54898" w:rsidDel="00306945">
          <w:delText>47.</w:delText>
        </w:r>
        <w:r w:rsidRPr="00B54898" w:rsidDel="00306945">
          <w:tab/>
          <w:delText>Song, W., Lu, Y., Liu, Y., Yang, Y. &amp; Jiang, X. Effect of partial-body heating on thermal comfort and sleep quality of young female adults in a cold indoor environment. Build. Environ. 169, 106585 (2020).</w:delText>
        </w:r>
      </w:del>
    </w:p>
    <w:p w14:paraId="6F229B59" w14:textId="18BEF4BA" w:rsidR="00B54898" w:rsidRPr="00B54898" w:rsidDel="00306945" w:rsidRDefault="00B54898" w:rsidP="00306945">
      <w:pPr>
        <w:spacing w:before="120" w:after="120" w:line="240" w:lineRule="auto"/>
        <w:rPr>
          <w:del w:id="242" w:author="Arfa Aijazi" w:date="2023-05-19T02:42:00Z"/>
        </w:rPr>
        <w:pPrChange w:id="243" w:author="Arfa Aijazi" w:date="2023-05-19T02:42:00Z">
          <w:pPr>
            <w:spacing w:before="120" w:after="120" w:line="240" w:lineRule="auto"/>
            <w:ind w:left="426" w:hanging="426"/>
          </w:pPr>
        </w:pPrChange>
      </w:pPr>
      <w:del w:id="244" w:author="Arfa Aijazi" w:date="2023-05-19T02:42:00Z">
        <w:r w:rsidRPr="00B54898" w:rsidDel="00306945">
          <w:delText>48.</w:delText>
        </w:r>
        <w:r w:rsidRPr="00B54898" w:rsidDel="00306945">
          <w:tab/>
          <w:delText>Okamoto-Mizuno, K., Tsuzuki, K., Ohshiro, Y. &amp; Mizuno, K. Effects of an electric blanket on sleep stages and body temperature in young men. Ergonomics 48, 749–757 (2005).</w:delText>
        </w:r>
      </w:del>
    </w:p>
    <w:p w14:paraId="1DAEA47D" w14:textId="4989B774" w:rsidR="00B54898" w:rsidRPr="00B54898" w:rsidDel="00306945" w:rsidRDefault="00B54898" w:rsidP="00306945">
      <w:pPr>
        <w:spacing w:before="120" w:after="120" w:line="240" w:lineRule="auto"/>
        <w:rPr>
          <w:del w:id="245" w:author="Arfa Aijazi" w:date="2023-05-19T02:42:00Z"/>
        </w:rPr>
        <w:pPrChange w:id="246" w:author="Arfa Aijazi" w:date="2023-05-19T02:42:00Z">
          <w:pPr>
            <w:spacing w:before="120" w:after="120" w:line="240" w:lineRule="auto"/>
            <w:ind w:left="426" w:hanging="426"/>
          </w:pPr>
        </w:pPrChange>
      </w:pPr>
      <w:del w:id="247" w:author="Arfa Aijazi" w:date="2023-05-19T02:42:00Z">
        <w:r w:rsidRPr="00B54898" w:rsidDel="00306945">
          <w:delText>49.</w:delText>
        </w:r>
        <w:r w:rsidRPr="00B54898" w:rsidDel="00306945">
          <w:tab/>
          <w:delText>Raftery, P. et al. Ceiling fans: Predicting indoor air speeds based on full scale laboratory measurements. Build. Environ. 155, 210–223 (2019).</w:delText>
        </w:r>
      </w:del>
    </w:p>
    <w:p w14:paraId="4FE90C54" w14:textId="6613F202" w:rsidR="00B54898" w:rsidRPr="00B54898" w:rsidDel="00306945" w:rsidRDefault="00B54898" w:rsidP="00306945">
      <w:pPr>
        <w:spacing w:before="120" w:after="120" w:line="240" w:lineRule="auto"/>
        <w:rPr>
          <w:del w:id="248" w:author="Arfa Aijazi" w:date="2023-05-19T02:42:00Z"/>
        </w:rPr>
        <w:pPrChange w:id="249" w:author="Arfa Aijazi" w:date="2023-05-19T02:42:00Z">
          <w:pPr>
            <w:spacing w:before="120" w:after="120" w:line="240" w:lineRule="auto"/>
            <w:ind w:left="426" w:hanging="426"/>
          </w:pPr>
        </w:pPrChange>
      </w:pPr>
      <w:del w:id="250" w:author="Arfa Aijazi" w:date="2023-05-19T02:42:00Z">
        <w:r w:rsidRPr="00B54898" w:rsidDel="00306945">
          <w:delText>50.</w:delText>
        </w:r>
        <w:r w:rsidRPr="00B54898" w:rsidDel="00306945">
          <w:tab/>
          <w:delText>Pantelic, J. et al. Personal CO2 cloud: laboratory measurements of metabolic CO2 inhalation zone concentration and dispersion in a typical office desk setting. J. Expo. Sci. Environ. Epidemiol. 30, 328–337 (2020).</w:delText>
        </w:r>
      </w:del>
    </w:p>
    <w:p w14:paraId="3A8ABFD8" w14:textId="66F35DFE" w:rsidR="00B54898" w:rsidRPr="00B54898" w:rsidDel="00306945" w:rsidRDefault="00B54898" w:rsidP="00306945">
      <w:pPr>
        <w:spacing w:before="120" w:after="120" w:line="240" w:lineRule="auto"/>
        <w:rPr>
          <w:del w:id="251" w:author="Arfa Aijazi" w:date="2023-05-19T02:42:00Z"/>
        </w:rPr>
        <w:pPrChange w:id="252" w:author="Arfa Aijazi" w:date="2023-05-19T02:42:00Z">
          <w:pPr>
            <w:spacing w:before="120" w:after="120" w:line="240" w:lineRule="auto"/>
            <w:ind w:left="426" w:hanging="426"/>
          </w:pPr>
        </w:pPrChange>
      </w:pPr>
      <w:del w:id="253" w:author="Arfa Aijazi" w:date="2023-05-19T02:42:00Z">
        <w:r w:rsidRPr="00B54898" w:rsidDel="00306945">
          <w:delText>51.</w:delText>
        </w:r>
        <w:r w:rsidRPr="00B54898" w:rsidDel="00306945">
          <w:tab/>
          <w:delText>Miller, D. et al. Cooling energy savings and occupant feedback in a two year retrofit evaluation of 99 automated ceiling fans staged with air conditioning. Energy Build. 251, 111319 (2021).</w:delText>
        </w:r>
      </w:del>
    </w:p>
    <w:p w14:paraId="77EE8653" w14:textId="73BABB25" w:rsidR="00B54898" w:rsidRPr="00B54898" w:rsidDel="00306945" w:rsidRDefault="00B54898" w:rsidP="00306945">
      <w:pPr>
        <w:spacing w:before="120" w:after="120" w:line="240" w:lineRule="auto"/>
        <w:rPr>
          <w:del w:id="254" w:author="Arfa Aijazi" w:date="2023-05-19T02:42:00Z"/>
        </w:rPr>
        <w:pPrChange w:id="255" w:author="Arfa Aijazi" w:date="2023-05-19T02:42:00Z">
          <w:pPr>
            <w:spacing w:before="120" w:after="120" w:line="240" w:lineRule="auto"/>
            <w:ind w:left="426" w:hanging="426"/>
          </w:pPr>
        </w:pPrChange>
      </w:pPr>
      <w:del w:id="256" w:author="Arfa Aijazi" w:date="2023-05-19T02:42:00Z">
        <w:r w:rsidRPr="00B54898" w:rsidDel="00306945">
          <w:delText>52.</w:delText>
        </w:r>
        <w:r w:rsidRPr="00B54898" w:rsidDel="00306945">
          <w:tab/>
          <w:delText>Lin, Z. &amp; Deng, S. A study on the thermal comfort in sleeping environments in the subtropics—Measuring the total insulation values for the bedding systems commonly used in the subtropics. Build. Environ. 43, 905–916 (2008).</w:delText>
        </w:r>
      </w:del>
    </w:p>
    <w:p w14:paraId="14A41B96" w14:textId="6B72BC7B" w:rsidR="00B54898" w:rsidRPr="00B54898" w:rsidDel="00306945" w:rsidRDefault="00B54898" w:rsidP="00306945">
      <w:pPr>
        <w:spacing w:before="120" w:after="120" w:line="240" w:lineRule="auto"/>
        <w:rPr>
          <w:del w:id="257" w:author="Arfa Aijazi" w:date="2023-05-19T02:42:00Z"/>
        </w:rPr>
        <w:pPrChange w:id="258" w:author="Arfa Aijazi" w:date="2023-05-19T02:42:00Z">
          <w:pPr>
            <w:spacing w:before="120" w:after="120" w:line="240" w:lineRule="auto"/>
            <w:ind w:left="426" w:hanging="426"/>
          </w:pPr>
        </w:pPrChange>
      </w:pPr>
      <w:del w:id="259" w:author="Arfa Aijazi" w:date="2023-05-19T02:42:00Z">
        <w:r w:rsidRPr="00B54898" w:rsidDel="00306945">
          <w:delText>53.</w:delText>
        </w:r>
        <w:r w:rsidRPr="00B54898" w:rsidDel="00306945">
          <w:tab/>
          <w:delText>Klinenberg, E. Heat wave: A social autopsy of disaster in Chicago. (University of Chicago Press, 2015).</w:delText>
        </w:r>
      </w:del>
    </w:p>
    <w:p w14:paraId="76C2FFAA" w14:textId="6DAE6681" w:rsidR="00B54898" w:rsidRPr="00B54898" w:rsidDel="00306945" w:rsidRDefault="00B54898" w:rsidP="00306945">
      <w:pPr>
        <w:spacing w:before="120" w:after="120" w:line="240" w:lineRule="auto"/>
        <w:rPr>
          <w:del w:id="260" w:author="Arfa Aijazi" w:date="2023-05-19T02:42:00Z"/>
        </w:rPr>
        <w:pPrChange w:id="261" w:author="Arfa Aijazi" w:date="2023-05-19T02:42:00Z">
          <w:pPr>
            <w:spacing w:before="120" w:after="120" w:line="240" w:lineRule="auto"/>
            <w:ind w:left="426" w:hanging="426"/>
          </w:pPr>
        </w:pPrChange>
      </w:pPr>
      <w:del w:id="262" w:author="Arfa Aijazi" w:date="2023-05-19T02:42:00Z">
        <w:r w:rsidRPr="00B54898" w:rsidDel="00306945">
          <w:delText>54.</w:delText>
        </w:r>
        <w:r w:rsidRPr="00B54898" w:rsidDel="00306945">
          <w:tab/>
        </w:r>
        <w:commentRangeStart w:id="263"/>
        <w:r w:rsidRPr="00B54898" w:rsidDel="00306945">
          <w:delText>Tanabe, S., Arens, E. A., Bauman, F., Zhang, H. &amp; Madsen, T. Evaluating thermal environments by using a thermal manikin with controlled skin surface temperature. (1994).</w:delText>
        </w:r>
        <w:commentRangeEnd w:id="263"/>
        <w:r w:rsidR="00751038" w:rsidDel="00306945">
          <w:rPr>
            <w:rStyle w:val="CommentReference"/>
          </w:rPr>
          <w:commentReference w:id="263"/>
        </w:r>
      </w:del>
    </w:p>
    <w:p w14:paraId="31D7031C" w14:textId="3B1B7B56" w:rsidR="00B54898" w:rsidRPr="00B54898" w:rsidDel="00306945" w:rsidRDefault="00B54898" w:rsidP="00306945">
      <w:pPr>
        <w:spacing w:before="120" w:after="120" w:line="240" w:lineRule="auto"/>
        <w:rPr>
          <w:del w:id="264" w:author="Arfa Aijazi" w:date="2023-05-19T02:42:00Z"/>
        </w:rPr>
        <w:pPrChange w:id="265" w:author="Arfa Aijazi" w:date="2023-05-19T02:42:00Z">
          <w:pPr>
            <w:spacing w:before="120" w:after="120" w:line="240" w:lineRule="auto"/>
            <w:ind w:left="426" w:hanging="426"/>
          </w:pPr>
        </w:pPrChange>
      </w:pPr>
      <w:del w:id="266" w:author="Arfa Aijazi" w:date="2023-05-19T02:42:00Z">
        <w:r w:rsidRPr="00B54898" w:rsidDel="00306945">
          <w:delText>55.</w:delText>
        </w:r>
        <w:r w:rsidRPr="00B54898" w:rsidDel="00306945">
          <w:tab/>
          <w:delText>WHO Housing and Health Guidelines. (World Health Organization, 2018).</w:delText>
        </w:r>
      </w:del>
    </w:p>
    <w:p w14:paraId="209F27CF" w14:textId="3AA3ECC7" w:rsidR="00B54898" w:rsidRPr="00B54898" w:rsidDel="00306945" w:rsidRDefault="00B54898" w:rsidP="00306945">
      <w:pPr>
        <w:spacing w:before="120" w:after="120" w:line="240" w:lineRule="auto"/>
        <w:rPr>
          <w:del w:id="267" w:author="Arfa Aijazi" w:date="2023-05-19T02:42:00Z"/>
        </w:rPr>
        <w:pPrChange w:id="268" w:author="Arfa Aijazi" w:date="2023-05-19T02:42:00Z">
          <w:pPr>
            <w:spacing w:before="120" w:after="120" w:line="240" w:lineRule="auto"/>
            <w:ind w:left="426" w:hanging="426"/>
          </w:pPr>
        </w:pPrChange>
      </w:pPr>
      <w:del w:id="269" w:author="Arfa Aijazi" w:date="2023-05-19T02:42:00Z">
        <w:r w:rsidRPr="00B54898" w:rsidDel="00306945">
          <w:delText>56.</w:delText>
        </w:r>
        <w:r w:rsidRPr="00B54898" w:rsidDel="00306945">
          <w:tab/>
          <w:delText>Eron, K. et al. Weighted Blanket Use: A Systematic Review. Am. J. Occup. Ther. 74, 7402205010p1-7402205010p14 (2020).</w:delText>
        </w:r>
      </w:del>
    </w:p>
    <w:p w14:paraId="14C6F37D" w14:textId="278A4327" w:rsidR="00B54898" w:rsidRPr="00B54898" w:rsidDel="00306945" w:rsidRDefault="00B54898" w:rsidP="00306945">
      <w:pPr>
        <w:spacing w:before="120" w:after="120" w:line="240" w:lineRule="auto"/>
        <w:rPr>
          <w:del w:id="270" w:author="Arfa Aijazi" w:date="2023-05-19T02:42:00Z"/>
        </w:rPr>
        <w:pPrChange w:id="271" w:author="Arfa Aijazi" w:date="2023-05-19T02:42:00Z">
          <w:pPr>
            <w:spacing w:before="120" w:after="120" w:line="240" w:lineRule="auto"/>
            <w:ind w:left="426" w:hanging="426"/>
          </w:pPr>
        </w:pPrChange>
      </w:pPr>
      <w:del w:id="272" w:author="Arfa Aijazi" w:date="2023-05-19T02:42:00Z">
        <w:r w:rsidRPr="00B54898" w:rsidDel="00306945">
          <w:delText>57.</w:delText>
        </w:r>
        <w:r w:rsidRPr="00B54898" w:rsidDel="00306945">
          <w:tab/>
          <w:delText>360 Research Reports. Global Memory Foam Mattress Market Research Report. 90 (2020).</w:delText>
        </w:r>
      </w:del>
    </w:p>
    <w:p w14:paraId="2F77BA3C" w14:textId="5024879C" w:rsidR="00B54898" w:rsidRPr="00B54898" w:rsidDel="00306945" w:rsidRDefault="00B54898" w:rsidP="00306945">
      <w:pPr>
        <w:spacing w:before="120" w:after="120" w:line="240" w:lineRule="auto"/>
        <w:rPr>
          <w:del w:id="273" w:author="Arfa Aijazi" w:date="2023-05-19T02:42:00Z"/>
        </w:rPr>
        <w:pPrChange w:id="274" w:author="Arfa Aijazi" w:date="2023-05-19T02:42:00Z">
          <w:pPr>
            <w:spacing w:before="120" w:after="120" w:line="240" w:lineRule="auto"/>
            <w:ind w:left="426" w:hanging="426"/>
          </w:pPr>
        </w:pPrChange>
      </w:pPr>
      <w:del w:id="275" w:author="Arfa Aijazi" w:date="2023-05-19T02:42:00Z">
        <w:r w:rsidRPr="00B54898" w:rsidDel="00306945">
          <w:delText>58.</w:delText>
        </w:r>
        <w:r w:rsidRPr="00B54898" w:rsidDel="00306945">
          <w:tab/>
          <w:delText>Inoue, Y., Shibasaki, M., Ueda, H. &amp; Ishizashi, H. Mechanisms underlying the age-related decrement in the human sweating response. Eur. J. Appl. Physiol. 79, 121–126 (1999).</w:delText>
        </w:r>
      </w:del>
    </w:p>
    <w:p w14:paraId="1F304FA3" w14:textId="7C4BBBCA" w:rsidR="00B54898" w:rsidRPr="00B54898" w:rsidDel="00306945" w:rsidRDefault="00B54898" w:rsidP="00306945">
      <w:pPr>
        <w:spacing w:before="120" w:after="120" w:line="240" w:lineRule="auto"/>
        <w:rPr>
          <w:del w:id="276" w:author="Arfa Aijazi" w:date="2023-05-19T02:42:00Z"/>
        </w:rPr>
        <w:pPrChange w:id="277" w:author="Arfa Aijazi" w:date="2023-05-19T02:42:00Z">
          <w:pPr>
            <w:spacing w:before="120" w:after="120" w:line="240" w:lineRule="auto"/>
            <w:ind w:left="426" w:hanging="426"/>
          </w:pPr>
        </w:pPrChange>
      </w:pPr>
      <w:del w:id="278" w:author="Arfa Aijazi" w:date="2023-05-19T02:42:00Z">
        <w:r w:rsidRPr="00B54898" w:rsidDel="00306945">
          <w:delText>59.</w:delText>
        </w:r>
        <w:r w:rsidRPr="00B54898" w:rsidDel="00306945">
          <w:tab/>
          <w:delText>Arens, E., Zhang, H. &amp; Huizenga, C. Partial- and whole-body thermal sensation and comfort—Part II: Non-uniform environmental conditions. J. Therm. Biol. 31, 60–66 (2006).</w:delText>
        </w:r>
      </w:del>
    </w:p>
    <w:p w14:paraId="1B6BF0C4" w14:textId="61D435AD" w:rsidR="00B54898" w:rsidRPr="00B54898" w:rsidDel="00306945" w:rsidRDefault="00B54898" w:rsidP="00306945">
      <w:pPr>
        <w:spacing w:before="120" w:after="120" w:line="240" w:lineRule="auto"/>
        <w:rPr>
          <w:del w:id="279" w:author="Arfa Aijazi" w:date="2023-05-19T02:42:00Z"/>
        </w:rPr>
        <w:pPrChange w:id="280" w:author="Arfa Aijazi" w:date="2023-05-19T02:42:00Z">
          <w:pPr>
            <w:spacing w:before="120" w:after="120" w:line="240" w:lineRule="auto"/>
            <w:ind w:left="426" w:hanging="426"/>
          </w:pPr>
        </w:pPrChange>
      </w:pPr>
      <w:del w:id="281" w:author="Arfa Aijazi" w:date="2023-05-19T02:42:00Z">
        <w:r w:rsidRPr="00B54898" w:rsidDel="00306945">
          <w:delText>60.</w:delText>
        </w:r>
        <w:r w:rsidRPr="00B54898" w:rsidDel="00306945">
          <w:tab/>
          <w:delText>Bauman, F. &amp; Arens, E. The development of a controlled environment chamber for the physical and subjective assessment of human comfort in office environments. (1988).</w:delText>
        </w:r>
      </w:del>
    </w:p>
    <w:p w14:paraId="17004CCC" w14:textId="4034730A" w:rsidR="00B54898" w:rsidRPr="00B54898" w:rsidDel="00306945" w:rsidRDefault="00B54898" w:rsidP="00306945">
      <w:pPr>
        <w:spacing w:before="120" w:after="120" w:line="240" w:lineRule="auto"/>
        <w:rPr>
          <w:del w:id="282" w:author="Arfa Aijazi" w:date="2023-05-19T02:42:00Z"/>
        </w:rPr>
        <w:pPrChange w:id="283" w:author="Arfa Aijazi" w:date="2023-05-19T02:42:00Z">
          <w:pPr>
            <w:spacing w:before="120" w:after="120" w:line="240" w:lineRule="auto"/>
            <w:ind w:left="426" w:hanging="426"/>
          </w:pPr>
        </w:pPrChange>
      </w:pPr>
      <w:del w:id="284" w:author="Arfa Aijazi" w:date="2023-05-19T02:42:00Z">
        <w:r w:rsidRPr="00B54898" w:rsidDel="00306945">
          <w:delText>61.</w:delText>
        </w:r>
        <w:r w:rsidRPr="00B54898" w:rsidDel="00306945">
          <w:tab/>
          <w:delText>Arens, E. a., Bauman, F. s., Johnston, L. p. &amp; Zhang, H. Testing of Localized Ventilation Systems in a New Controlled Environment Chamber. Indoor Air 1, 263–281 (1991).</w:delText>
        </w:r>
      </w:del>
    </w:p>
    <w:p w14:paraId="018EED6E" w14:textId="6BCCA6B0" w:rsidR="00B54898" w:rsidRPr="00B54898" w:rsidDel="00306945" w:rsidRDefault="00B54898" w:rsidP="00306945">
      <w:pPr>
        <w:spacing w:before="120" w:after="120" w:line="240" w:lineRule="auto"/>
        <w:rPr>
          <w:del w:id="285" w:author="Arfa Aijazi" w:date="2023-05-19T02:42:00Z"/>
        </w:rPr>
        <w:pPrChange w:id="286" w:author="Arfa Aijazi" w:date="2023-05-19T02:42:00Z">
          <w:pPr>
            <w:spacing w:before="120" w:after="120" w:line="240" w:lineRule="auto"/>
            <w:ind w:left="426" w:hanging="426"/>
          </w:pPr>
        </w:pPrChange>
      </w:pPr>
      <w:del w:id="287" w:author="Arfa Aijazi" w:date="2023-05-19T02:42:00Z">
        <w:r w:rsidRPr="00B54898" w:rsidDel="00306945">
          <w:delText>62.</w:delText>
        </w:r>
        <w:r w:rsidRPr="00B54898" w:rsidDel="00306945">
          <w:tab/>
          <w:delText>PT-Teknik. Thermal manikins.</w:delText>
        </w:r>
      </w:del>
    </w:p>
    <w:p w14:paraId="633734BB" w14:textId="644133CE" w:rsidR="00B54898" w:rsidRPr="00B54898" w:rsidDel="00306945" w:rsidRDefault="00B54898" w:rsidP="00306945">
      <w:pPr>
        <w:spacing w:before="120" w:after="120" w:line="240" w:lineRule="auto"/>
        <w:rPr>
          <w:del w:id="288" w:author="Arfa Aijazi" w:date="2023-05-19T02:42:00Z"/>
        </w:rPr>
        <w:pPrChange w:id="289" w:author="Arfa Aijazi" w:date="2023-05-19T02:42:00Z">
          <w:pPr>
            <w:spacing w:before="120" w:after="120" w:line="240" w:lineRule="auto"/>
            <w:ind w:left="426" w:hanging="426"/>
          </w:pPr>
        </w:pPrChange>
      </w:pPr>
      <w:del w:id="290" w:author="Arfa Aijazi" w:date="2023-05-19T02:42:00Z">
        <w:r w:rsidRPr="00B54898" w:rsidDel="00306945">
          <w:delText>63.</w:delText>
        </w:r>
        <w:r w:rsidRPr="00B54898" w:rsidDel="00306945">
          <w:tab/>
          <w:delText>BYTELINE. Manikin Manual. https://manikin.dk/ (2008).</w:delText>
        </w:r>
      </w:del>
    </w:p>
    <w:p w14:paraId="57EEC45F" w14:textId="63C5413E" w:rsidR="00B54898" w:rsidRPr="00B54898" w:rsidDel="00306945" w:rsidRDefault="00B54898" w:rsidP="00306945">
      <w:pPr>
        <w:spacing w:before="120" w:after="120" w:line="240" w:lineRule="auto"/>
        <w:rPr>
          <w:del w:id="291" w:author="Arfa Aijazi" w:date="2023-05-19T02:42:00Z"/>
        </w:rPr>
        <w:pPrChange w:id="292" w:author="Arfa Aijazi" w:date="2023-05-19T02:42:00Z">
          <w:pPr>
            <w:spacing w:before="120" w:after="120" w:line="240" w:lineRule="auto"/>
            <w:ind w:left="426" w:hanging="426"/>
          </w:pPr>
        </w:pPrChange>
      </w:pPr>
      <w:del w:id="293" w:author="Arfa Aijazi" w:date="2023-05-19T02:42:00Z">
        <w:r w:rsidRPr="00B54898" w:rsidDel="00306945">
          <w:delText>64.</w:delText>
        </w:r>
        <w:r w:rsidRPr="00B54898" w:rsidDel="00306945">
          <w:tab/>
          <w:delText>Melikov, A. Breathing thermal manikins for indoor environment assessment: important characteristics and requirements. Eur. J. Appl. Physiol. 92, 710–713 (2004).</w:delText>
        </w:r>
      </w:del>
    </w:p>
    <w:p w14:paraId="7DF05F07" w14:textId="44860454" w:rsidR="00B54898" w:rsidRPr="00B54898" w:rsidDel="00306945" w:rsidRDefault="00B54898" w:rsidP="00306945">
      <w:pPr>
        <w:spacing w:before="120" w:after="120" w:line="240" w:lineRule="auto"/>
        <w:rPr>
          <w:del w:id="294" w:author="Arfa Aijazi" w:date="2023-05-19T02:42:00Z"/>
        </w:rPr>
        <w:pPrChange w:id="295" w:author="Arfa Aijazi" w:date="2023-05-19T02:42:00Z">
          <w:pPr>
            <w:spacing w:before="120" w:after="120" w:line="240" w:lineRule="auto"/>
            <w:ind w:left="426" w:hanging="426"/>
          </w:pPr>
        </w:pPrChange>
      </w:pPr>
      <w:del w:id="296" w:author="Arfa Aijazi" w:date="2023-05-19T02:42:00Z">
        <w:r w:rsidRPr="00B54898" w:rsidDel="00306945">
          <w:delText>65.</w:delText>
        </w:r>
        <w:r w:rsidRPr="00B54898" w:rsidDel="00306945">
          <w:tab/>
          <w:delText>Huizenga, C., Hui, Z. &amp; Arens, E. A model of human physiology and comfort for assessing complex thermal environments. Build. Environ. 36, 691–699 (2001).</w:delText>
        </w:r>
      </w:del>
    </w:p>
    <w:p w14:paraId="097A8CAD" w14:textId="7264DCE7" w:rsidR="00B54898" w:rsidRPr="00B54898" w:rsidDel="00306945" w:rsidRDefault="00B54898" w:rsidP="00306945">
      <w:pPr>
        <w:spacing w:before="120" w:after="120" w:line="240" w:lineRule="auto"/>
        <w:rPr>
          <w:del w:id="297" w:author="Arfa Aijazi" w:date="2023-05-19T02:42:00Z"/>
        </w:rPr>
        <w:pPrChange w:id="298" w:author="Arfa Aijazi" w:date="2023-05-19T02:42:00Z">
          <w:pPr>
            <w:spacing w:before="120" w:after="120" w:line="240" w:lineRule="auto"/>
            <w:ind w:left="426" w:hanging="426"/>
          </w:pPr>
        </w:pPrChange>
      </w:pPr>
      <w:del w:id="299" w:author="Arfa Aijazi" w:date="2023-05-19T02:42:00Z">
        <w:r w:rsidRPr="00B54898" w:rsidDel="00306945">
          <w:delText>66.</w:delText>
        </w:r>
        <w:r w:rsidRPr="00B54898" w:rsidDel="00306945">
          <w:tab/>
          <w:delText>PT Teknik. Thermal manikin calibration. (2020).</w:delText>
        </w:r>
      </w:del>
    </w:p>
    <w:p w14:paraId="3D738983" w14:textId="462EFC4C" w:rsidR="00B54898" w:rsidRPr="00B54898" w:rsidDel="00306945" w:rsidRDefault="00B54898" w:rsidP="00306945">
      <w:pPr>
        <w:spacing w:before="120" w:after="120" w:line="240" w:lineRule="auto"/>
        <w:rPr>
          <w:del w:id="300" w:author="Arfa Aijazi" w:date="2023-05-19T02:42:00Z"/>
        </w:rPr>
        <w:pPrChange w:id="301" w:author="Arfa Aijazi" w:date="2023-05-19T02:42:00Z">
          <w:pPr>
            <w:spacing w:before="120" w:after="120" w:line="240" w:lineRule="auto"/>
            <w:ind w:left="426" w:hanging="426"/>
          </w:pPr>
        </w:pPrChange>
      </w:pPr>
      <w:del w:id="302" w:author="Arfa Aijazi" w:date="2023-05-19T02:42:00Z">
        <w:r w:rsidRPr="00B54898" w:rsidDel="00306945">
          <w:delText>67.</w:delText>
        </w:r>
        <w:r w:rsidRPr="00B54898" w:rsidDel="00306945">
          <w:tab/>
          <w:delText>Cohn, S. A. C. Development of a Personal Heater Efficiency Index. (University of California, Berkeley, 2017).</w:delText>
        </w:r>
      </w:del>
    </w:p>
    <w:p w14:paraId="146F3711" w14:textId="5CC17D3D" w:rsidR="00B54898" w:rsidRPr="00B54898" w:rsidDel="00306945" w:rsidRDefault="00B54898" w:rsidP="00306945">
      <w:pPr>
        <w:spacing w:before="120" w:after="120" w:line="240" w:lineRule="auto"/>
        <w:rPr>
          <w:del w:id="303" w:author="Arfa Aijazi" w:date="2023-05-19T02:42:00Z"/>
        </w:rPr>
        <w:pPrChange w:id="304" w:author="Arfa Aijazi" w:date="2023-05-19T02:42:00Z">
          <w:pPr>
            <w:spacing w:before="120" w:after="120" w:line="240" w:lineRule="auto"/>
            <w:ind w:left="426" w:hanging="426"/>
          </w:pPr>
        </w:pPrChange>
      </w:pPr>
      <w:del w:id="305" w:author="Arfa Aijazi" w:date="2023-05-19T02:42:00Z">
        <w:r w:rsidRPr="00B54898" w:rsidDel="00306945">
          <w:delText>68.</w:delText>
        </w:r>
        <w:r w:rsidRPr="00B54898" w:rsidDel="00306945">
          <w:tab/>
          <w:delText>Schiavon, S. &amp; Melikov, A. K. Introduction of a Cooling-Fan Efficiency Index. HVACR Res. 15, 1121–1144 (2009).</w:delText>
        </w:r>
      </w:del>
    </w:p>
    <w:p w14:paraId="09A03DCD" w14:textId="3151031A" w:rsidR="00B54898" w:rsidRPr="00B54898" w:rsidDel="00306945" w:rsidRDefault="00B54898" w:rsidP="00306945">
      <w:pPr>
        <w:spacing w:before="120" w:after="120" w:line="240" w:lineRule="auto"/>
        <w:rPr>
          <w:del w:id="306" w:author="Arfa Aijazi" w:date="2023-05-19T02:42:00Z"/>
        </w:rPr>
        <w:pPrChange w:id="307" w:author="Arfa Aijazi" w:date="2023-05-19T02:42:00Z">
          <w:pPr>
            <w:spacing w:before="120" w:after="120" w:line="240" w:lineRule="auto"/>
            <w:ind w:left="426" w:hanging="426"/>
          </w:pPr>
        </w:pPrChange>
      </w:pPr>
      <w:del w:id="308" w:author="Arfa Aijazi" w:date="2023-05-19T02:42:00Z">
        <w:r w:rsidRPr="00B54898" w:rsidDel="00306945">
          <w:delText>69.</w:delText>
        </w:r>
        <w:r w:rsidRPr="00B54898" w:rsidDel="00306945">
          <w:tab/>
          <w:delText>Yang, B. et al. Cooling efficiency of a brushless direct current stand fan. Build. Environ. 85, 196–204 (2015).</w:delText>
        </w:r>
      </w:del>
    </w:p>
    <w:p w14:paraId="636FA4E8" w14:textId="2EC73DCF" w:rsidR="00B54898" w:rsidRPr="00B54898" w:rsidDel="00306945" w:rsidRDefault="00B54898" w:rsidP="00306945">
      <w:pPr>
        <w:spacing w:before="120" w:after="120" w:line="240" w:lineRule="auto"/>
        <w:rPr>
          <w:del w:id="309" w:author="Arfa Aijazi" w:date="2023-05-19T02:42:00Z"/>
        </w:rPr>
        <w:pPrChange w:id="310" w:author="Arfa Aijazi" w:date="2023-05-19T02:42:00Z">
          <w:pPr>
            <w:spacing w:before="120" w:after="120" w:line="240" w:lineRule="auto"/>
            <w:ind w:left="426" w:hanging="426"/>
          </w:pPr>
        </w:pPrChange>
      </w:pPr>
      <w:del w:id="311" w:author="Arfa Aijazi" w:date="2023-05-19T02:42:00Z">
        <w:r w:rsidRPr="00B54898" w:rsidDel="00306945">
          <w:delText>70.</w:delText>
        </w:r>
        <w:r w:rsidRPr="00B54898" w:rsidDel="00306945">
          <w:tab/>
          <w:delText>Emergency Blanket. https://www.surviveoutdoorslonger.com/survive-outdoors-longer-emergency-blanket.html.</w:delText>
        </w:r>
      </w:del>
    </w:p>
    <w:p w14:paraId="4D164467" w14:textId="5031B497" w:rsidR="00B54898" w:rsidRPr="00B54898" w:rsidDel="00306945" w:rsidRDefault="00B54898" w:rsidP="00306945">
      <w:pPr>
        <w:spacing w:before="120" w:after="120" w:line="240" w:lineRule="auto"/>
        <w:rPr>
          <w:del w:id="312" w:author="Arfa Aijazi" w:date="2023-05-19T02:42:00Z"/>
        </w:rPr>
        <w:pPrChange w:id="313" w:author="Arfa Aijazi" w:date="2023-05-19T02:42:00Z">
          <w:pPr>
            <w:spacing w:before="120" w:after="120" w:line="240" w:lineRule="auto"/>
            <w:ind w:left="426" w:hanging="426"/>
          </w:pPr>
        </w:pPrChange>
      </w:pPr>
      <w:del w:id="314" w:author="Arfa Aijazi" w:date="2023-05-19T02:42:00Z">
        <w:r w:rsidRPr="00B54898" w:rsidDel="00306945">
          <w:delText>71.</w:delText>
        </w:r>
        <w:r w:rsidRPr="00B54898" w:rsidDel="00306945">
          <w:tab/>
          <w:delText>Anttonen, H. et al. Thermal Manikin Measurements—Exact or Not? Int. J. Occup. Saf. Ergon. 10, 291–300 (2004).</w:delText>
        </w:r>
      </w:del>
    </w:p>
    <w:p w14:paraId="6A4B0160" w14:textId="11A7F974" w:rsidR="00B54898" w:rsidRPr="00B54898" w:rsidDel="00306945" w:rsidRDefault="00B54898" w:rsidP="00306945">
      <w:pPr>
        <w:spacing w:before="120" w:after="120" w:line="240" w:lineRule="auto"/>
        <w:rPr>
          <w:del w:id="315" w:author="Arfa Aijazi" w:date="2023-05-19T02:42:00Z"/>
        </w:rPr>
        <w:pPrChange w:id="316" w:author="Arfa Aijazi" w:date="2023-05-19T02:42:00Z">
          <w:pPr>
            <w:spacing w:before="120" w:after="120" w:line="240" w:lineRule="auto"/>
            <w:ind w:left="426" w:hanging="426"/>
          </w:pPr>
        </w:pPrChange>
      </w:pPr>
      <w:del w:id="317" w:author="Arfa Aijazi" w:date="2023-05-19T02:42:00Z">
        <w:r w:rsidRPr="00B54898" w:rsidDel="00306945">
          <w:delText>72.</w:delText>
        </w:r>
        <w:r w:rsidRPr="00B54898" w:rsidDel="00306945">
          <w:tab/>
          <w:delText>JCGM/WG1. Evaluation of measurement data—Guide to the expression of uncertainty in measurement. vol. 50 (International Standards Organization (ISO))</w:delText>
        </w:r>
      </w:del>
      <w:ins w:id="318" w:author="Stefano Schiavon" w:date="2023-02-24T13:35:00Z">
        <w:del w:id="319" w:author="Arfa Aijazi" w:date="2023-05-19T02:42:00Z">
          <w:r w:rsidR="0075710F" w:rsidDel="00306945">
            <w:delText>.</w:delText>
          </w:r>
        </w:del>
      </w:ins>
      <w:del w:id="320" w:author="Arfa Aijazi" w:date="2023-05-19T02:42:00Z">
        <w:r w:rsidRPr="00B54898" w:rsidDel="00306945">
          <w:delText xml:space="preserve">, </w:delText>
        </w:r>
      </w:del>
      <w:ins w:id="321" w:author="Stefano Schiavon" w:date="2023-02-24T13:35:00Z">
        <w:del w:id="322" w:author="Arfa Aijazi" w:date="2023-05-19T02:42:00Z">
          <w:r w:rsidR="0075710F" w:rsidDel="00306945">
            <w:delText>(</w:delText>
          </w:r>
        </w:del>
      </w:ins>
      <w:del w:id="323" w:author="Arfa Aijazi" w:date="2023-05-19T02:42:00Z">
        <w:r w:rsidRPr="00B54898" w:rsidDel="00306945">
          <w:delText>2008).</w:delText>
        </w:r>
      </w:del>
    </w:p>
    <w:p w14:paraId="5A80B789" w14:textId="13B697C3" w:rsidR="00B54898" w:rsidRPr="00B54898" w:rsidDel="00306945" w:rsidRDefault="00B54898" w:rsidP="00306945">
      <w:pPr>
        <w:spacing w:before="120" w:after="120" w:line="240" w:lineRule="auto"/>
        <w:rPr>
          <w:del w:id="324" w:author="Arfa Aijazi" w:date="2023-05-19T02:42:00Z"/>
        </w:rPr>
        <w:pPrChange w:id="325" w:author="Arfa Aijazi" w:date="2023-05-19T02:42:00Z">
          <w:pPr>
            <w:spacing w:before="120" w:after="120" w:line="240" w:lineRule="auto"/>
            <w:ind w:left="426" w:hanging="426"/>
          </w:pPr>
        </w:pPrChange>
      </w:pPr>
      <w:del w:id="326" w:author="Arfa Aijazi" w:date="2023-05-19T02:42:00Z">
        <w:r w:rsidRPr="00B54898" w:rsidDel="00306945">
          <w:delText>73.</w:delText>
        </w:r>
        <w:r w:rsidRPr="00B54898" w:rsidDel="00306945">
          <w:tab/>
          <w:delText>Bell, S. A. A beginner’s guide to uncertainty of measurement. (2001).</w:delText>
        </w:r>
      </w:del>
    </w:p>
    <w:p w14:paraId="170DDFAF" w14:textId="5C7D720A" w:rsidR="00B54898" w:rsidRPr="00B54898" w:rsidDel="00306945" w:rsidRDefault="00B54898" w:rsidP="00306945">
      <w:pPr>
        <w:spacing w:before="120" w:after="120" w:line="240" w:lineRule="auto"/>
        <w:rPr>
          <w:del w:id="327" w:author="Arfa Aijazi" w:date="2023-05-19T02:42:00Z"/>
        </w:rPr>
        <w:pPrChange w:id="328" w:author="Arfa Aijazi" w:date="2023-05-19T02:42:00Z">
          <w:pPr>
            <w:spacing w:before="120" w:after="120" w:line="240" w:lineRule="auto"/>
            <w:ind w:left="426" w:hanging="426"/>
          </w:pPr>
        </w:pPrChange>
      </w:pPr>
      <w:del w:id="329" w:author="Arfa Aijazi" w:date="2023-05-19T02:42:00Z">
        <w:r w:rsidRPr="00B54898" w:rsidDel="00306945">
          <w:delText>74.</w:delText>
        </w:r>
        <w:r w:rsidRPr="00B54898" w:rsidDel="00306945">
          <w:tab/>
          <w:delText>Wehner, M., Stone, D., Krishnan, H., AchutaRao, K. &amp; Castillo, F. The Deadly Combination of Heat and Humidity in India and Pakistan in Summer 2015. Bull. Am. Meteorol. Soc. 97, S81–S86 (2016).</w:delText>
        </w:r>
      </w:del>
    </w:p>
    <w:p w14:paraId="0A4AF90C" w14:textId="0C0476A6" w:rsidR="00B54898" w:rsidRPr="00B54898" w:rsidDel="00306945" w:rsidRDefault="00B54898" w:rsidP="00306945">
      <w:pPr>
        <w:spacing w:before="120" w:after="120" w:line="240" w:lineRule="auto"/>
        <w:rPr>
          <w:del w:id="330" w:author="Arfa Aijazi" w:date="2023-05-19T02:42:00Z"/>
        </w:rPr>
        <w:pPrChange w:id="331" w:author="Arfa Aijazi" w:date="2023-05-19T02:42:00Z">
          <w:pPr>
            <w:spacing w:before="120" w:after="120" w:line="240" w:lineRule="auto"/>
            <w:ind w:left="426" w:hanging="426"/>
          </w:pPr>
        </w:pPrChange>
      </w:pPr>
      <w:del w:id="332" w:author="Arfa Aijazi" w:date="2023-05-19T02:42:00Z">
        <w:r w:rsidRPr="00B54898" w:rsidDel="00306945">
          <w:delText>75.</w:delText>
        </w:r>
        <w:r w:rsidRPr="00B54898" w:rsidDel="00306945">
          <w:tab/>
          <w:delText>Cohen, J., Agel, L., Barlow, M., Garfinkel, C. I. &amp; White, I. Linking Arctic variability and change with extreme winter weather in the United States. Science 373, 1116–1121 (2021).</w:delText>
        </w:r>
      </w:del>
    </w:p>
    <w:p w14:paraId="7940E4DF" w14:textId="4E1FAFE6" w:rsidR="00B54898" w:rsidRPr="00B54898" w:rsidDel="00306945" w:rsidRDefault="00B54898" w:rsidP="00306945">
      <w:pPr>
        <w:spacing w:before="120" w:after="120" w:line="240" w:lineRule="auto"/>
        <w:rPr>
          <w:del w:id="333" w:author="Arfa Aijazi" w:date="2023-05-19T02:42:00Z"/>
        </w:rPr>
        <w:pPrChange w:id="334" w:author="Arfa Aijazi" w:date="2023-05-19T02:42:00Z">
          <w:pPr>
            <w:spacing w:before="120" w:after="120" w:line="240" w:lineRule="auto"/>
            <w:ind w:left="426" w:hanging="426"/>
          </w:pPr>
        </w:pPrChange>
      </w:pPr>
      <w:del w:id="335" w:author="Arfa Aijazi" w:date="2023-05-19T02:42:00Z">
        <w:r w:rsidRPr="00B54898" w:rsidDel="00306945">
          <w:delText>76.</w:delText>
        </w:r>
        <w:r w:rsidRPr="00B54898" w:rsidDel="00306945">
          <w:tab/>
          <w:delText>Haider, K. &amp; Anis, K. Heat Wave Death Toll Rises to 2,000 in Pakistan’s Financial Hub. Bloomberg.com (2015).</w:delText>
        </w:r>
      </w:del>
    </w:p>
    <w:p w14:paraId="499942F6" w14:textId="34E0D2DF" w:rsidR="00B54898" w:rsidRPr="00B54898" w:rsidDel="00306945" w:rsidRDefault="00B54898" w:rsidP="00306945">
      <w:pPr>
        <w:spacing w:before="120" w:after="120" w:line="240" w:lineRule="auto"/>
        <w:rPr>
          <w:del w:id="336" w:author="Arfa Aijazi" w:date="2023-05-19T02:42:00Z"/>
        </w:rPr>
        <w:pPrChange w:id="337" w:author="Arfa Aijazi" w:date="2023-05-19T02:42:00Z">
          <w:pPr>
            <w:spacing w:before="120" w:after="120" w:line="240" w:lineRule="auto"/>
            <w:ind w:left="426" w:hanging="426"/>
          </w:pPr>
        </w:pPrChange>
      </w:pPr>
      <w:del w:id="338" w:author="Arfa Aijazi" w:date="2023-05-19T02:42:00Z">
        <w:r w:rsidRPr="00B54898" w:rsidDel="00306945">
          <w:delText>77.</w:delText>
        </w:r>
        <w:r w:rsidRPr="00B54898" w:rsidDel="00306945">
          <w:tab/>
          <w:delText>Davis, L., Gertler, P., Jarvis, S. &amp; Wolfram, C. Air conditioning and global inequality. Glob. Environ. Change 69, 102299 (2021).</w:delText>
        </w:r>
      </w:del>
    </w:p>
    <w:p w14:paraId="17AAAC44" w14:textId="3B5BE36C" w:rsidR="00B54898" w:rsidRPr="00B54898" w:rsidDel="00306945" w:rsidRDefault="00B54898" w:rsidP="00306945">
      <w:pPr>
        <w:spacing w:before="120" w:after="120" w:line="240" w:lineRule="auto"/>
        <w:rPr>
          <w:del w:id="339" w:author="Arfa Aijazi" w:date="2023-05-19T02:42:00Z"/>
        </w:rPr>
        <w:pPrChange w:id="340" w:author="Arfa Aijazi" w:date="2023-05-19T02:42:00Z">
          <w:pPr>
            <w:spacing w:before="120" w:after="120" w:line="240" w:lineRule="auto"/>
            <w:ind w:left="426" w:hanging="426"/>
          </w:pPr>
        </w:pPrChange>
      </w:pPr>
      <w:del w:id="341" w:author="Arfa Aijazi" w:date="2023-05-19T02:42:00Z">
        <w:r w:rsidRPr="00B54898" w:rsidDel="00306945">
          <w:delText>78.</w:delText>
        </w:r>
        <w:r w:rsidRPr="00B54898" w:rsidDel="00306945">
          <w:tab/>
          <w:delText xml:space="preserve">Khan, M. Assessment of intra-city urban heat island effect in relation to vulnerable stakeholders via Local Climate Zone classification, Land Surface Temperature analysis, and traverse surveys A Case Study of Karachi, Pakistan. (Master's Thesis, Glasgow Caledonian University, 2020).  </w:delText>
        </w:r>
      </w:del>
    </w:p>
    <w:p w14:paraId="099F5877" w14:textId="1382E102" w:rsidR="00B54898" w:rsidRPr="00B54898" w:rsidDel="00306945" w:rsidRDefault="00B54898" w:rsidP="00306945">
      <w:pPr>
        <w:spacing w:before="120" w:after="120" w:line="240" w:lineRule="auto"/>
        <w:rPr>
          <w:del w:id="342" w:author="Arfa Aijazi" w:date="2023-05-19T02:42:00Z"/>
        </w:rPr>
        <w:pPrChange w:id="343" w:author="Arfa Aijazi" w:date="2023-05-19T02:42:00Z">
          <w:pPr>
            <w:spacing w:before="120" w:after="120" w:line="240" w:lineRule="auto"/>
            <w:ind w:left="426" w:hanging="426"/>
          </w:pPr>
        </w:pPrChange>
      </w:pPr>
      <w:del w:id="344" w:author="Arfa Aijazi" w:date="2023-05-19T02:42:00Z">
        <w:r w:rsidRPr="00B54898" w:rsidDel="00306945">
          <w:delText>79.</w:delText>
        </w:r>
        <w:r w:rsidRPr="00B54898" w:rsidDel="00306945">
          <w:tab/>
          <w:delText>Weather Data &amp; Weather API | Visual Crossing. https://www.visualcrossing.com/.</w:delText>
        </w:r>
      </w:del>
    </w:p>
    <w:p w14:paraId="411183B4" w14:textId="08D2C485" w:rsidR="00B54898" w:rsidRPr="00B54898" w:rsidDel="00306945" w:rsidRDefault="00B54898" w:rsidP="00306945">
      <w:pPr>
        <w:spacing w:before="120" w:after="120" w:line="240" w:lineRule="auto"/>
        <w:rPr>
          <w:del w:id="345" w:author="Arfa Aijazi" w:date="2023-05-19T02:42:00Z"/>
        </w:rPr>
        <w:pPrChange w:id="346" w:author="Arfa Aijazi" w:date="2023-05-19T02:42:00Z">
          <w:pPr>
            <w:spacing w:before="120" w:after="120" w:line="240" w:lineRule="auto"/>
            <w:ind w:left="426" w:hanging="426"/>
          </w:pPr>
        </w:pPrChange>
      </w:pPr>
      <w:del w:id="347" w:author="Arfa Aijazi" w:date="2023-05-19T02:42:00Z">
        <w:r w:rsidRPr="00B54898" w:rsidDel="00306945">
          <w:delText>80.</w:delText>
        </w:r>
        <w:r w:rsidRPr="00B54898" w:rsidDel="00306945">
          <w:tab/>
          <w:delText>Parkinson, T. et al. ASHRAE global database of thermal comfort field measurements. (2022).</w:delText>
        </w:r>
      </w:del>
    </w:p>
    <w:p w14:paraId="57F66C40" w14:textId="117D8589" w:rsidR="00B54898" w:rsidRPr="00B54898" w:rsidDel="00306945" w:rsidRDefault="00B54898" w:rsidP="00306945">
      <w:pPr>
        <w:spacing w:before="120" w:after="120" w:line="240" w:lineRule="auto"/>
        <w:rPr>
          <w:del w:id="348" w:author="Arfa Aijazi" w:date="2023-05-19T02:42:00Z"/>
        </w:rPr>
        <w:pPrChange w:id="349" w:author="Arfa Aijazi" w:date="2023-05-19T02:42:00Z">
          <w:pPr>
            <w:spacing w:before="120" w:after="120" w:line="240" w:lineRule="auto"/>
            <w:ind w:left="426" w:hanging="426"/>
          </w:pPr>
        </w:pPrChange>
      </w:pPr>
      <w:del w:id="350" w:author="Arfa Aijazi" w:date="2023-05-19T02:42:00Z">
        <w:r w:rsidRPr="00B54898" w:rsidDel="00306945">
          <w:delText>81.</w:delText>
        </w:r>
        <w:r w:rsidRPr="00B54898" w:rsidDel="00306945">
          <w:tab/>
          <w:delText>Gagge, A. P., Stolwijk, J. &amp; Nishi, Y. An Effective Temperature Scale Based on a Simple Model of Human Physiological Regulatory Response. ASHRAE Trans 77, 247–257 (1971).</w:delText>
        </w:r>
      </w:del>
    </w:p>
    <w:p w14:paraId="23A3C79E" w14:textId="4C724122" w:rsidR="00B54898" w:rsidRPr="00B54898" w:rsidDel="00306945" w:rsidRDefault="00B54898" w:rsidP="00306945">
      <w:pPr>
        <w:spacing w:before="120" w:after="120" w:line="240" w:lineRule="auto"/>
        <w:rPr>
          <w:del w:id="351" w:author="Arfa Aijazi" w:date="2023-05-19T02:42:00Z"/>
        </w:rPr>
        <w:pPrChange w:id="352" w:author="Arfa Aijazi" w:date="2023-05-19T02:42:00Z">
          <w:pPr>
            <w:spacing w:before="120" w:after="120" w:line="240" w:lineRule="auto"/>
            <w:ind w:left="426" w:hanging="426"/>
          </w:pPr>
        </w:pPrChange>
      </w:pPr>
      <w:del w:id="353" w:author="Arfa Aijazi" w:date="2023-05-19T02:42:00Z">
        <w:r w:rsidRPr="00B54898" w:rsidDel="00306945">
          <w:delText>82.</w:delText>
        </w:r>
        <w:r w:rsidRPr="00B54898" w:rsidDel="00306945">
          <w:tab/>
          <w:delText>Schweiker, M. et al. comf: Models and Equations for Human Comfort Research. (2022).</w:delText>
        </w:r>
      </w:del>
    </w:p>
    <w:p w14:paraId="5D2DAF3F" w14:textId="7A3F9092" w:rsidR="00B54898" w:rsidRPr="00B54898" w:rsidDel="00306945" w:rsidRDefault="00B54898" w:rsidP="00306945">
      <w:pPr>
        <w:spacing w:before="120" w:after="120" w:line="240" w:lineRule="auto"/>
        <w:rPr>
          <w:del w:id="354" w:author="Arfa Aijazi" w:date="2023-05-19T02:42:00Z"/>
        </w:rPr>
        <w:pPrChange w:id="355" w:author="Arfa Aijazi" w:date="2023-05-19T02:42:00Z">
          <w:pPr>
            <w:spacing w:before="120" w:after="120" w:line="240" w:lineRule="auto"/>
            <w:ind w:left="426" w:hanging="426"/>
          </w:pPr>
        </w:pPrChange>
      </w:pPr>
      <w:del w:id="356" w:author="Arfa Aijazi" w:date="2023-05-19T02:42:00Z">
        <w:r w:rsidRPr="00B54898" w:rsidDel="00306945">
          <w:delText>83.</w:delText>
        </w:r>
        <w:r w:rsidRPr="00B54898" w:rsidDel="00306945">
          <w:tab/>
          <w:delText>Lapillonne, B. Future of Air-Conditioning. https://www.enerdata.net/publications/executive-briefing/the-future-air-conditioning-global-demand.html (2019).</w:delText>
        </w:r>
      </w:del>
    </w:p>
    <w:p w14:paraId="3CA8DC3A" w14:textId="265F3299" w:rsidR="00B54898" w:rsidRPr="00B54898" w:rsidDel="00306945" w:rsidRDefault="00B54898" w:rsidP="00306945">
      <w:pPr>
        <w:spacing w:before="120" w:after="120" w:line="240" w:lineRule="auto"/>
        <w:rPr>
          <w:del w:id="357" w:author="Arfa Aijazi" w:date="2023-05-19T02:42:00Z"/>
        </w:rPr>
        <w:pPrChange w:id="358" w:author="Arfa Aijazi" w:date="2023-05-19T02:42:00Z">
          <w:pPr>
            <w:spacing w:before="120" w:after="120" w:line="240" w:lineRule="auto"/>
            <w:ind w:left="426" w:hanging="426"/>
          </w:pPr>
        </w:pPrChange>
      </w:pPr>
      <w:del w:id="359" w:author="Arfa Aijazi" w:date="2023-05-19T02:42:00Z">
        <w:r w:rsidRPr="00B54898" w:rsidDel="00306945">
          <w:delText>84.</w:delText>
        </w:r>
        <w:r w:rsidRPr="00B54898" w:rsidDel="00306945">
          <w:tab/>
          <w:delText>Winter Storm Uri. Federal Communications Commission https://www.fcc.gov/uri (2021).</w:delText>
        </w:r>
      </w:del>
    </w:p>
    <w:p w14:paraId="35157CD4" w14:textId="79497C34" w:rsidR="00B54898" w:rsidRPr="00B54898" w:rsidDel="00306945" w:rsidRDefault="00B54898" w:rsidP="00306945">
      <w:pPr>
        <w:spacing w:before="120" w:after="120" w:line="240" w:lineRule="auto"/>
        <w:rPr>
          <w:del w:id="360" w:author="Arfa Aijazi" w:date="2023-05-19T02:42:00Z"/>
        </w:rPr>
        <w:pPrChange w:id="361" w:author="Arfa Aijazi" w:date="2023-05-19T02:42:00Z">
          <w:pPr>
            <w:spacing w:before="120" w:after="120" w:line="240" w:lineRule="auto"/>
            <w:ind w:left="426" w:hanging="426"/>
          </w:pPr>
        </w:pPrChange>
      </w:pPr>
      <w:del w:id="362" w:author="Arfa Aijazi" w:date="2023-05-19T02:42:00Z">
        <w:r w:rsidRPr="00B54898" w:rsidDel="00306945">
          <w:delText>85.</w:delText>
        </w:r>
        <w:r w:rsidRPr="00B54898" w:rsidDel="00306945">
          <w:tab/>
          <w:delText>Doan, L. How Many Millions Are Without Power in Texas? It’s Impossible to Know for Sure. Time (2021).</w:delText>
        </w:r>
      </w:del>
    </w:p>
    <w:p w14:paraId="1462B01A" w14:textId="17358DA5" w:rsidR="00B54898" w:rsidRPr="00B54898" w:rsidDel="00306945" w:rsidRDefault="00B54898" w:rsidP="00306945">
      <w:pPr>
        <w:spacing w:before="120" w:after="120" w:line="240" w:lineRule="auto"/>
        <w:rPr>
          <w:del w:id="363" w:author="Arfa Aijazi" w:date="2023-05-19T02:42:00Z"/>
        </w:rPr>
        <w:pPrChange w:id="364" w:author="Arfa Aijazi" w:date="2023-05-19T02:42:00Z">
          <w:pPr>
            <w:spacing w:before="120" w:after="120" w:line="240" w:lineRule="auto"/>
            <w:ind w:left="426" w:hanging="426"/>
          </w:pPr>
        </w:pPrChange>
      </w:pPr>
      <w:del w:id="365" w:author="Arfa Aijazi" w:date="2023-05-19T02:42:00Z">
        <w:r w:rsidRPr="00B54898" w:rsidDel="00306945">
          <w:delText>86.</w:delText>
        </w:r>
        <w:r w:rsidRPr="00B54898" w:rsidDel="00306945">
          <w:tab/>
          <w:delText>Texas uses natural gas for electricity generation and home heating. https://www.eia.gov/todayinenergy/detail.php?id=47116.</w:delText>
        </w:r>
      </w:del>
    </w:p>
    <w:p w14:paraId="290A9C2E" w14:textId="79F9F4B2" w:rsidR="00B54898" w:rsidRPr="00B54898" w:rsidDel="00306945" w:rsidRDefault="00B54898" w:rsidP="00306945">
      <w:pPr>
        <w:spacing w:before="120" w:after="120" w:line="240" w:lineRule="auto"/>
        <w:rPr>
          <w:del w:id="366" w:author="Arfa Aijazi" w:date="2023-05-19T02:42:00Z"/>
        </w:rPr>
        <w:pPrChange w:id="367" w:author="Arfa Aijazi" w:date="2023-05-19T02:42:00Z">
          <w:pPr>
            <w:spacing w:before="120" w:after="120" w:line="240" w:lineRule="auto"/>
            <w:ind w:left="426" w:hanging="426"/>
          </w:pPr>
        </w:pPrChange>
      </w:pPr>
      <w:del w:id="368" w:author="Arfa Aijazi" w:date="2023-05-19T02:42:00Z">
        <w:r w:rsidRPr="00B54898" w:rsidDel="00306945">
          <w:delText>87.</w:delText>
        </w:r>
        <w:r w:rsidRPr="00B54898" w:rsidDel="00306945">
          <w:tab/>
          <w:delText>Subramanian, S. et al. 2022 State Energy Efficiency Scorecard. (2022).</w:delText>
        </w:r>
      </w:del>
    </w:p>
    <w:p w14:paraId="1716562C" w14:textId="7ADC043C" w:rsidR="00B54898" w:rsidRPr="00B54898" w:rsidDel="00306945" w:rsidRDefault="00B54898" w:rsidP="00306945">
      <w:pPr>
        <w:spacing w:before="120" w:after="120" w:line="240" w:lineRule="auto"/>
        <w:rPr>
          <w:del w:id="369" w:author="Arfa Aijazi" w:date="2023-05-19T02:42:00Z"/>
        </w:rPr>
        <w:pPrChange w:id="370" w:author="Arfa Aijazi" w:date="2023-05-19T02:42:00Z">
          <w:pPr>
            <w:spacing w:before="120" w:after="120" w:line="240" w:lineRule="auto"/>
            <w:ind w:left="426" w:hanging="426"/>
          </w:pPr>
        </w:pPrChange>
      </w:pPr>
      <w:del w:id="371" w:author="Arfa Aijazi" w:date="2023-05-19T02:42:00Z">
        <w:r w:rsidRPr="00B54898" w:rsidDel="00306945">
          <w:delText>88.</w:delText>
        </w:r>
        <w:r w:rsidRPr="00B54898" w:rsidDel="00306945">
          <w:tab/>
          <w:delText>Hellerstedt, J. February 2021 Winter Storm-Related Deaths – Texas. https://www.dshs.texas.gov/news/updates/SMOC_FebWinterStorm_MortalitySurvReport_12-30-21.pdf (2021).</w:delText>
        </w:r>
      </w:del>
    </w:p>
    <w:p w14:paraId="4EF49812" w14:textId="178DFA75" w:rsidR="00B54898" w:rsidRPr="00B54898" w:rsidDel="00306945" w:rsidRDefault="00B54898" w:rsidP="00306945">
      <w:pPr>
        <w:spacing w:before="120" w:after="120" w:line="240" w:lineRule="auto"/>
        <w:rPr>
          <w:del w:id="372" w:author="Arfa Aijazi" w:date="2023-05-19T02:42:00Z"/>
        </w:rPr>
        <w:pPrChange w:id="373" w:author="Arfa Aijazi" w:date="2023-05-19T02:42:00Z">
          <w:pPr>
            <w:spacing w:before="120" w:after="120" w:line="240" w:lineRule="auto"/>
            <w:ind w:left="426" w:hanging="426"/>
          </w:pPr>
        </w:pPrChange>
      </w:pPr>
      <w:del w:id="374" w:author="Arfa Aijazi" w:date="2023-05-19T02:42:00Z">
        <w:r w:rsidRPr="00B54898" w:rsidDel="00306945">
          <w:delText>89.</w:delText>
        </w:r>
        <w:r w:rsidRPr="00B54898" w:rsidDel="00306945">
          <w:tab/>
          <w:delText>U.S. DOE. EnergyPlus. (2022).</w:delText>
        </w:r>
      </w:del>
    </w:p>
    <w:p w14:paraId="187ACC53" w14:textId="48880185" w:rsidR="00B54898" w:rsidRPr="00B54898" w:rsidDel="00306945" w:rsidRDefault="00B54898" w:rsidP="00306945">
      <w:pPr>
        <w:spacing w:before="120" w:after="120" w:line="240" w:lineRule="auto"/>
        <w:rPr>
          <w:del w:id="375" w:author="Arfa Aijazi" w:date="2023-05-19T02:42:00Z"/>
        </w:rPr>
        <w:pPrChange w:id="376" w:author="Arfa Aijazi" w:date="2023-05-19T02:42:00Z">
          <w:pPr>
            <w:spacing w:before="120" w:after="120" w:line="240" w:lineRule="auto"/>
            <w:ind w:left="426" w:hanging="426"/>
          </w:pPr>
        </w:pPrChange>
      </w:pPr>
      <w:del w:id="377" w:author="Arfa Aijazi" w:date="2023-05-19T02:42:00Z">
        <w:r w:rsidRPr="00B54898" w:rsidDel="00306945">
          <w:delText>90.</w:delText>
        </w:r>
        <w:r w:rsidRPr="00B54898" w:rsidDel="00306945">
          <w:tab/>
          <w:delText>Texas Building Permit Data - Texas Real Estate Research Center. https://www.recenter.tamu.edu:443/data/building-permits.</w:delText>
        </w:r>
      </w:del>
    </w:p>
    <w:p w14:paraId="39FD4134" w14:textId="35D6EEB3" w:rsidR="00B54898" w:rsidRPr="00B54898" w:rsidDel="00306945" w:rsidRDefault="00B54898" w:rsidP="00306945">
      <w:pPr>
        <w:spacing w:before="120" w:after="120" w:line="240" w:lineRule="auto"/>
        <w:rPr>
          <w:del w:id="378" w:author="Arfa Aijazi" w:date="2023-05-19T02:42:00Z"/>
        </w:rPr>
        <w:pPrChange w:id="379" w:author="Arfa Aijazi" w:date="2023-05-19T02:42:00Z">
          <w:pPr>
            <w:spacing w:before="120" w:after="120" w:line="240" w:lineRule="auto"/>
            <w:ind w:left="426" w:hanging="426"/>
          </w:pPr>
        </w:pPrChange>
      </w:pPr>
      <w:del w:id="380" w:author="Arfa Aijazi" w:date="2023-05-19T02:42:00Z">
        <w:r w:rsidRPr="00B54898" w:rsidDel="00306945">
          <w:delText>91.</w:delText>
        </w:r>
        <w:r w:rsidRPr="00B54898" w:rsidDel="00306945">
          <w:tab/>
          <w:delText>Texas Section-ASCE. Recommended Practice for the Design of Residential Foundations. (2007).</w:delText>
        </w:r>
      </w:del>
    </w:p>
    <w:p w14:paraId="43BB3272" w14:textId="5DAE1D53" w:rsidR="00B54898" w:rsidRPr="00B54898" w:rsidDel="00306945" w:rsidRDefault="00B54898" w:rsidP="00306945">
      <w:pPr>
        <w:spacing w:before="120" w:after="120" w:line="240" w:lineRule="auto"/>
        <w:rPr>
          <w:del w:id="381" w:author="Arfa Aijazi" w:date="2023-05-19T02:42:00Z"/>
        </w:rPr>
        <w:pPrChange w:id="382" w:author="Arfa Aijazi" w:date="2023-05-19T02:42:00Z">
          <w:pPr>
            <w:spacing w:before="120" w:after="120" w:line="240" w:lineRule="auto"/>
            <w:ind w:left="426" w:hanging="426"/>
          </w:pPr>
        </w:pPrChange>
      </w:pPr>
      <w:del w:id="383" w:author="Arfa Aijazi" w:date="2023-05-19T02:42:00Z">
        <w:r w:rsidRPr="00B54898" w:rsidDel="00306945">
          <w:delText>92.</w:delText>
        </w:r>
        <w:r w:rsidRPr="00B54898" w:rsidDel="00306945">
          <w:tab/>
          <w:delText>Mendon, V. V. &amp; Taylor, Z. T. Development of residential prototype building models and analysis system for large-scale energy efficiency studies using EnergyPlus. (2014).</w:delText>
        </w:r>
      </w:del>
    </w:p>
    <w:p w14:paraId="6D3362A3" w14:textId="29FA8D0E" w:rsidR="00B54898" w:rsidDel="00306945" w:rsidRDefault="00B54898" w:rsidP="00306945">
      <w:pPr>
        <w:spacing w:before="120" w:after="120" w:line="240" w:lineRule="auto"/>
        <w:rPr>
          <w:del w:id="384" w:author="Arfa Aijazi" w:date="2023-05-19T02:42:00Z"/>
        </w:rPr>
        <w:pPrChange w:id="385" w:author="Arfa Aijazi" w:date="2023-05-19T02:42:00Z">
          <w:pPr>
            <w:spacing w:before="120" w:after="120" w:line="240" w:lineRule="auto"/>
            <w:ind w:left="426" w:hanging="426"/>
          </w:pPr>
        </w:pPrChange>
      </w:pPr>
      <w:del w:id="386" w:author="Arfa Aijazi" w:date="2023-05-19T02:42:00Z">
        <w:r w:rsidRPr="00B54898" w:rsidDel="00306945">
          <w:delText>93.</w:delText>
        </w:r>
        <w:r w:rsidRPr="00B54898" w:rsidDel="00306945">
          <w:tab/>
          <w:delText xml:space="preserve">Prototype Building Models | Building Energy Codes Program. </w:delText>
        </w:r>
        <w:r w:rsidR="00000000" w:rsidDel="00306945">
          <w:fldChar w:fldCharType="begin"/>
        </w:r>
        <w:r w:rsidR="00000000" w:rsidDel="00306945">
          <w:delInstrText>HYPERLINK "https://www.energycodes.gov/prototype-building-models" \l "Residential"</w:delInstrText>
        </w:r>
        <w:r w:rsidR="00000000" w:rsidDel="00306945">
          <w:fldChar w:fldCharType="separate"/>
        </w:r>
        <w:r w:rsidR="009969F4" w:rsidRPr="003159E2" w:rsidDel="00306945">
          <w:rPr>
            <w:rStyle w:val="Hyperlink"/>
          </w:rPr>
          <w:delText>https://www.energycodes.gov/prototype-building-models#Residential</w:delText>
        </w:r>
        <w:r w:rsidR="00000000" w:rsidDel="00306945">
          <w:rPr>
            <w:rStyle w:val="Hyperlink"/>
          </w:rPr>
          <w:fldChar w:fldCharType="end"/>
        </w:r>
        <w:r w:rsidRPr="00B54898" w:rsidDel="00306945">
          <w:delText>.</w:delText>
        </w:r>
      </w:del>
    </w:p>
    <w:p w14:paraId="36DF57A2" w14:textId="749F7069" w:rsidR="009969F4" w:rsidRPr="00B54898" w:rsidRDefault="009969F4" w:rsidP="00306945">
      <w:pPr>
        <w:spacing w:before="120" w:after="120" w:line="240" w:lineRule="auto"/>
        <w:pPrChange w:id="387" w:author="Arfa Aijazi" w:date="2023-05-19T02:42:00Z">
          <w:pPr>
            <w:spacing w:before="120" w:after="120" w:line="240" w:lineRule="auto"/>
            <w:ind w:left="426" w:hanging="426"/>
          </w:pPr>
        </w:pPrChange>
      </w:pPr>
      <w:del w:id="388" w:author="Arfa Aijazi" w:date="2023-05-19T02:42:00Z">
        <w:r w:rsidDel="00306945">
          <w:delText xml:space="preserve">94. </w:delText>
        </w:r>
        <w:r w:rsidR="00ED5988" w:rsidRPr="00ED5988" w:rsidDel="00306945">
          <w:delText>ANSI/ASHRAE, Standard 55-2020: Thermal Environmental Conditions for Human Occupancy, American Society of Heating, Refrigerating and Air-Conditioning Engineering, Atlanta, GA, 2020.</w:delText>
        </w:r>
      </w:del>
    </w:p>
    <w:p w14:paraId="561AF77B" w14:textId="1873D3AF" w:rsidR="00A46F95" w:rsidRDefault="00A46F95" w:rsidP="00644DB8">
      <w:pPr>
        <w:pStyle w:val="Heading1"/>
      </w:pPr>
      <w:r>
        <w:t>Acknowledgements</w:t>
      </w:r>
    </w:p>
    <w:p w14:paraId="639515A7" w14:textId="4D8EDEF4"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w:t>
      </w:r>
      <w:commentRangeStart w:id="389"/>
      <w:r>
        <w:t xml:space="preserve">also thank </w:t>
      </w:r>
      <w:commentRangeEnd w:id="389"/>
      <w:r w:rsidR="00EC3164">
        <w:rPr>
          <w:rStyle w:val="CommentReference"/>
        </w:rPr>
        <w:commentReference w:id="389"/>
      </w:r>
      <w:r>
        <w:t xml:space="preserve">Professor Ed </w:t>
      </w:r>
      <w:proofErr w:type="spellStart"/>
      <w:r>
        <w:t>Arens</w:t>
      </w:r>
      <w:proofErr w:type="spellEnd"/>
      <w:r>
        <w:t xml:space="preserve">, Charlie Huizenga, and Dr. </w:t>
      </w:r>
      <w:proofErr w:type="spellStart"/>
      <w:r>
        <w:t>Yingdong</w:t>
      </w:r>
      <w:proofErr w:type="spellEnd"/>
      <w:r>
        <w:t xml:space="preserve"> He with the CBE at the University of California, Berkeley for their assistance with using the Controlled Environmental Chamber (CEC) and the thermal manikin</w:t>
      </w:r>
      <w:r w:rsidR="00025846">
        <w:t xml:space="preserve"> and </w:t>
      </w:r>
      <w:ins w:id="390" w:author="Arfa Aijazi" w:date="2023-05-18T17:22:00Z">
        <w:r w:rsidR="002E3622">
          <w:t xml:space="preserve">Dr. </w:t>
        </w:r>
      </w:ins>
      <w:r w:rsidR="00025846">
        <w:t xml:space="preserve">Federico Tartarini, </w:t>
      </w:r>
      <w:r w:rsidR="00863756">
        <w:t xml:space="preserve">formerly affiliated with the </w:t>
      </w:r>
      <w:r w:rsidR="00863756">
        <w:lastRenderedPageBreak/>
        <w:t xml:space="preserve">Berkeley Education Alliance for Research in Singapore (BEARS), for his help with the case study methodology. </w:t>
      </w:r>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Default="00A46F95" w:rsidP="00751670">
      <w:pPr>
        <w:pStyle w:val="Heading1"/>
        <w:rPr>
          <w:bCs/>
        </w:rPr>
      </w:pPr>
      <w:r>
        <w:rPr>
          <w:bCs/>
        </w:rPr>
        <w:t>Center for the Built Environment (CBE), University of California, Berkeley, Berkeley, CA, USA</w:t>
      </w:r>
    </w:p>
    <w:p w14:paraId="6932B064" w14:textId="77777777"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58A5DF6B" w14:textId="77777777" w:rsidR="00A46F95" w:rsidRDefault="00A46F95" w:rsidP="00A46F95">
      <w:pPr>
        <w:pStyle w:val="Heading2"/>
      </w:pPr>
      <w:r>
        <w:t>Contributions</w:t>
      </w:r>
    </w:p>
    <w:p w14:paraId="6E78F12C" w14:textId="77777777" w:rsidR="00A46F95" w:rsidRDefault="00A46F95" w:rsidP="00A46F95">
      <w:r>
        <w:t>A.A.: conceptualization (lead); methodology (lead); investigation; formal analysis; writing—original draft; writing—review and editing (equal); visualization.</w:t>
      </w:r>
    </w:p>
    <w:p w14:paraId="30C91501" w14:textId="77777777" w:rsidR="00A46F95" w:rsidRDefault="00A46F95" w:rsidP="00A46F95">
      <w:r>
        <w:t>T.P.: conceptualization (support); methodology (support); writing—review and editing (equal)</w:t>
      </w:r>
    </w:p>
    <w:p w14:paraId="2D37901F" w14:textId="77777777" w:rsidR="00A46F95" w:rsidRDefault="00A46F95" w:rsidP="00A46F95">
      <w:r>
        <w:t>H.Z.: methodology (support)</w:t>
      </w:r>
    </w:p>
    <w:p w14:paraId="47A0B70C" w14:textId="77777777" w:rsidR="00A46F95" w:rsidRDefault="00A46F95" w:rsidP="00A46F95">
      <w:r>
        <w:t>S.S.: conceptualization (support); methodology (support); writing—review and editing (equal)</w:t>
      </w:r>
    </w:p>
    <w:p w14:paraId="7B9B33A1" w14:textId="77777777" w:rsidR="00A46F95" w:rsidRDefault="00A46F95" w:rsidP="00A46F95">
      <w:pPr>
        <w:pStyle w:val="Heading2"/>
      </w:pPr>
      <w:r>
        <w:t>Corresponding author</w:t>
      </w:r>
    </w:p>
    <w:p w14:paraId="0C189363" w14:textId="1D3E6F62" w:rsidR="000311DB" w:rsidRDefault="00A46F95" w:rsidP="00A46F95">
      <w:r>
        <w:t xml:space="preserve">Correspondence to </w:t>
      </w:r>
      <w:hyperlink r:id="rId16" w:history="1">
        <w:r w:rsidRPr="007C33C2">
          <w:rPr>
            <w:rStyle w:val="Hyperlink"/>
          </w:rPr>
          <w:t>Stefano Schiavon</w:t>
        </w:r>
      </w:hyperlink>
      <w:r>
        <w:t>.</w:t>
      </w:r>
    </w:p>
    <w:p w14:paraId="7AF82831" w14:textId="77777777" w:rsidR="00A23477" w:rsidRDefault="00A23477" w:rsidP="00A23477">
      <w:pPr>
        <w:spacing w:after="0" w:line="240" w:lineRule="auto"/>
        <w:jc w:val="left"/>
        <w:sectPr w:rsidR="00A23477">
          <w:pgSz w:w="12240" w:h="15840"/>
          <w:pgMar w:top="1440" w:right="1440" w:bottom="1440" w:left="1440" w:header="720" w:footer="720" w:gutter="0"/>
          <w:cols w:space="720"/>
          <w:docGrid w:linePitch="360"/>
        </w:sectPr>
      </w:pPr>
    </w:p>
    <w:p w14:paraId="3F72E1B1" w14:textId="2CB5FF18" w:rsidR="00235A5A" w:rsidRPr="00235A5A" w:rsidRDefault="000311DB" w:rsidP="00C83AC6">
      <w:pPr>
        <w:pStyle w:val="Heading1"/>
      </w:pPr>
      <w:r>
        <w:lastRenderedPageBreak/>
        <w:t>Supplementary Information</w:t>
      </w:r>
    </w:p>
    <w:p w14:paraId="7FC8E99A" w14:textId="4E33A402" w:rsidR="006D0622" w:rsidRDefault="006D0622" w:rsidP="00F62F70">
      <w:pPr>
        <w:pStyle w:val="Caption"/>
      </w:pPr>
      <w:bookmarkStart w:id="391" w:name="_Ref123122666"/>
      <w:bookmarkStart w:id="392" w:name="_Toc123123947"/>
      <w:r>
        <w:t xml:space="preserve">Supplementary Table </w:t>
      </w:r>
      <w:fldSimple w:instr=" SEQ Supplementary_Table \* ARABIC ">
        <w:r>
          <w:rPr>
            <w:noProof/>
          </w:rPr>
          <w:t>1</w:t>
        </w:r>
      </w:fldSimple>
      <w:bookmarkEnd w:id="391"/>
      <w:r>
        <w:t xml:space="preserve">: </w:t>
      </w:r>
      <w:r>
        <w:rPr>
          <w:noProof/>
        </w:rPr>
        <w:t>Thermal manikin body segments and associated surface area and core temperature setting for comfort mode per the Advanced Berkeley Comfort model</w:t>
      </w:r>
      <w:r>
        <w:fldChar w:fldCharType="begin"/>
      </w:r>
      <w:r w:rsidR="00105E3B">
        <w:instrText xml:space="preserve"> ADDIN ZOTERO_ITEM CSL_CITATION {"citationID":"uaFcYBrk","properties":{"formattedCitation":"\\super 63\\nosupersub{}","plainCitation":"63","noteIndex":0},"citationItems":[{"id":494,"uris":["http://zotero.org/users/4259226/items/VQJPJYLG"],"itemData":{"id":494,"type":"article-journal","abstract":"The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00306945" w:rsidRPr="00306945">
        <w:rPr>
          <w:rFonts w:cs="Times New Roman"/>
          <w:sz w:val="22"/>
          <w:vertAlign w:val="superscript"/>
        </w:rPr>
        <w:t>63</w:t>
      </w:r>
      <w:r>
        <w:fldChar w:fldCharType="end"/>
      </w:r>
      <w:r>
        <w:rPr>
          <w:noProof/>
        </w:rPr>
        <w:t>.</w:t>
      </w:r>
      <w:bookmarkEnd w:id="392"/>
      <w:r>
        <w:rPr>
          <w:noProof/>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BF1F00" w14:paraId="0161ADCD" w14:textId="77777777" w:rsidTr="00B20484">
        <w:tc>
          <w:tcPr>
            <w:tcW w:w="0" w:type="auto"/>
          </w:tcPr>
          <w:p w14:paraId="4E63939F" w14:textId="77777777" w:rsidR="00BF1F00" w:rsidRDefault="00BF1F00" w:rsidP="00B20484">
            <w:pPr>
              <w:pStyle w:val="Tabletext"/>
            </w:pPr>
          </w:p>
        </w:tc>
        <w:tc>
          <w:tcPr>
            <w:tcW w:w="0" w:type="auto"/>
          </w:tcPr>
          <w:p w14:paraId="5D23248F" w14:textId="77777777" w:rsidR="00BF1F00" w:rsidRPr="00D12370" w:rsidRDefault="00BF1F00" w:rsidP="00B20484">
            <w:pPr>
              <w:pStyle w:val="Tabletext"/>
              <w:rPr>
                <w:b/>
                <w:bCs/>
              </w:rPr>
            </w:pPr>
            <w:r>
              <w:rPr>
                <w:b/>
                <w:bCs/>
              </w:rPr>
              <w:t>Body segment</w:t>
            </w:r>
          </w:p>
        </w:tc>
        <w:tc>
          <w:tcPr>
            <w:tcW w:w="0" w:type="auto"/>
          </w:tcPr>
          <w:p w14:paraId="283E6E13" w14:textId="77777777" w:rsidR="00BF1F00" w:rsidRPr="00D12370" w:rsidRDefault="00BF1F00" w:rsidP="00B20484">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7E11867F" w14:textId="77777777" w:rsidR="00BF1F00" w:rsidRPr="00D12370" w:rsidRDefault="00BF1F00" w:rsidP="00B20484">
            <w:pPr>
              <w:pStyle w:val="Tabletext"/>
              <w:rPr>
                <w:b/>
                <w:bCs/>
              </w:rPr>
            </w:pPr>
            <w:r>
              <w:rPr>
                <w:b/>
                <w:bCs/>
              </w:rPr>
              <w:t>Core temperature (°C)</w:t>
            </w:r>
          </w:p>
        </w:tc>
      </w:tr>
      <w:tr w:rsidR="00BF1F00" w14:paraId="552B31CC" w14:textId="77777777" w:rsidTr="00B20484">
        <w:tc>
          <w:tcPr>
            <w:tcW w:w="0" w:type="auto"/>
          </w:tcPr>
          <w:p w14:paraId="1B554819" w14:textId="77777777" w:rsidR="00BF1F00" w:rsidRDefault="00BF1F00" w:rsidP="00B20484">
            <w:pPr>
              <w:pStyle w:val="Tabletext"/>
            </w:pPr>
            <w:r>
              <w:t>1</w:t>
            </w:r>
          </w:p>
        </w:tc>
        <w:tc>
          <w:tcPr>
            <w:tcW w:w="0" w:type="auto"/>
          </w:tcPr>
          <w:p w14:paraId="31BBAA85" w14:textId="77777777" w:rsidR="00BF1F00" w:rsidRDefault="00BF1F00" w:rsidP="00B20484">
            <w:pPr>
              <w:pStyle w:val="Tabletext"/>
            </w:pPr>
            <w:r>
              <w:t>Left foot</w:t>
            </w:r>
          </w:p>
        </w:tc>
        <w:tc>
          <w:tcPr>
            <w:tcW w:w="0" w:type="auto"/>
            <w:vAlign w:val="center"/>
          </w:tcPr>
          <w:p w14:paraId="07898194" w14:textId="77777777" w:rsidR="00BF1F00" w:rsidRDefault="00BF1F00" w:rsidP="00B20484">
            <w:pPr>
              <w:pStyle w:val="Tabletext"/>
            </w:pPr>
            <w:r>
              <w:rPr>
                <w:rFonts w:cs="Calibri"/>
                <w:color w:val="000000"/>
              </w:rPr>
              <w:t>0.05</w:t>
            </w:r>
          </w:p>
        </w:tc>
        <w:tc>
          <w:tcPr>
            <w:tcW w:w="0" w:type="auto"/>
          </w:tcPr>
          <w:p w14:paraId="413CD103" w14:textId="77777777" w:rsidR="00BF1F00" w:rsidRDefault="00BF1F00" w:rsidP="00B20484">
            <w:pPr>
              <w:pStyle w:val="Tabletext"/>
              <w:rPr>
                <w:rFonts w:cs="Calibri"/>
                <w:color w:val="000000"/>
              </w:rPr>
            </w:pPr>
            <w:r>
              <w:rPr>
                <w:rFonts w:cs="Calibri"/>
                <w:color w:val="000000"/>
              </w:rPr>
              <w:t>35.1</w:t>
            </w:r>
          </w:p>
        </w:tc>
      </w:tr>
      <w:tr w:rsidR="00BF1F00" w14:paraId="04EED892" w14:textId="77777777" w:rsidTr="00B20484">
        <w:tc>
          <w:tcPr>
            <w:tcW w:w="0" w:type="auto"/>
          </w:tcPr>
          <w:p w14:paraId="75224F33" w14:textId="77777777" w:rsidR="00BF1F00" w:rsidRDefault="00BF1F00" w:rsidP="00B20484">
            <w:pPr>
              <w:pStyle w:val="Tabletext"/>
            </w:pPr>
            <w:r>
              <w:t>2</w:t>
            </w:r>
          </w:p>
        </w:tc>
        <w:tc>
          <w:tcPr>
            <w:tcW w:w="0" w:type="auto"/>
          </w:tcPr>
          <w:p w14:paraId="40454D8A" w14:textId="77777777" w:rsidR="00BF1F00" w:rsidRDefault="00BF1F00" w:rsidP="00B20484">
            <w:pPr>
              <w:pStyle w:val="Tabletext"/>
            </w:pPr>
            <w:r>
              <w:t>Right foot</w:t>
            </w:r>
          </w:p>
        </w:tc>
        <w:tc>
          <w:tcPr>
            <w:tcW w:w="0" w:type="auto"/>
            <w:vAlign w:val="center"/>
          </w:tcPr>
          <w:p w14:paraId="3DBC8445" w14:textId="77777777" w:rsidR="00BF1F00" w:rsidRDefault="00BF1F00" w:rsidP="00B20484">
            <w:pPr>
              <w:pStyle w:val="Tabletext"/>
            </w:pPr>
            <w:r>
              <w:rPr>
                <w:rFonts w:cs="Calibri"/>
                <w:color w:val="000000"/>
              </w:rPr>
              <w:t>0.04</w:t>
            </w:r>
          </w:p>
        </w:tc>
        <w:tc>
          <w:tcPr>
            <w:tcW w:w="0" w:type="auto"/>
          </w:tcPr>
          <w:p w14:paraId="042B1C71" w14:textId="77777777" w:rsidR="00BF1F00" w:rsidRDefault="00BF1F00" w:rsidP="00B20484">
            <w:pPr>
              <w:pStyle w:val="Tabletext"/>
              <w:rPr>
                <w:rFonts w:cs="Calibri"/>
                <w:color w:val="000000"/>
              </w:rPr>
            </w:pPr>
            <w:r>
              <w:rPr>
                <w:rFonts w:cs="Calibri"/>
                <w:color w:val="000000"/>
              </w:rPr>
              <w:t>35.1</w:t>
            </w:r>
          </w:p>
        </w:tc>
      </w:tr>
      <w:tr w:rsidR="00BF1F00" w14:paraId="5A6B1130" w14:textId="77777777" w:rsidTr="00B20484">
        <w:tc>
          <w:tcPr>
            <w:tcW w:w="0" w:type="auto"/>
          </w:tcPr>
          <w:p w14:paraId="59F71162" w14:textId="77777777" w:rsidR="00BF1F00" w:rsidRDefault="00BF1F00" w:rsidP="00B20484">
            <w:pPr>
              <w:pStyle w:val="Tabletext"/>
            </w:pPr>
            <w:r>
              <w:t>3</w:t>
            </w:r>
          </w:p>
        </w:tc>
        <w:tc>
          <w:tcPr>
            <w:tcW w:w="0" w:type="auto"/>
          </w:tcPr>
          <w:p w14:paraId="7662CD37" w14:textId="77777777" w:rsidR="00BF1F00" w:rsidRDefault="00BF1F00" w:rsidP="00B20484">
            <w:pPr>
              <w:pStyle w:val="Tabletext"/>
            </w:pPr>
            <w:r>
              <w:t>Left lower leg</w:t>
            </w:r>
          </w:p>
        </w:tc>
        <w:tc>
          <w:tcPr>
            <w:tcW w:w="0" w:type="auto"/>
            <w:vAlign w:val="center"/>
          </w:tcPr>
          <w:p w14:paraId="4767B768" w14:textId="77777777" w:rsidR="00BF1F00" w:rsidRDefault="00BF1F00" w:rsidP="00B20484">
            <w:pPr>
              <w:pStyle w:val="Tabletext"/>
            </w:pPr>
            <w:r>
              <w:rPr>
                <w:rFonts w:cs="Calibri"/>
                <w:color w:val="000000"/>
              </w:rPr>
              <w:t>0.09</w:t>
            </w:r>
          </w:p>
        </w:tc>
        <w:tc>
          <w:tcPr>
            <w:tcW w:w="0" w:type="auto"/>
          </w:tcPr>
          <w:p w14:paraId="70F3F781" w14:textId="77777777" w:rsidR="00BF1F00" w:rsidRDefault="00BF1F00" w:rsidP="00B20484">
            <w:pPr>
              <w:pStyle w:val="Tabletext"/>
              <w:rPr>
                <w:rFonts w:cs="Calibri"/>
                <w:color w:val="000000"/>
              </w:rPr>
            </w:pPr>
            <w:r>
              <w:rPr>
                <w:rFonts w:cs="Calibri"/>
                <w:color w:val="000000"/>
              </w:rPr>
              <w:t>35.6</w:t>
            </w:r>
          </w:p>
        </w:tc>
      </w:tr>
      <w:tr w:rsidR="00BF1F00" w14:paraId="3A13EB14" w14:textId="77777777" w:rsidTr="00B20484">
        <w:tc>
          <w:tcPr>
            <w:tcW w:w="0" w:type="auto"/>
          </w:tcPr>
          <w:p w14:paraId="587F4C0E" w14:textId="77777777" w:rsidR="00BF1F00" w:rsidRDefault="00BF1F00" w:rsidP="00B20484">
            <w:pPr>
              <w:pStyle w:val="Tabletext"/>
            </w:pPr>
            <w:r>
              <w:t>4</w:t>
            </w:r>
          </w:p>
        </w:tc>
        <w:tc>
          <w:tcPr>
            <w:tcW w:w="0" w:type="auto"/>
          </w:tcPr>
          <w:p w14:paraId="2695AB53" w14:textId="77777777" w:rsidR="00BF1F00" w:rsidRDefault="00BF1F00" w:rsidP="00B20484">
            <w:pPr>
              <w:pStyle w:val="Tabletext"/>
            </w:pPr>
            <w:r>
              <w:t>Right lower leg</w:t>
            </w:r>
          </w:p>
        </w:tc>
        <w:tc>
          <w:tcPr>
            <w:tcW w:w="0" w:type="auto"/>
            <w:vAlign w:val="center"/>
          </w:tcPr>
          <w:p w14:paraId="56DA5AC1" w14:textId="77777777" w:rsidR="00BF1F00" w:rsidRDefault="00BF1F00" w:rsidP="00B20484">
            <w:pPr>
              <w:pStyle w:val="Tabletext"/>
            </w:pPr>
            <w:r>
              <w:rPr>
                <w:rFonts w:cs="Calibri"/>
                <w:color w:val="000000"/>
              </w:rPr>
              <w:t>0.09</w:t>
            </w:r>
          </w:p>
        </w:tc>
        <w:tc>
          <w:tcPr>
            <w:tcW w:w="0" w:type="auto"/>
          </w:tcPr>
          <w:p w14:paraId="11D88285" w14:textId="77777777" w:rsidR="00BF1F00" w:rsidRDefault="00BF1F00" w:rsidP="00B20484">
            <w:pPr>
              <w:pStyle w:val="Tabletext"/>
              <w:rPr>
                <w:rFonts w:cs="Calibri"/>
                <w:color w:val="000000"/>
              </w:rPr>
            </w:pPr>
            <w:r>
              <w:rPr>
                <w:rFonts w:cs="Calibri"/>
                <w:color w:val="000000"/>
              </w:rPr>
              <w:t>35.6</w:t>
            </w:r>
          </w:p>
        </w:tc>
      </w:tr>
      <w:tr w:rsidR="00BF1F00" w14:paraId="579ED4DA" w14:textId="77777777" w:rsidTr="00B20484">
        <w:tc>
          <w:tcPr>
            <w:tcW w:w="0" w:type="auto"/>
          </w:tcPr>
          <w:p w14:paraId="292E320A" w14:textId="77777777" w:rsidR="00BF1F00" w:rsidRDefault="00BF1F00" w:rsidP="00B20484">
            <w:pPr>
              <w:pStyle w:val="Tabletext"/>
            </w:pPr>
            <w:r>
              <w:t>5</w:t>
            </w:r>
          </w:p>
        </w:tc>
        <w:tc>
          <w:tcPr>
            <w:tcW w:w="0" w:type="auto"/>
          </w:tcPr>
          <w:p w14:paraId="6C425FF4" w14:textId="77777777" w:rsidR="00BF1F00" w:rsidRDefault="00BF1F00" w:rsidP="00B20484">
            <w:pPr>
              <w:pStyle w:val="Tabletext"/>
            </w:pPr>
            <w:r>
              <w:t>Left thigh</w:t>
            </w:r>
          </w:p>
        </w:tc>
        <w:tc>
          <w:tcPr>
            <w:tcW w:w="0" w:type="auto"/>
            <w:vAlign w:val="center"/>
          </w:tcPr>
          <w:p w14:paraId="496807EE" w14:textId="77777777" w:rsidR="00BF1F00" w:rsidRDefault="00BF1F00" w:rsidP="00B20484">
            <w:pPr>
              <w:pStyle w:val="Tabletext"/>
            </w:pPr>
            <w:r>
              <w:rPr>
                <w:rFonts w:cs="Calibri"/>
                <w:color w:val="000000"/>
              </w:rPr>
              <w:t>0.16</w:t>
            </w:r>
          </w:p>
        </w:tc>
        <w:tc>
          <w:tcPr>
            <w:tcW w:w="0" w:type="auto"/>
          </w:tcPr>
          <w:p w14:paraId="37050BB4" w14:textId="77777777" w:rsidR="00BF1F00" w:rsidRDefault="00BF1F00" w:rsidP="00B20484">
            <w:pPr>
              <w:pStyle w:val="Tabletext"/>
              <w:rPr>
                <w:rFonts w:cs="Calibri"/>
                <w:color w:val="000000"/>
              </w:rPr>
            </w:pPr>
            <w:r>
              <w:rPr>
                <w:rFonts w:cs="Calibri"/>
                <w:color w:val="000000"/>
              </w:rPr>
              <w:t>35.8</w:t>
            </w:r>
          </w:p>
        </w:tc>
      </w:tr>
      <w:tr w:rsidR="00BF1F00" w14:paraId="62DFEF38" w14:textId="77777777" w:rsidTr="00B20484">
        <w:tc>
          <w:tcPr>
            <w:tcW w:w="0" w:type="auto"/>
          </w:tcPr>
          <w:p w14:paraId="03588E95" w14:textId="77777777" w:rsidR="00BF1F00" w:rsidRDefault="00BF1F00" w:rsidP="00B20484">
            <w:pPr>
              <w:pStyle w:val="Tabletext"/>
            </w:pPr>
            <w:r>
              <w:t>6</w:t>
            </w:r>
          </w:p>
        </w:tc>
        <w:tc>
          <w:tcPr>
            <w:tcW w:w="0" w:type="auto"/>
          </w:tcPr>
          <w:p w14:paraId="7762A65E" w14:textId="77777777" w:rsidR="00BF1F00" w:rsidRDefault="00BF1F00" w:rsidP="00B20484">
            <w:pPr>
              <w:pStyle w:val="Tabletext"/>
            </w:pPr>
            <w:r>
              <w:t>Right thigh</w:t>
            </w:r>
          </w:p>
        </w:tc>
        <w:tc>
          <w:tcPr>
            <w:tcW w:w="0" w:type="auto"/>
            <w:vAlign w:val="center"/>
          </w:tcPr>
          <w:p w14:paraId="1E9565DA" w14:textId="77777777" w:rsidR="00BF1F00" w:rsidRDefault="00BF1F00" w:rsidP="00B20484">
            <w:pPr>
              <w:pStyle w:val="Tabletext"/>
            </w:pPr>
            <w:r>
              <w:rPr>
                <w:rFonts w:cs="Calibri"/>
                <w:color w:val="000000"/>
              </w:rPr>
              <w:t>0.17</w:t>
            </w:r>
          </w:p>
        </w:tc>
        <w:tc>
          <w:tcPr>
            <w:tcW w:w="0" w:type="auto"/>
          </w:tcPr>
          <w:p w14:paraId="64711FDB" w14:textId="77777777" w:rsidR="00BF1F00" w:rsidRDefault="00BF1F00" w:rsidP="00B20484">
            <w:pPr>
              <w:pStyle w:val="Tabletext"/>
              <w:rPr>
                <w:rFonts w:cs="Calibri"/>
                <w:color w:val="000000"/>
              </w:rPr>
            </w:pPr>
            <w:r>
              <w:rPr>
                <w:rFonts w:cs="Calibri"/>
                <w:color w:val="000000"/>
              </w:rPr>
              <w:t>35.8</w:t>
            </w:r>
          </w:p>
        </w:tc>
      </w:tr>
      <w:tr w:rsidR="00BF1F00" w14:paraId="65777167" w14:textId="77777777" w:rsidTr="00B20484">
        <w:tc>
          <w:tcPr>
            <w:tcW w:w="0" w:type="auto"/>
          </w:tcPr>
          <w:p w14:paraId="43E92F4E" w14:textId="77777777" w:rsidR="00BF1F00" w:rsidRDefault="00BF1F00" w:rsidP="00B20484">
            <w:pPr>
              <w:pStyle w:val="Tabletext"/>
            </w:pPr>
            <w:r>
              <w:t>7</w:t>
            </w:r>
          </w:p>
        </w:tc>
        <w:tc>
          <w:tcPr>
            <w:tcW w:w="0" w:type="auto"/>
          </w:tcPr>
          <w:p w14:paraId="63C895C1" w14:textId="77777777" w:rsidR="00BF1F00" w:rsidRDefault="00BF1F00" w:rsidP="00B20484">
            <w:pPr>
              <w:pStyle w:val="Tabletext"/>
            </w:pPr>
            <w:r>
              <w:t>Pelvis</w:t>
            </w:r>
          </w:p>
        </w:tc>
        <w:tc>
          <w:tcPr>
            <w:tcW w:w="0" w:type="auto"/>
            <w:vAlign w:val="center"/>
          </w:tcPr>
          <w:p w14:paraId="212605D3" w14:textId="77777777" w:rsidR="00BF1F00" w:rsidRDefault="00BF1F00" w:rsidP="00B20484">
            <w:pPr>
              <w:pStyle w:val="Tabletext"/>
            </w:pPr>
            <w:r>
              <w:rPr>
                <w:rFonts w:cs="Calibri"/>
                <w:color w:val="000000"/>
              </w:rPr>
              <w:t>0.17</w:t>
            </w:r>
          </w:p>
        </w:tc>
        <w:tc>
          <w:tcPr>
            <w:tcW w:w="0" w:type="auto"/>
          </w:tcPr>
          <w:p w14:paraId="4ABA3B08" w14:textId="77777777" w:rsidR="00BF1F00" w:rsidRDefault="00BF1F00" w:rsidP="00B20484">
            <w:pPr>
              <w:pStyle w:val="Tabletext"/>
              <w:rPr>
                <w:rFonts w:cs="Calibri"/>
                <w:color w:val="000000"/>
              </w:rPr>
            </w:pPr>
            <w:r>
              <w:rPr>
                <w:rFonts w:cs="Calibri"/>
                <w:color w:val="000000"/>
              </w:rPr>
              <w:t>36.3</w:t>
            </w:r>
          </w:p>
        </w:tc>
      </w:tr>
      <w:tr w:rsidR="00BF1F00" w14:paraId="1F8BB7BE" w14:textId="77777777" w:rsidTr="00B20484">
        <w:tc>
          <w:tcPr>
            <w:tcW w:w="0" w:type="auto"/>
          </w:tcPr>
          <w:p w14:paraId="324671E8" w14:textId="77777777" w:rsidR="00BF1F00" w:rsidRDefault="00BF1F00" w:rsidP="00B20484">
            <w:pPr>
              <w:pStyle w:val="Tabletext"/>
            </w:pPr>
            <w:r>
              <w:t>8</w:t>
            </w:r>
          </w:p>
        </w:tc>
        <w:tc>
          <w:tcPr>
            <w:tcW w:w="0" w:type="auto"/>
          </w:tcPr>
          <w:p w14:paraId="538CA3ED" w14:textId="77777777" w:rsidR="00BF1F00" w:rsidRDefault="00BF1F00" w:rsidP="00B20484">
            <w:pPr>
              <w:pStyle w:val="Tabletext"/>
            </w:pPr>
            <w:r>
              <w:t>Head</w:t>
            </w:r>
          </w:p>
        </w:tc>
        <w:tc>
          <w:tcPr>
            <w:tcW w:w="0" w:type="auto"/>
            <w:vAlign w:val="center"/>
          </w:tcPr>
          <w:p w14:paraId="5579A259" w14:textId="77777777" w:rsidR="00BF1F00" w:rsidRDefault="00BF1F00" w:rsidP="00B20484">
            <w:pPr>
              <w:pStyle w:val="Tabletext"/>
            </w:pPr>
            <w:r>
              <w:rPr>
                <w:rFonts w:cs="Calibri"/>
                <w:color w:val="000000"/>
              </w:rPr>
              <w:t>0.11</w:t>
            </w:r>
          </w:p>
        </w:tc>
        <w:tc>
          <w:tcPr>
            <w:tcW w:w="0" w:type="auto"/>
          </w:tcPr>
          <w:p w14:paraId="365615B6" w14:textId="77777777" w:rsidR="00BF1F00" w:rsidRDefault="00BF1F00" w:rsidP="00B20484">
            <w:pPr>
              <w:pStyle w:val="Tabletext"/>
              <w:rPr>
                <w:rFonts w:cs="Calibri"/>
                <w:color w:val="000000"/>
              </w:rPr>
            </w:pPr>
            <w:r>
              <w:rPr>
                <w:rFonts w:cs="Calibri"/>
                <w:color w:val="000000"/>
              </w:rPr>
              <w:t>36.9</w:t>
            </w:r>
          </w:p>
        </w:tc>
      </w:tr>
      <w:tr w:rsidR="00BF1F00" w14:paraId="45D55E54" w14:textId="77777777" w:rsidTr="00B20484">
        <w:tc>
          <w:tcPr>
            <w:tcW w:w="0" w:type="auto"/>
          </w:tcPr>
          <w:p w14:paraId="4E14B895" w14:textId="77777777" w:rsidR="00BF1F00" w:rsidRDefault="00BF1F00" w:rsidP="00B20484">
            <w:pPr>
              <w:pStyle w:val="Tabletext"/>
            </w:pPr>
            <w:r>
              <w:t>9</w:t>
            </w:r>
          </w:p>
        </w:tc>
        <w:tc>
          <w:tcPr>
            <w:tcW w:w="0" w:type="auto"/>
          </w:tcPr>
          <w:p w14:paraId="0BFA0DB0" w14:textId="77777777" w:rsidR="00BF1F00" w:rsidRDefault="00BF1F00" w:rsidP="00B20484">
            <w:pPr>
              <w:pStyle w:val="Tabletext"/>
            </w:pPr>
            <w:r>
              <w:t>Left hand</w:t>
            </w:r>
          </w:p>
        </w:tc>
        <w:tc>
          <w:tcPr>
            <w:tcW w:w="0" w:type="auto"/>
            <w:vAlign w:val="center"/>
          </w:tcPr>
          <w:p w14:paraId="12EBDF73" w14:textId="77777777" w:rsidR="00BF1F00" w:rsidRDefault="00BF1F00" w:rsidP="00B20484">
            <w:pPr>
              <w:pStyle w:val="Tabletext"/>
            </w:pPr>
            <w:r>
              <w:rPr>
                <w:rFonts w:cs="Calibri"/>
                <w:color w:val="000000"/>
              </w:rPr>
              <w:t>0.04</w:t>
            </w:r>
          </w:p>
        </w:tc>
        <w:tc>
          <w:tcPr>
            <w:tcW w:w="0" w:type="auto"/>
          </w:tcPr>
          <w:p w14:paraId="7DE7EF54" w14:textId="77777777" w:rsidR="00BF1F00" w:rsidRDefault="00BF1F00" w:rsidP="00B20484">
            <w:pPr>
              <w:pStyle w:val="Tabletext"/>
              <w:rPr>
                <w:rFonts w:cs="Calibri"/>
                <w:color w:val="000000"/>
              </w:rPr>
            </w:pPr>
            <w:r>
              <w:rPr>
                <w:rFonts w:cs="Calibri"/>
                <w:color w:val="000000"/>
              </w:rPr>
              <w:t>35.4</w:t>
            </w:r>
          </w:p>
        </w:tc>
      </w:tr>
      <w:tr w:rsidR="00BF1F00" w14:paraId="5A8B11F0" w14:textId="77777777" w:rsidTr="00B20484">
        <w:tc>
          <w:tcPr>
            <w:tcW w:w="0" w:type="auto"/>
          </w:tcPr>
          <w:p w14:paraId="25909D40" w14:textId="77777777" w:rsidR="00BF1F00" w:rsidRDefault="00BF1F00" w:rsidP="00B20484">
            <w:pPr>
              <w:pStyle w:val="Tabletext"/>
            </w:pPr>
            <w:r>
              <w:t>10</w:t>
            </w:r>
          </w:p>
        </w:tc>
        <w:tc>
          <w:tcPr>
            <w:tcW w:w="0" w:type="auto"/>
          </w:tcPr>
          <w:p w14:paraId="37ED66D5" w14:textId="77777777" w:rsidR="00BF1F00" w:rsidRDefault="00BF1F00" w:rsidP="00B20484">
            <w:pPr>
              <w:pStyle w:val="Tabletext"/>
            </w:pPr>
            <w:r>
              <w:t>Right hand</w:t>
            </w:r>
          </w:p>
        </w:tc>
        <w:tc>
          <w:tcPr>
            <w:tcW w:w="0" w:type="auto"/>
            <w:vAlign w:val="center"/>
          </w:tcPr>
          <w:p w14:paraId="298ED744" w14:textId="77777777" w:rsidR="00BF1F00" w:rsidRDefault="00BF1F00" w:rsidP="00B20484">
            <w:pPr>
              <w:pStyle w:val="Tabletext"/>
            </w:pPr>
            <w:r>
              <w:rPr>
                <w:rFonts w:cs="Calibri"/>
                <w:color w:val="000000"/>
              </w:rPr>
              <w:t>0.04</w:t>
            </w:r>
          </w:p>
        </w:tc>
        <w:tc>
          <w:tcPr>
            <w:tcW w:w="0" w:type="auto"/>
          </w:tcPr>
          <w:p w14:paraId="67E51608" w14:textId="77777777" w:rsidR="00BF1F00" w:rsidRDefault="00BF1F00" w:rsidP="00B20484">
            <w:pPr>
              <w:pStyle w:val="Tabletext"/>
              <w:rPr>
                <w:rFonts w:cs="Calibri"/>
                <w:color w:val="000000"/>
              </w:rPr>
            </w:pPr>
            <w:r>
              <w:rPr>
                <w:rFonts w:cs="Calibri"/>
                <w:color w:val="000000"/>
              </w:rPr>
              <w:t>35.4</w:t>
            </w:r>
          </w:p>
        </w:tc>
      </w:tr>
      <w:tr w:rsidR="00BF1F00" w14:paraId="3F2442D9" w14:textId="77777777" w:rsidTr="00B20484">
        <w:tc>
          <w:tcPr>
            <w:tcW w:w="0" w:type="auto"/>
          </w:tcPr>
          <w:p w14:paraId="243C06A5" w14:textId="77777777" w:rsidR="00BF1F00" w:rsidRDefault="00BF1F00" w:rsidP="00B20484">
            <w:pPr>
              <w:pStyle w:val="Tabletext"/>
            </w:pPr>
            <w:r>
              <w:t>11</w:t>
            </w:r>
          </w:p>
        </w:tc>
        <w:tc>
          <w:tcPr>
            <w:tcW w:w="0" w:type="auto"/>
          </w:tcPr>
          <w:p w14:paraId="2DD7B558" w14:textId="77777777" w:rsidR="00BF1F00" w:rsidRDefault="00BF1F00" w:rsidP="00B20484">
            <w:pPr>
              <w:pStyle w:val="Tabletext"/>
            </w:pPr>
            <w:r>
              <w:t>Left forearm</w:t>
            </w:r>
          </w:p>
        </w:tc>
        <w:tc>
          <w:tcPr>
            <w:tcW w:w="0" w:type="auto"/>
            <w:vAlign w:val="center"/>
          </w:tcPr>
          <w:p w14:paraId="4754BCCC" w14:textId="77777777" w:rsidR="00BF1F00" w:rsidRDefault="00BF1F00" w:rsidP="00B20484">
            <w:pPr>
              <w:pStyle w:val="Tabletext"/>
            </w:pPr>
            <w:r>
              <w:rPr>
                <w:rFonts w:cs="Calibri"/>
                <w:color w:val="000000"/>
              </w:rPr>
              <w:t>0.05</w:t>
            </w:r>
          </w:p>
        </w:tc>
        <w:tc>
          <w:tcPr>
            <w:tcW w:w="0" w:type="auto"/>
          </w:tcPr>
          <w:p w14:paraId="18DBB10F" w14:textId="77777777" w:rsidR="00BF1F00" w:rsidRDefault="00BF1F00" w:rsidP="00B20484">
            <w:pPr>
              <w:pStyle w:val="Tabletext"/>
              <w:rPr>
                <w:rFonts w:cs="Calibri"/>
                <w:color w:val="000000"/>
              </w:rPr>
            </w:pPr>
            <w:r>
              <w:rPr>
                <w:rFonts w:cs="Calibri"/>
                <w:color w:val="000000"/>
              </w:rPr>
              <w:t>35.5</w:t>
            </w:r>
          </w:p>
        </w:tc>
      </w:tr>
      <w:tr w:rsidR="00BF1F00" w14:paraId="188760C5" w14:textId="77777777" w:rsidTr="00B20484">
        <w:tc>
          <w:tcPr>
            <w:tcW w:w="0" w:type="auto"/>
          </w:tcPr>
          <w:p w14:paraId="6D2553B9" w14:textId="77777777" w:rsidR="00BF1F00" w:rsidRDefault="00BF1F00" w:rsidP="00B20484">
            <w:pPr>
              <w:pStyle w:val="Tabletext"/>
            </w:pPr>
            <w:r>
              <w:t>12</w:t>
            </w:r>
          </w:p>
        </w:tc>
        <w:tc>
          <w:tcPr>
            <w:tcW w:w="0" w:type="auto"/>
          </w:tcPr>
          <w:p w14:paraId="4C09D8B1" w14:textId="77777777" w:rsidR="00BF1F00" w:rsidRDefault="00BF1F00" w:rsidP="00B20484">
            <w:pPr>
              <w:pStyle w:val="Tabletext"/>
            </w:pPr>
            <w:r>
              <w:t>Right forearm</w:t>
            </w:r>
          </w:p>
        </w:tc>
        <w:tc>
          <w:tcPr>
            <w:tcW w:w="0" w:type="auto"/>
            <w:vAlign w:val="center"/>
          </w:tcPr>
          <w:p w14:paraId="30CADB23" w14:textId="77777777" w:rsidR="00BF1F00" w:rsidRDefault="00BF1F00" w:rsidP="00B20484">
            <w:pPr>
              <w:pStyle w:val="Tabletext"/>
            </w:pPr>
            <w:r>
              <w:rPr>
                <w:rFonts w:cs="Calibri"/>
                <w:color w:val="000000"/>
              </w:rPr>
              <w:t>0.05</w:t>
            </w:r>
          </w:p>
        </w:tc>
        <w:tc>
          <w:tcPr>
            <w:tcW w:w="0" w:type="auto"/>
          </w:tcPr>
          <w:p w14:paraId="7145A993" w14:textId="77777777" w:rsidR="00BF1F00" w:rsidRDefault="00BF1F00" w:rsidP="00B20484">
            <w:pPr>
              <w:pStyle w:val="Tabletext"/>
              <w:rPr>
                <w:rFonts w:cs="Calibri"/>
                <w:color w:val="000000"/>
              </w:rPr>
            </w:pPr>
            <w:r>
              <w:rPr>
                <w:rFonts w:cs="Calibri"/>
                <w:color w:val="000000"/>
              </w:rPr>
              <w:t>35.5</w:t>
            </w:r>
          </w:p>
        </w:tc>
      </w:tr>
      <w:tr w:rsidR="00BF1F00" w14:paraId="0A5AE0A8" w14:textId="77777777" w:rsidTr="00B20484">
        <w:tc>
          <w:tcPr>
            <w:tcW w:w="0" w:type="auto"/>
          </w:tcPr>
          <w:p w14:paraId="1C981C7E" w14:textId="77777777" w:rsidR="00BF1F00" w:rsidRDefault="00BF1F00" w:rsidP="00B20484">
            <w:pPr>
              <w:pStyle w:val="Tabletext"/>
            </w:pPr>
            <w:r>
              <w:t>13</w:t>
            </w:r>
          </w:p>
        </w:tc>
        <w:tc>
          <w:tcPr>
            <w:tcW w:w="0" w:type="auto"/>
          </w:tcPr>
          <w:p w14:paraId="1289C6B9" w14:textId="77777777" w:rsidR="00BF1F00" w:rsidRDefault="00BF1F00" w:rsidP="00B20484">
            <w:pPr>
              <w:pStyle w:val="Tabletext"/>
            </w:pPr>
            <w:r>
              <w:t>Left upper arm</w:t>
            </w:r>
          </w:p>
        </w:tc>
        <w:tc>
          <w:tcPr>
            <w:tcW w:w="0" w:type="auto"/>
            <w:vAlign w:val="center"/>
          </w:tcPr>
          <w:p w14:paraId="4A995C7B" w14:textId="77777777" w:rsidR="00BF1F00" w:rsidRDefault="00BF1F00" w:rsidP="00B20484">
            <w:pPr>
              <w:pStyle w:val="Tabletext"/>
            </w:pPr>
            <w:r>
              <w:rPr>
                <w:rFonts w:cs="Calibri"/>
                <w:color w:val="000000"/>
              </w:rPr>
              <w:t>0.07</w:t>
            </w:r>
          </w:p>
        </w:tc>
        <w:tc>
          <w:tcPr>
            <w:tcW w:w="0" w:type="auto"/>
          </w:tcPr>
          <w:p w14:paraId="787DBA24" w14:textId="77777777" w:rsidR="00BF1F00" w:rsidRDefault="00BF1F00" w:rsidP="00B20484">
            <w:pPr>
              <w:pStyle w:val="Tabletext"/>
              <w:rPr>
                <w:rFonts w:cs="Calibri"/>
                <w:color w:val="000000"/>
              </w:rPr>
            </w:pPr>
            <w:r>
              <w:rPr>
                <w:rFonts w:cs="Calibri"/>
                <w:color w:val="000000"/>
              </w:rPr>
              <w:t>35.8</w:t>
            </w:r>
          </w:p>
        </w:tc>
      </w:tr>
      <w:tr w:rsidR="00BF1F00" w14:paraId="3A1C8C28" w14:textId="77777777" w:rsidTr="00B20484">
        <w:tc>
          <w:tcPr>
            <w:tcW w:w="0" w:type="auto"/>
          </w:tcPr>
          <w:p w14:paraId="5B693DF5" w14:textId="77777777" w:rsidR="00BF1F00" w:rsidRDefault="00BF1F00" w:rsidP="00B20484">
            <w:pPr>
              <w:pStyle w:val="Tabletext"/>
            </w:pPr>
            <w:r>
              <w:t>14</w:t>
            </w:r>
          </w:p>
        </w:tc>
        <w:tc>
          <w:tcPr>
            <w:tcW w:w="0" w:type="auto"/>
          </w:tcPr>
          <w:p w14:paraId="6F7AD14B" w14:textId="77777777" w:rsidR="00BF1F00" w:rsidRDefault="00BF1F00" w:rsidP="00B20484">
            <w:pPr>
              <w:pStyle w:val="Tabletext"/>
            </w:pPr>
            <w:r>
              <w:t>Right upper arm</w:t>
            </w:r>
          </w:p>
        </w:tc>
        <w:tc>
          <w:tcPr>
            <w:tcW w:w="0" w:type="auto"/>
            <w:vAlign w:val="center"/>
          </w:tcPr>
          <w:p w14:paraId="55BC1CA9" w14:textId="77777777" w:rsidR="00BF1F00" w:rsidRDefault="00BF1F00" w:rsidP="00B20484">
            <w:pPr>
              <w:pStyle w:val="Tabletext"/>
            </w:pPr>
            <w:r>
              <w:rPr>
                <w:rFonts w:cs="Calibri"/>
                <w:color w:val="000000"/>
              </w:rPr>
              <w:t>0.08</w:t>
            </w:r>
          </w:p>
        </w:tc>
        <w:tc>
          <w:tcPr>
            <w:tcW w:w="0" w:type="auto"/>
          </w:tcPr>
          <w:p w14:paraId="2CA46752" w14:textId="77777777" w:rsidR="00BF1F00" w:rsidRDefault="00BF1F00" w:rsidP="00B20484">
            <w:pPr>
              <w:pStyle w:val="Tabletext"/>
              <w:rPr>
                <w:rFonts w:cs="Calibri"/>
                <w:color w:val="000000"/>
              </w:rPr>
            </w:pPr>
            <w:r>
              <w:rPr>
                <w:rFonts w:cs="Calibri"/>
                <w:color w:val="000000"/>
              </w:rPr>
              <w:t>35.8</w:t>
            </w:r>
          </w:p>
        </w:tc>
      </w:tr>
      <w:tr w:rsidR="00BF1F00" w14:paraId="1FC99C4C" w14:textId="77777777" w:rsidTr="00B20484">
        <w:tc>
          <w:tcPr>
            <w:tcW w:w="0" w:type="auto"/>
          </w:tcPr>
          <w:p w14:paraId="7439AC6D" w14:textId="77777777" w:rsidR="00BF1F00" w:rsidRDefault="00BF1F00" w:rsidP="00B20484">
            <w:pPr>
              <w:pStyle w:val="Tabletext"/>
            </w:pPr>
            <w:r>
              <w:t>15</w:t>
            </w:r>
          </w:p>
        </w:tc>
        <w:tc>
          <w:tcPr>
            <w:tcW w:w="0" w:type="auto"/>
          </w:tcPr>
          <w:p w14:paraId="6398BFE4" w14:textId="77777777" w:rsidR="00BF1F00" w:rsidRDefault="00BF1F00" w:rsidP="00B20484">
            <w:pPr>
              <w:pStyle w:val="Tabletext"/>
            </w:pPr>
            <w:r>
              <w:t>Chest</w:t>
            </w:r>
          </w:p>
        </w:tc>
        <w:tc>
          <w:tcPr>
            <w:tcW w:w="0" w:type="auto"/>
            <w:vAlign w:val="center"/>
          </w:tcPr>
          <w:p w14:paraId="7606760D" w14:textId="77777777" w:rsidR="00BF1F00" w:rsidRDefault="00BF1F00" w:rsidP="00B20484">
            <w:pPr>
              <w:pStyle w:val="Tabletext"/>
            </w:pPr>
            <w:r>
              <w:rPr>
                <w:rFonts w:cs="Calibri"/>
                <w:color w:val="000000"/>
              </w:rPr>
              <w:t>0.14</w:t>
            </w:r>
          </w:p>
        </w:tc>
        <w:tc>
          <w:tcPr>
            <w:tcW w:w="0" w:type="auto"/>
          </w:tcPr>
          <w:p w14:paraId="70EBC3F6" w14:textId="77777777" w:rsidR="00BF1F00" w:rsidRDefault="00BF1F00" w:rsidP="00B20484">
            <w:pPr>
              <w:pStyle w:val="Tabletext"/>
              <w:rPr>
                <w:rFonts w:cs="Calibri"/>
                <w:color w:val="000000"/>
              </w:rPr>
            </w:pPr>
            <w:r>
              <w:rPr>
                <w:rFonts w:cs="Calibri"/>
                <w:color w:val="000000"/>
              </w:rPr>
              <w:t>36.5</w:t>
            </w:r>
          </w:p>
        </w:tc>
      </w:tr>
      <w:tr w:rsidR="00BF1F00" w14:paraId="1E2381DA" w14:textId="77777777" w:rsidTr="00B20484">
        <w:tc>
          <w:tcPr>
            <w:tcW w:w="0" w:type="auto"/>
          </w:tcPr>
          <w:p w14:paraId="147DC0B1" w14:textId="77777777" w:rsidR="00BF1F00" w:rsidRDefault="00BF1F00" w:rsidP="00B20484">
            <w:pPr>
              <w:pStyle w:val="Tabletext"/>
            </w:pPr>
            <w:r>
              <w:t>16</w:t>
            </w:r>
          </w:p>
        </w:tc>
        <w:tc>
          <w:tcPr>
            <w:tcW w:w="0" w:type="auto"/>
          </w:tcPr>
          <w:p w14:paraId="3755F8CE" w14:textId="77777777" w:rsidR="00BF1F00" w:rsidRDefault="00BF1F00" w:rsidP="00B20484">
            <w:pPr>
              <w:pStyle w:val="Tabletext"/>
            </w:pPr>
            <w:r>
              <w:t>Back</w:t>
            </w:r>
          </w:p>
        </w:tc>
        <w:tc>
          <w:tcPr>
            <w:tcW w:w="0" w:type="auto"/>
            <w:vAlign w:val="center"/>
          </w:tcPr>
          <w:p w14:paraId="7836BAA5" w14:textId="77777777" w:rsidR="00BF1F00" w:rsidRDefault="00BF1F00" w:rsidP="00B20484">
            <w:pPr>
              <w:pStyle w:val="Tabletext"/>
            </w:pPr>
            <w:r>
              <w:rPr>
                <w:rFonts w:cs="Calibri"/>
                <w:color w:val="000000"/>
              </w:rPr>
              <w:t>0.13</w:t>
            </w:r>
          </w:p>
        </w:tc>
        <w:tc>
          <w:tcPr>
            <w:tcW w:w="0" w:type="auto"/>
          </w:tcPr>
          <w:p w14:paraId="66A3348A" w14:textId="77777777" w:rsidR="00BF1F00" w:rsidRDefault="00BF1F00" w:rsidP="00B20484">
            <w:pPr>
              <w:pStyle w:val="Tabletext"/>
              <w:rPr>
                <w:rFonts w:cs="Calibri"/>
                <w:color w:val="000000"/>
              </w:rPr>
            </w:pPr>
            <w:r>
              <w:rPr>
                <w:rFonts w:cs="Calibri"/>
                <w:color w:val="000000"/>
              </w:rPr>
              <w:t>36.5</w:t>
            </w:r>
          </w:p>
        </w:tc>
      </w:tr>
      <w:tr w:rsidR="00BF1F00" w14:paraId="78541734" w14:textId="77777777" w:rsidTr="00B20484">
        <w:tc>
          <w:tcPr>
            <w:tcW w:w="0" w:type="auto"/>
          </w:tcPr>
          <w:p w14:paraId="53395B5D" w14:textId="77777777" w:rsidR="00BF1F00" w:rsidRDefault="00BF1F00" w:rsidP="00B20484">
            <w:pPr>
              <w:pStyle w:val="Tabletext"/>
            </w:pPr>
          </w:p>
        </w:tc>
        <w:tc>
          <w:tcPr>
            <w:tcW w:w="0" w:type="auto"/>
          </w:tcPr>
          <w:p w14:paraId="5A72F073" w14:textId="77777777" w:rsidR="00BF1F00" w:rsidRDefault="00BF1F00" w:rsidP="00B20484">
            <w:pPr>
              <w:pStyle w:val="Tabletext"/>
            </w:pPr>
            <w:r>
              <w:t>Total</w:t>
            </w:r>
          </w:p>
        </w:tc>
        <w:tc>
          <w:tcPr>
            <w:tcW w:w="0" w:type="auto"/>
            <w:vAlign w:val="center"/>
          </w:tcPr>
          <w:p w14:paraId="067F5AAD" w14:textId="77777777" w:rsidR="00BF1F00" w:rsidRDefault="00BF1F00" w:rsidP="00B20484">
            <w:pPr>
              <w:pStyle w:val="Tabletext"/>
            </w:pPr>
            <w:r>
              <w:rPr>
                <w:rFonts w:cs="Calibri"/>
                <w:color w:val="000000"/>
              </w:rPr>
              <w:t>1.48</w:t>
            </w:r>
          </w:p>
        </w:tc>
        <w:tc>
          <w:tcPr>
            <w:tcW w:w="0" w:type="auto"/>
          </w:tcPr>
          <w:p w14:paraId="5EC64BBA" w14:textId="77777777" w:rsidR="00BF1F00" w:rsidRDefault="00BF1F00" w:rsidP="00B20484">
            <w:pPr>
              <w:pStyle w:val="Tabletext"/>
              <w:rPr>
                <w:rFonts w:cs="Calibri"/>
                <w:color w:val="000000"/>
              </w:rPr>
            </w:pPr>
            <w:r>
              <w:rPr>
                <w:rFonts w:cs="Calibri"/>
                <w:color w:val="000000"/>
              </w:rPr>
              <w:t>36.7</w:t>
            </w:r>
          </w:p>
        </w:tc>
      </w:tr>
    </w:tbl>
    <w:p w14:paraId="32DBDF7F" w14:textId="77777777" w:rsidR="006D0622" w:rsidRPr="006D0622" w:rsidRDefault="006D0622" w:rsidP="00F62F70"/>
    <w:p w14:paraId="550CFA20" w14:textId="5B459098" w:rsidR="006D0622" w:rsidRDefault="006D0622" w:rsidP="00F62F70">
      <w:pPr>
        <w:pStyle w:val="Caption"/>
        <w:keepNext/>
      </w:pPr>
      <w:bookmarkStart w:id="393" w:name="_Ref123122593"/>
      <w:bookmarkStart w:id="394" w:name="_Toc123123948"/>
      <w:r>
        <w:t xml:space="preserve">Supplementary Table </w:t>
      </w:r>
      <w:fldSimple w:instr=" SEQ Supplementary_Table \* ARABIC ">
        <w:r>
          <w:rPr>
            <w:noProof/>
          </w:rPr>
          <w:t>2</w:t>
        </w:r>
      </w:fldSimple>
      <w:bookmarkEnd w:id="393"/>
      <w:r>
        <w:t>: Dry-heat transfer coefficient of each body segment of the thermal manikin</w:t>
      </w:r>
      <w:bookmarkEnd w:id="394"/>
    </w:p>
    <w:tbl>
      <w:tblPr>
        <w:tblW w:w="0" w:type="auto"/>
        <w:tblLook w:val="04A0" w:firstRow="1" w:lastRow="0" w:firstColumn="1" w:lastColumn="0" w:noHBand="0" w:noVBand="1"/>
      </w:tblPr>
      <w:tblGrid>
        <w:gridCol w:w="1481"/>
        <w:gridCol w:w="512"/>
        <w:gridCol w:w="629"/>
        <w:gridCol w:w="512"/>
        <w:gridCol w:w="859"/>
      </w:tblGrid>
      <w:tr w:rsidR="00BF1F00" w:rsidRPr="00E60AFB" w14:paraId="3FFBD6B6" w14:textId="77777777" w:rsidTr="00B20484">
        <w:trPr>
          <w:trHeight w:val="285"/>
        </w:trPr>
        <w:tc>
          <w:tcPr>
            <w:tcW w:w="0" w:type="auto"/>
            <w:tcBorders>
              <w:top w:val="nil"/>
              <w:left w:val="nil"/>
              <w:bottom w:val="nil"/>
              <w:right w:val="nil"/>
            </w:tcBorders>
            <w:shd w:val="clear" w:color="auto" w:fill="auto"/>
            <w:noWrap/>
            <w:vAlign w:val="bottom"/>
            <w:hideMark/>
          </w:tcPr>
          <w:p w14:paraId="7651A206" w14:textId="77777777" w:rsidR="00BF1F00" w:rsidRPr="00BD3E3A" w:rsidRDefault="00BF1F00" w:rsidP="00B20484">
            <w:pPr>
              <w:pStyle w:val="Tabletext"/>
            </w:pPr>
          </w:p>
        </w:tc>
        <w:tc>
          <w:tcPr>
            <w:tcW w:w="0" w:type="auto"/>
            <w:gridSpan w:val="2"/>
            <w:tcBorders>
              <w:top w:val="nil"/>
              <w:left w:val="nil"/>
              <w:bottom w:val="nil"/>
              <w:right w:val="nil"/>
            </w:tcBorders>
            <w:shd w:val="clear" w:color="auto" w:fill="auto"/>
            <w:noWrap/>
            <w:vAlign w:val="bottom"/>
            <w:hideMark/>
          </w:tcPr>
          <w:p w14:paraId="34C1C541" w14:textId="77777777" w:rsidR="00BF1F00" w:rsidRPr="00E2155C" w:rsidRDefault="00BF1F00" w:rsidP="00B20484">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08B918DF" w14:textId="77777777" w:rsidR="00BF1F00" w:rsidRPr="00E2155C" w:rsidRDefault="00BF1F00" w:rsidP="00B20484">
            <w:pPr>
              <w:pStyle w:val="Tabletext"/>
              <w:jc w:val="center"/>
              <w:rPr>
                <w:rFonts w:cs="Calibri"/>
                <w:b/>
                <w:bCs/>
                <w:color w:val="000000"/>
              </w:rPr>
            </w:pPr>
            <w:r w:rsidRPr="00E2155C">
              <w:rPr>
                <w:rFonts w:cs="Calibri"/>
                <w:b/>
                <w:bCs/>
                <w:color w:val="000000"/>
              </w:rPr>
              <w:t>28</w:t>
            </w:r>
            <w:r w:rsidRPr="00E2155C">
              <w:rPr>
                <w:b/>
                <w:bCs/>
              </w:rPr>
              <w:t>°C</w:t>
            </w:r>
          </w:p>
        </w:tc>
      </w:tr>
      <w:tr w:rsidR="00BF1F00" w:rsidRPr="00E60AFB" w14:paraId="05DFCAEB" w14:textId="77777777" w:rsidTr="00B20484">
        <w:trPr>
          <w:trHeight w:val="285"/>
        </w:trPr>
        <w:tc>
          <w:tcPr>
            <w:tcW w:w="0" w:type="auto"/>
            <w:tcBorders>
              <w:top w:val="nil"/>
              <w:left w:val="nil"/>
              <w:bottom w:val="nil"/>
              <w:right w:val="nil"/>
            </w:tcBorders>
            <w:shd w:val="clear" w:color="auto" w:fill="auto"/>
            <w:noWrap/>
            <w:vAlign w:val="bottom"/>
            <w:hideMark/>
          </w:tcPr>
          <w:p w14:paraId="3B68EAB2" w14:textId="77777777" w:rsidR="00BF1F00" w:rsidRPr="00E2155C" w:rsidRDefault="00BF1F00" w:rsidP="00B20484">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43007BB1" w14:textId="77777777" w:rsidR="00BF1F00" w:rsidRPr="00E2155C" w:rsidRDefault="00BF1F00" w:rsidP="00B20484">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049604A7" w14:textId="77777777" w:rsidR="00BF1F00" w:rsidRPr="00E2155C" w:rsidRDefault="00BF1F00" w:rsidP="00B20484">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0A3D3BDC" w14:textId="77777777" w:rsidR="00BF1F00" w:rsidRPr="00E2155C" w:rsidRDefault="00BF1F00" w:rsidP="00B20484">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6A2E1B72" w14:textId="77777777" w:rsidR="00BF1F00" w:rsidRPr="00E2155C" w:rsidRDefault="00BF1F00" w:rsidP="00B20484">
            <w:pPr>
              <w:pStyle w:val="Tabletext"/>
              <w:jc w:val="center"/>
              <w:rPr>
                <w:rFonts w:cs="Calibri"/>
                <w:b/>
                <w:bCs/>
                <w:color w:val="000000"/>
              </w:rPr>
            </w:pPr>
            <w:r>
              <w:rPr>
                <w:rFonts w:cs="Calibri"/>
                <w:b/>
                <w:bCs/>
                <w:color w:val="000000"/>
              </w:rPr>
              <w:t>Starfish</w:t>
            </w:r>
          </w:p>
        </w:tc>
      </w:tr>
      <w:tr w:rsidR="00BF1F00" w:rsidRPr="00E60AFB" w14:paraId="7451E719" w14:textId="77777777" w:rsidTr="00B20484">
        <w:trPr>
          <w:trHeight w:val="285"/>
        </w:trPr>
        <w:tc>
          <w:tcPr>
            <w:tcW w:w="0" w:type="auto"/>
            <w:tcBorders>
              <w:top w:val="nil"/>
              <w:left w:val="nil"/>
              <w:bottom w:val="nil"/>
              <w:right w:val="nil"/>
            </w:tcBorders>
            <w:shd w:val="clear" w:color="auto" w:fill="auto"/>
            <w:noWrap/>
            <w:vAlign w:val="bottom"/>
            <w:hideMark/>
          </w:tcPr>
          <w:p w14:paraId="75785F6D" w14:textId="77777777" w:rsidR="00BF1F00" w:rsidRPr="00BD3E3A" w:rsidRDefault="00BF1F00" w:rsidP="00B20484">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25F1D26F" w14:textId="77777777" w:rsidR="00BF1F00" w:rsidRPr="00BD3E3A" w:rsidRDefault="00BF1F00" w:rsidP="00B20484">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4922AD49" w14:textId="77777777" w:rsidR="00BF1F00" w:rsidRPr="00BD3E3A" w:rsidRDefault="00BF1F00" w:rsidP="00B20484">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25EB5DD" w14:textId="77777777" w:rsidR="00BF1F00" w:rsidRPr="00BD3E3A" w:rsidRDefault="00BF1F00" w:rsidP="00B20484">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1673D227" w14:textId="77777777" w:rsidR="00BF1F00" w:rsidRPr="00BD3E3A" w:rsidRDefault="00BF1F00" w:rsidP="00B20484">
            <w:pPr>
              <w:pStyle w:val="Tabletext"/>
              <w:jc w:val="right"/>
              <w:rPr>
                <w:rFonts w:cs="Calibri"/>
                <w:color w:val="000000"/>
              </w:rPr>
            </w:pPr>
            <w:r w:rsidRPr="00BD3E3A">
              <w:rPr>
                <w:rFonts w:cs="Calibri"/>
                <w:color w:val="000000"/>
              </w:rPr>
              <w:t>6.8</w:t>
            </w:r>
          </w:p>
        </w:tc>
      </w:tr>
      <w:tr w:rsidR="00BF1F00" w:rsidRPr="00E60AFB" w14:paraId="0CA3B0B8" w14:textId="77777777" w:rsidTr="00B20484">
        <w:trPr>
          <w:trHeight w:val="285"/>
        </w:trPr>
        <w:tc>
          <w:tcPr>
            <w:tcW w:w="0" w:type="auto"/>
            <w:tcBorders>
              <w:top w:val="nil"/>
              <w:left w:val="nil"/>
              <w:bottom w:val="nil"/>
              <w:right w:val="nil"/>
            </w:tcBorders>
            <w:shd w:val="clear" w:color="auto" w:fill="auto"/>
            <w:noWrap/>
            <w:vAlign w:val="bottom"/>
            <w:hideMark/>
          </w:tcPr>
          <w:p w14:paraId="051BAE7C" w14:textId="77777777" w:rsidR="00BF1F00" w:rsidRPr="00BD3E3A" w:rsidRDefault="00BF1F00" w:rsidP="00B20484">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12017D07" w14:textId="77777777" w:rsidR="00BF1F00" w:rsidRPr="00BD3E3A" w:rsidRDefault="00BF1F00" w:rsidP="00B20484">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5E262EF0" w14:textId="77777777" w:rsidR="00BF1F00" w:rsidRPr="00BD3E3A" w:rsidRDefault="00BF1F00" w:rsidP="00B20484">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79E38C45" w14:textId="77777777" w:rsidR="00BF1F00" w:rsidRPr="00BD3E3A" w:rsidRDefault="00BF1F00" w:rsidP="00B20484">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2989202A" w14:textId="77777777" w:rsidR="00BF1F00" w:rsidRPr="00BD3E3A" w:rsidRDefault="00BF1F00" w:rsidP="00B20484">
            <w:pPr>
              <w:pStyle w:val="Tabletext"/>
              <w:jc w:val="right"/>
              <w:rPr>
                <w:rFonts w:cs="Calibri"/>
                <w:color w:val="000000"/>
              </w:rPr>
            </w:pPr>
            <w:r w:rsidRPr="00BD3E3A">
              <w:rPr>
                <w:rFonts w:cs="Calibri"/>
                <w:color w:val="000000"/>
              </w:rPr>
              <w:t>6.0</w:t>
            </w:r>
          </w:p>
        </w:tc>
      </w:tr>
      <w:tr w:rsidR="00BF1F00" w:rsidRPr="00E60AFB" w14:paraId="0732BDE2" w14:textId="77777777" w:rsidTr="00B20484">
        <w:trPr>
          <w:trHeight w:val="285"/>
        </w:trPr>
        <w:tc>
          <w:tcPr>
            <w:tcW w:w="0" w:type="auto"/>
            <w:tcBorders>
              <w:top w:val="nil"/>
              <w:left w:val="nil"/>
              <w:bottom w:val="nil"/>
              <w:right w:val="nil"/>
            </w:tcBorders>
            <w:shd w:val="clear" w:color="auto" w:fill="auto"/>
            <w:noWrap/>
            <w:vAlign w:val="bottom"/>
            <w:hideMark/>
          </w:tcPr>
          <w:p w14:paraId="7EBF44ED" w14:textId="77777777" w:rsidR="00BF1F00" w:rsidRPr="00BD3E3A" w:rsidRDefault="00BF1F00" w:rsidP="00B20484">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0AC4403F" w14:textId="77777777" w:rsidR="00BF1F00" w:rsidRPr="00BD3E3A" w:rsidRDefault="00BF1F00" w:rsidP="00B20484">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25E16603" w14:textId="77777777" w:rsidR="00BF1F00" w:rsidRPr="00BD3E3A" w:rsidRDefault="00BF1F00" w:rsidP="00B20484">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5313529C" w14:textId="77777777" w:rsidR="00BF1F00" w:rsidRPr="00BD3E3A" w:rsidRDefault="00BF1F00" w:rsidP="00B20484">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7551C7D" w14:textId="77777777" w:rsidR="00BF1F00" w:rsidRPr="00BD3E3A" w:rsidRDefault="00BF1F00" w:rsidP="00B20484">
            <w:pPr>
              <w:pStyle w:val="Tabletext"/>
              <w:jc w:val="right"/>
              <w:rPr>
                <w:rFonts w:cs="Calibri"/>
                <w:color w:val="000000"/>
              </w:rPr>
            </w:pPr>
            <w:r w:rsidRPr="00BD3E3A">
              <w:rPr>
                <w:rFonts w:cs="Calibri"/>
                <w:color w:val="000000"/>
              </w:rPr>
              <w:t>4.5</w:t>
            </w:r>
          </w:p>
        </w:tc>
      </w:tr>
      <w:tr w:rsidR="00BF1F00" w:rsidRPr="00E60AFB" w14:paraId="63D898D7" w14:textId="77777777" w:rsidTr="00B20484">
        <w:trPr>
          <w:trHeight w:val="285"/>
        </w:trPr>
        <w:tc>
          <w:tcPr>
            <w:tcW w:w="0" w:type="auto"/>
            <w:tcBorders>
              <w:top w:val="nil"/>
              <w:left w:val="nil"/>
              <w:bottom w:val="nil"/>
              <w:right w:val="nil"/>
            </w:tcBorders>
            <w:shd w:val="clear" w:color="auto" w:fill="auto"/>
            <w:noWrap/>
            <w:vAlign w:val="bottom"/>
            <w:hideMark/>
          </w:tcPr>
          <w:p w14:paraId="40AB2BBE" w14:textId="77777777" w:rsidR="00BF1F00" w:rsidRPr="00BD3E3A" w:rsidRDefault="00BF1F00" w:rsidP="00B20484">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1B9EB0C" w14:textId="77777777" w:rsidR="00BF1F00" w:rsidRPr="00BD3E3A" w:rsidRDefault="00BF1F00" w:rsidP="00B20484">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47AE8BA" w14:textId="77777777" w:rsidR="00BF1F00" w:rsidRPr="00BD3E3A" w:rsidRDefault="00BF1F00" w:rsidP="00B20484">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0A3EF859" w14:textId="77777777" w:rsidR="00BF1F00" w:rsidRPr="00BD3E3A" w:rsidRDefault="00BF1F00" w:rsidP="00B20484">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2CCA3178" w14:textId="77777777" w:rsidR="00BF1F00" w:rsidRPr="00BD3E3A" w:rsidRDefault="00BF1F00" w:rsidP="00B20484">
            <w:pPr>
              <w:pStyle w:val="Tabletext"/>
              <w:jc w:val="right"/>
              <w:rPr>
                <w:rFonts w:cs="Calibri"/>
                <w:color w:val="000000"/>
              </w:rPr>
            </w:pPr>
            <w:r w:rsidRPr="00BD3E3A">
              <w:rPr>
                <w:rFonts w:cs="Calibri"/>
                <w:color w:val="000000"/>
              </w:rPr>
              <w:t>7.9</w:t>
            </w:r>
          </w:p>
        </w:tc>
      </w:tr>
      <w:tr w:rsidR="00BF1F00" w:rsidRPr="00E60AFB" w14:paraId="3D42E130" w14:textId="77777777" w:rsidTr="00B20484">
        <w:trPr>
          <w:trHeight w:val="285"/>
        </w:trPr>
        <w:tc>
          <w:tcPr>
            <w:tcW w:w="0" w:type="auto"/>
            <w:tcBorders>
              <w:top w:val="nil"/>
              <w:left w:val="nil"/>
              <w:bottom w:val="nil"/>
              <w:right w:val="nil"/>
            </w:tcBorders>
            <w:shd w:val="clear" w:color="auto" w:fill="auto"/>
            <w:noWrap/>
            <w:vAlign w:val="bottom"/>
            <w:hideMark/>
          </w:tcPr>
          <w:p w14:paraId="076C5E8E" w14:textId="77777777" w:rsidR="00BF1F00" w:rsidRPr="00BD3E3A" w:rsidRDefault="00BF1F00" w:rsidP="00B20484">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63741705" w14:textId="77777777" w:rsidR="00BF1F00" w:rsidRPr="00BD3E3A" w:rsidRDefault="00BF1F00" w:rsidP="00B20484">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7A405D0" w14:textId="77777777" w:rsidR="00BF1F00" w:rsidRPr="00BD3E3A" w:rsidRDefault="00BF1F00" w:rsidP="00B20484">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6A7FE516" w14:textId="77777777" w:rsidR="00BF1F00" w:rsidRPr="00BD3E3A" w:rsidRDefault="00BF1F00" w:rsidP="00B20484">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78465D1" w14:textId="77777777" w:rsidR="00BF1F00" w:rsidRPr="00BD3E3A" w:rsidRDefault="00BF1F00" w:rsidP="00B20484">
            <w:pPr>
              <w:pStyle w:val="Tabletext"/>
              <w:jc w:val="right"/>
              <w:rPr>
                <w:rFonts w:cs="Calibri"/>
                <w:color w:val="000000"/>
              </w:rPr>
            </w:pPr>
            <w:r w:rsidRPr="00BD3E3A">
              <w:rPr>
                <w:rFonts w:cs="Calibri"/>
                <w:color w:val="000000"/>
              </w:rPr>
              <w:t>8.1</w:t>
            </w:r>
          </w:p>
        </w:tc>
      </w:tr>
      <w:tr w:rsidR="00BF1F00" w:rsidRPr="00E60AFB" w14:paraId="3A562093" w14:textId="77777777" w:rsidTr="00B20484">
        <w:trPr>
          <w:trHeight w:val="285"/>
        </w:trPr>
        <w:tc>
          <w:tcPr>
            <w:tcW w:w="0" w:type="auto"/>
            <w:tcBorders>
              <w:top w:val="nil"/>
              <w:left w:val="nil"/>
              <w:bottom w:val="nil"/>
              <w:right w:val="nil"/>
            </w:tcBorders>
            <w:shd w:val="clear" w:color="auto" w:fill="auto"/>
            <w:noWrap/>
            <w:vAlign w:val="bottom"/>
            <w:hideMark/>
          </w:tcPr>
          <w:p w14:paraId="49C5B53F" w14:textId="77777777" w:rsidR="00BF1F00" w:rsidRPr="00BD3E3A" w:rsidRDefault="00BF1F00" w:rsidP="00B20484">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40C6FE50" w14:textId="77777777" w:rsidR="00BF1F00" w:rsidRPr="00BD3E3A" w:rsidRDefault="00BF1F00" w:rsidP="00B20484">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2D172765" w14:textId="77777777" w:rsidR="00BF1F00" w:rsidRPr="00BD3E3A" w:rsidRDefault="00BF1F00" w:rsidP="00B20484">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6C4F097B" w14:textId="77777777" w:rsidR="00BF1F00" w:rsidRPr="00BD3E3A" w:rsidRDefault="00BF1F00" w:rsidP="00B20484">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2F2BB1F0" w14:textId="77777777" w:rsidR="00BF1F00" w:rsidRPr="00BD3E3A" w:rsidRDefault="00BF1F00" w:rsidP="00B20484">
            <w:pPr>
              <w:pStyle w:val="Tabletext"/>
              <w:jc w:val="right"/>
              <w:rPr>
                <w:rFonts w:cs="Calibri"/>
                <w:color w:val="000000"/>
              </w:rPr>
            </w:pPr>
            <w:r w:rsidRPr="00BD3E3A">
              <w:rPr>
                <w:rFonts w:cs="Calibri"/>
                <w:color w:val="000000"/>
              </w:rPr>
              <w:t>8.4</w:t>
            </w:r>
          </w:p>
        </w:tc>
      </w:tr>
      <w:tr w:rsidR="00BF1F00" w:rsidRPr="00E60AFB" w14:paraId="5D062C2E" w14:textId="77777777" w:rsidTr="00B20484">
        <w:trPr>
          <w:trHeight w:val="285"/>
        </w:trPr>
        <w:tc>
          <w:tcPr>
            <w:tcW w:w="0" w:type="auto"/>
            <w:tcBorders>
              <w:top w:val="nil"/>
              <w:left w:val="nil"/>
              <w:bottom w:val="nil"/>
              <w:right w:val="nil"/>
            </w:tcBorders>
            <w:shd w:val="clear" w:color="auto" w:fill="auto"/>
            <w:noWrap/>
            <w:vAlign w:val="bottom"/>
            <w:hideMark/>
          </w:tcPr>
          <w:p w14:paraId="152C7FD2" w14:textId="77777777" w:rsidR="00BF1F00" w:rsidRPr="00BD3E3A" w:rsidRDefault="00BF1F00" w:rsidP="00B20484">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67305BA7" w14:textId="77777777" w:rsidR="00BF1F00" w:rsidRPr="00BD3E3A" w:rsidRDefault="00BF1F00" w:rsidP="00B20484">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4538F0A2" w14:textId="77777777" w:rsidR="00BF1F00" w:rsidRPr="00BD3E3A" w:rsidRDefault="00BF1F00" w:rsidP="00B20484">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4743DF6" w14:textId="77777777" w:rsidR="00BF1F00" w:rsidRPr="00BD3E3A" w:rsidRDefault="00BF1F00" w:rsidP="00B20484">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A79C84D" w14:textId="77777777" w:rsidR="00BF1F00" w:rsidRPr="00BD3E3A" w:rsidRDefault="00BF1F00" w:rsidP="00B20484">
            <w:pPr>
              <w:pStyle w:val="Tabletext"/>
              <w:jc w:val="right"/>
              <w:rPr>
                <w:rFonts w:cs="Calibri"/>
                <w:color w:val="000000"/>
              </w:rPr>
            </w:pPr>
            <w:r w:rsidRPr="00BD3E3A">
              <w:rPr>
                <w:rFonts w:cs="Calibri"/>
                <w:color w:val="000000"/>
              </w:rPr>
              <w:t>8.1</w:t>
            </w:r>
          </w:p>
        </w:tc>
      </w:tr>
      <w:tr w:rsidR="00BF1F00" w:rsidRPr="00E60AFB" w14:paraId="411A5228" w14:textId="77777777" w:rsidTr="00B20484">
        <w:trPr>
          <w:trHeight w:val="285"/>
        </w:trPr>
        <w:tc>
          <w:tcPr>
            <w:tcW w:w="0" w:type="auto"/>
            <w:tcBorders>
              <w:top w:val="nil"/>
              <w:left w:val="nil"/>
              <w:bottom w:val="nil"/>
              <w:right w:val="nil"/>
            </w:tcBorders>
            <w:shd w:val="clear" w:color="auto" w:fill="auto"/>
            <w:noWrap/>
            <w:vAlign w:val="bottom"/>
            <w:hideMark/>
          </w:tcPr>
          <w:p w14:paraId="50D9C45D" w14:textId="77777777" w:rsidR="00BF1F00" w:rsidRPr="00BD3E3A" w:rsidRDefault="00BF1F00" w:rsidP="00B20484">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4D4F13F4" w14:textId="77777777" w:rsidR="00BF1F00" w:rsidRPr="00BD3E3A" w:rsidRDefault="00BF1F00" w:rsidP="00B20484">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DBD4E41" w14:textId="77777777" w:rsidR="00BF1F00" w:rsidRPr="00BD3E3A" w:rsidRDefault="00BF1F00" w:rsidP="00B20484">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127012EB" w14:textId="77777777" w:rsidR="00BF1F00" w:rsidRPr="00BD3E3A" w:rsidRDefault="00BF1F00" w:rsidP="00B20484">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0928C39" w14:textId="77777777" w:rsidR="00BF1F00" w:rsidRPr="00BD3E3A" w:rsidRDefault="00BF1F00" w:rsidP="00B20484">
            <w:pPr>
              <w:pStyle w:val="Tabletext"/>
              <w:jc w:val="right"/>
              <w:rPr>
                <w:rFonts w:cs="Calibri"/>
                <w:color w:val="000000"/>
              </w:rPr>
            </w:pPr>
            <w:r w:rsidRPr="00BD3E3A">
              <w:rPr>
                <w:rFonts w:cs="Calibri"/>
                <w:color w:val="000000"/>
              </w:rPr>
              <w:t>7.6</w:t>
            </w:r>
          </w:p>
        </w:tc>
      </w:tr>
      <w:tr w:rsidR="00BF1F00" w:rsidRPr="00E60AFB" w14:paraId="6FB069EA" w14:textId="77777777" w:rsidTr="00B20484">
        <w:trPr>
          <w:trHeight w:val="285"/>
        </w:trPr>
        <w:tc>
          <w:tcPr>
            <w:tcW w:w="0" w:type="auto"/>
            <w:tcBorders>
              <w:top w:val="nil"/>
              <w:left w:val="nil"/>
              <w:bottom w:val="nil"/>
              <w:right w:val="nil"/>
            </w:tcBorders>
            <w:shd w:val="clear" w:color="auto" w:fill="auto"/>
            <w:noWrap/>
            <w:vAlign w:val="bottom"/>
            <w:hideMark/>
          </w:tcPr>
          <w:p w14:paraId="29CE8E4B" w14:textId="77777777" w:rsidR="00BF1F00" w:rsidRPr="00BD3E3A" w:rsidRDefault="00BF1F00" w:rsidP="00B20484">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74358AD7" w14:textId="77777777" w:rsidR="00BF1F00" w:rsidRPr="00BD3E3A" w:rsidRDefault="00BF1F00" w:rsidP="00B20484">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451C51C4" w14:textId="77777777" w:rsidR="00BF1F00" w:rsidRPr="00BD3E3A" w:rsidRDefault="00BF1F00" w:rsidP="00B20484">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6A79A930" w14:textId="77777777" w:rsidR="00BF1F00" w:rsidRPr="00BD3E3A" w:rsidRDefault="00BF1F00" w:rsidP="00B20484">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585C803C" w14:textId="77777777" w:rsidR="00BF1F00" w:rsidRPr="00BD3E3A" w:rsidRDefault="00BF1F00" w:rsidP="00B20484">
            <w:pPr>
              <w:pStyle w:val="Tabletext"/>
              <w:jc w:val="right"/>
              <w:rPr>
                <w:rFonts w:cs="Calibri"/>
                <w:color w:val="000000"/>
              </w:rPr>
            </w:pPr>
            <w:r w:rsidRPr="00BD3E3A">
              <w:rPr>
                <w:rFonts w:cs="Calibri"/>
                <w:color w:val="000000"/>
              </w:rPr>
              <w:t>7.9</w:t>
            </w:r>
          </w:p>
        </w:tc>
      </w:tr>
      <w:tr w:rsidR="00BF1F00" w:rsidRPr="00E60AFB" w14:paraId="23F7DB97" w14:textId="77777777" w:rsidTr="00B20484">
        <w:trPr>
          <w:trHeight w:val="285"/>
        </w:trPr>
        <w:tc>
          <w:tcPr>
            <w:tcW w:w="0" w:type="auto"/>
            <w:tcBorders>
              <w:top w:val="nil"/>
              <w:left w:val="nil"/>
              <w:bottom w:val="nil"/>
              <w:right w:val="nil"/>
            </w:tcBorders>
            <w:shd w:val="clear" w:color="auto" w:fill="auto"/>
            <w:noWrap/>
            <w:vAlign w:val="bottom"/>
            <w:hideMark/>
          </w:tcPr>
          <w:p w14:paraId="5DDC3A54" w14:textId="77777777" w:rsidR="00BF1F00" w:rsidRPr="00BD3E3A" w:rsidRDefault="00BF1F00" w:rsidP="00B20484">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64B6A053" w14:textId="77777777" w:rsidR="00BF1F00" w:rsidRPr="00BD3E3A" w:rsidRDefault="00BF1F00" w:rsidP="00B20484">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4D317B00" w14:textId="77777777" w:rsidR="00BF1F00" w:rsidRPr="00BD3E3A" w:rsidRDefault="00BF1F00" w:rsidP="00B20484">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7E488996" w14:textId="77777777" w:rsidR="00BF1F00" w:rsidRPr="00BD3E3A" w:rsidRDefault="00BF1F00" w:rsidP="00B20484">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3FD3307C" w14:textId="77777777" w:rsidR="00BF1F00" w:rsidRPr="00BD3E3A" w:rsidRDefault="00BF1F00" w:rsidP="00B20484">
            <w:pPr>
              <w:pStyle w:val="Tabletext"/>
              <w:jc w:val="right"/>
              <w:rPr>
                <w:rFonts w:cs="Calibri"/>
                <w:color w:val="000000"/>
              </w:rPr>
            </w:pPr>
            <w:r w:rsidRPr="00BD3E3A">
              <w:rPr>
                <w:rFonts w:cs="Calibri"/>
                <w:color w:val="000000"/>
              </w:rPr>
              <w:t>6.9</w:t>
            </w:r>
          </w:p>
        </w:tc>
      </w:tr>
      <w:tr w:rsidR="00BF1F00" w:rsidRPr="00E60AFB" w14:paraId="1FCA85D3" w14:textId="77777777" w:rsidTr="00B20484">
        <w:trPr>
          <w:trHeight w:val="285"/>
        </w:trPr>
        <w:tc>
          <w:tcPr>
            <w:tcW w:w="0" w:type="auto"/>
            <w:tcBorders>
              <w:top w:val="nil"/>
              <w:left w:val="nil"/>
              <w:bottom w:val="nil"/>
              <w:right w:val="nil"/>
            </w:tcBorders>
            <w:shd w:val="clear" w:color="auto" w:fill="auto"/>
            <w:noWrap/>
            <w:vAlign w:val="bottom"/>
            <w:hideMark/>
          </w:tcPr>
          <w:p w14:paraId="76B001D3" w14:textId="77777777" w:rsidR="00BF1F00" w:rsidRPr="00BD3E3A" w:rsidRDefault="00BF1F00" w:rsidP="00B20484">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5942F0EA" w14:textId="77777777" w:rsidR="00BF1F00" w:rsidRPr="00BD3E3A" w:rsidRDefault="00BF1F00" w:rsidP="00B20484">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7821252F" w14:textId="77777777" w:rsidR="00BF1F00" w:rsidRPr="00BD3E3A" w:rsidRDefault="00BF1F00" w:rsidP="00B20484">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2A9C76A9" w14:textId="77777777" w:rsidR="00BF1F00" w:rsidRPr="00BD3E3A" w:rsidRDefault="00BF1F00" w:rsidP="00B20484">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4F80EB2A" w14:textId="77777777" w:rsidR="00BF1F00" w:rsidRPr="00BD3E3A" w:rsidRDefault="00BF1F00" w:rsidP="00B20484">
            <w:pPr>
              <w:pStyle w:val="Tabletext"/>
              <w:jc w:val="right"/>
              <w:rPr>
                <w:rFonts w:cs="Calibri"/>
                <w:color w:val="000000"/>
              </w:rPr>
            </w:pPr>
            <w:r w:rsidRPr="00BD3E3A">
              <w:rPr>
                <w:rFonts w:cs="Calibri"/>
                <w:color w:val="000000"/>
              </w:rPr>
              <w:t>7.9</w:t>
            </w:r>
          </w:p>
        </w:tc>
      </w:tr>
      <w:tr w:rsidR="00BF1F00" w:rsidRPr="00E60AFB" w14:paraId="6DC8823D" w14:textId="77777777" w:rsidTr="00B20484">
        <w:trPr>
          <w:trHeight w:val="285"/>
        </w:trPr>
        <w:tc>
          <w:tcPr>
            <w:tcW w:w="0" w:type="auto"/>
            <w:tcBorders>
              <w:top w:val="nil"/>
              <w:left w:val="nil"/>
              <w:bottom w:val="nil"/>
              <w:right w:val="nil"/>
            </w:tcBorders>
            <w:shd w:val="clear" w:color="auto" w:fill="auto"/>
            <w:noWrap/>
            <w:vAlign w:val="bottom"/>
            <w:hideMark/>
          </w:tcPr>
          <w:p w14:paraId="377CA1C8" w14:textId="77777777" w:rsidR="00BF1F00" w:rsidRPr="00BD3E3A" w:rsidRDefault="00BF1F00" w:rsidP="00B20484">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43573CFD" w14:textId="77777777" w:rsidR="00BF1F00" w:rsidRPr="00BD3E3A" w:rsidRDefault="00BF1F00" w:rsidP="00B20484">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04CB8CC2" w14:textId="77777777" w:rsidR="00BF1F00" w:rsidRPr="00BD3E3A" w:rsidRDefault="00BF1F00" w:rsidP="00B20484">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0FE38F99" w14:textId="77777777" w:rsidR="00BF1F00" w:rsidRPr="00BD3E3A" w:rsidRDefault="00BF1F00" w:rsidP="00B20484">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28089F00" w14:textId="77777777" w:rsidR="00BF1F00" w:rsidRPr="00BD3E3A" w:rsidRDefault="00BF1F00" w:rsidP="00B20484">
            <w:pPr>
              <w:pStyle w:val="Tabletext"/>
              <w:jc w:val="right"/>
              <w:rPr>
                <w:rFonts w:cs="Calibri"/>
                <w:color w:val="000000"/>
              </w:rPr>
            </w:pPr>
            <w:r w:rsidRPr="00BD3E3A">
              <w:rPr>
                <w:rFonts w:cs="Calibri"/>
                <w:color w:val="000000"/>
              </w:rPr>
              <w:t>7.9</w:t>
            </w:r>
          </w:p>
        </w:tc>
      </w:tr>
      <w:tr w:rsidR="00BF1F00" w:rsidRPr="00E60AFB" w14:paraId="68F61D6E" w14:textId="77777777" w:rsidTr="00B20484">
        <w:trPr>
          <w:trHeight w:val="285"/>
        </w:trPr>
        <w:tc>
          <w:tcPr>
            <w:tcW w:w="0" w:type="auto"/>
            <w:tcBorders>
              <w:top w:val="nil"/>
              <w:left w:val="nil"/>
              <w:bottom w:val="nil"/>
              <w:right w:val="nil"/>
            </w:tcBorders>
            <w:shd w:val="clear" w:color="auto" w:fill="auto"/>
            <w:noWrap/>
            <w:vAlign w:val="bottom"/>
            <w:hideMark/>
          </w:tcPr>
          <w:p w14:paraId="403943B0" w14:textId="77777777" w:rsidR="00BF1F00" w:rsidRPr="00BD3E3A" w:rsidRDefault="00BF1F00" w:rsidP="00B20484">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FE69592" w14:textId="77777777" w:rsidR="00BF1F00" w:rsidRPr="00BD3E3A" w:rsidRDefault="00BF1F00" w:rsidP="00B20484">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7C04EBAF" w14:textId="77777777" w:rsidR="00BF1F00" w:rsidRPr="00BD3E3A" w:rsidRDefault="00BF1F00" w:rsidP="00B20484">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3D29D45" w14:textId="77777777" w:rsidR="00BF1F00" w:rsidRPr="00BD3E3A" w:rsidRDefault="00BF1F00" w:rsidP="00B20484">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1E85448" w14:textId="77777777" w:rsidR="00BF1F00" w:rsidRPr="00BD3E3A" w:rsidRDefault="00BF1F00" w:rsidP="00B20484">
            <w:pPr>
              <w:pStyle w:val="Tabletext"/>
              <w:jc w:val="right"/>
              <w:rPr>
                <w:rFonts w:cs="Calibri"/>
                <w:color w:val="000000"/>
              </w:rPr>
            </w:pPr>
            <w:r w:rsidRPr="00BD3E3A">
              <w:rPr>
                <w:rFonts w:cs="Calibri"/>
                <w:color w:val="000000"/>
              </w:rPr>
              <w:t>8.1</w:t>
            </w:r>
          </w:p>
        </w:tc>
      </w:tr>
      <w:tr w:rsidR="00BF1F00" w:rsidRPr="00E60AFB" w14:paraId="1D694A5F" w14:textId="77777777" w:rsidTr="00B20484">
        <w:trPr>
          <w:trHeight w:val="285"/>
        </w:trPr>
        <w:tc>
          <w:tcPr>
            <w:tcW w:w="0" w:type="auto"/>
            <w:tcBorders>
              <w:top w:val="nil"/>
              <w:left w:val="nil"/>
              <w:bottom w:val="nil"/>
              <w:right w:val="nil"/>
            </w:tcBorders>
            <w:shd w:val="clear" w:color="auto" w:fill="auto"/>
            <w:noWrap/>
            <w:vAlign w:val="bottom"/>
            <w:hideMark/>
          </w:tcPr>
          <w:p w14:paraId="44D3E58B" w14:textId="77777777" w:rsidR="00BF1F00" w:rsidRPr="00BD3E3A" w:rsidRDefault="00BF1F00" w:rsidP="00B20484">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1019E482" w14:textId="77777777" w:rsidR="00BF1F00" w:rsidRPr="00BD3E3A" w:rsidRDefault="00BF1F00" w:rsidP="00B20484">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C600EFD" w14:textId="77777777" w:rsidR="00BF1F00" w:rsidRPr="00BD3E3A" w:rsidRDefault="00BF1F00" w:rsidP="00B20484">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1C2BEFDB" w14:textId="77777777" w:rsidR="00BF1F00" w:rsidRPr="00BD3E3A" w:rsidRDefault="00BF1F00" w:rsidP="00B20484">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5C9D6645" w14:textId="77777777" w:rsidR="00BF1F00" w:rsidRPr="00BD3E3A" w:rsidRDefault="00BF1F00" w:rsidP="00B20484">
            <w:pPr>
              <w:pStyle w:val="Tabletext"/>
              <w:jc w:val="right"/>
              <w:rPr>
                <w:rFonts w:cs="Calibri"/>
                <w:color w:val="000000"/>
              </w:rPr>
            </w:pPr>
            <w:r w:rsidRPr="00BD3E3A">
              <w:rPr>
                <w:rFonts w:cs="Calibri"/>
                <w:color w:val="000000"/>
              </w:rPr>
              <w:t>8.1</w:t>
            </w:r>
          </w:p>
        </w:tc>
      </w:tr>
      <w:tr w:rsidR="00BF1F00" w:rsidRPr="00E60AFB" w14:paraId="34C94D68" w14:textId="77777777" w:rsidTr="00B20484">
        <w:trPr>
          <w:trHeight w:val="285"/>
        </w:trPr>
        <w:tc>
          <w:tcPr>
            <w:tcW w:w="0" w:type="auto"/>
            <w:tcBorders>
              <w:top w:val="nil"/>
              <w:left w:val="nil"/>
              <w:bottom w:val="nil"/>
              <w:right w:val="nil"/>
            </w:tcBorders>
            <w:shd w:val="clear" w:color="auto" w:fill="auto"/>
            <w:noWrap/>
            <w:vAlign w:val="bottom"/>
            <w:hideMark/>
          </w:tcPr>
          <w:p w14:paraId="6B56E82A" w14:textId="77777777" w:rsidR="00BF1F00" w:rsidRPr="00BD3E3A" w:rsidRDefault="00BF1F00" w:rsidP="00B20484">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0015824E" w14:textId="77777777" w:rsidR="00BF1F00" w:rsidRPr="00BD3E3A" w:rsidRDefault="00BF1F00" w:rsidP="00B20484">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5434A54E" w14:textId="77777777" w:rsidR="00BF1F00" w:rsidRPr="00BD3E3A" w:rsidRDefault="00BF1F00" w:rsidP="00B20484">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02B6794F" w14:textId="77777777" w:rsidR="00BF1F00" w:rsidRPr="00BD3E3A" w:rsidRDefault="00BF1F00" w:rsidP="00B20484">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2D586FE4" w14:textId="77777777" w:rsidR="00BF1F00" w:rsidRPr="00BD3E3A" w:rsidRDefault="00BF1F00" w:rsidP="00B20484">
            <w:pPr>
              <w:pStyle w:val="Tabletext"/>
              <w:jc w:val="right"/>
              <w:rPr>
                <w:rFonts w:cs="Calibri"/>
                <w:color w:val="000000"/>
              </w:rPr>
            </w:pPr>
            <w:r w:rsidRPr="00BD3E3A">
              <w:rPr>
                <w:rFonts w:cs="Calibri"/>
                <w:color w:val="000000"/>
              </w:rPr>
              <w:t>7.4</w:t>
            </w:r>
          </w:p>
        </w:tc>
      </w:tr>
      <w:tr w:rsidR="00BF1F00" w:rsidRPr="00E60AFB" w14:paraId="2F18CF02" w14:textId="77777777" w:rsidTr="00B20484">
        <w:trPr>
          <w:trHeight w:val="285"/>
        </w:trPr>
        <w:tc>
          <w:tcPr>
            <w:tcW w:w="0" w:type="auto"/>
            <w:tcBorders>
              <w:top w:val="nil"/>
              <w:left w:val="nil"/>
              <w:bottom w:val="nil"/>
              <w:right w:val="nil"/>
            </w:tcBorders>
            <w:shd w:val="clear" w:color="auto" w:fill="auto"/>
            <w:noWrap/>
            <w:vAlign w:val="bottom"/>
            <w:hideMark/>
          </w:tcPr>
          <w:p w14:paraId="29AB5584" w14:textId="77777777" w:rsidR="00BF1F00" w:rsidRPr="00BD3E3A" w:rsidRDefault="00BF1F00" w:rsidP="00B20484">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2CFC6E6A" w14:textId="77777777" w:rsidR="00BF1F00" w:rsidRPr="00BD3E3A" w:rsidRDefault="00BF1F00" w:rsidP="00B20484">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B249A98" w14:textId="77777777" w:rsidR="00BF1F00" w:rsidRPr="00BD3E3A" w:rsidRDefault="00BF1F00" w:rsidP="00B20484">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64B9AFF" w14:textId="77777777" w:rsidR="00BF1F00" w:rsidRPr="00BD3E3A" w:rsidRDefault="00BF1F00" w:rsidP="00B20484">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4D862A7D" w14:textId="77777777" w:rsidR="00BF1F00" w:rsidRPr="00BD3E3A" w:rsidRDefault="00BF1F00" w:rsidP="00B20484">
            <w:pPr>
              <w:pStyle w:val="Tabletext"/>
              <w:jc w:val="right"/>
              <w:rPr>
                <w:rFonts w:cs="Calibri"/>
                <w:color w:val="000000"/>
              </w:rPr>
            </w:pPr>
            <w:r w:rsidRPr="00BD3E3A">
              <w:rPr>
                <w:rFonts w:cs="Calibri"/>
                <w:color w:val="000000"/>
              </w:rPr>
              <w:t>7.4</w:t>
            </w:r>
          </w:p>
        </w:tc>
      </w:tr>
    </w:tbl>
    <w:p w14:paraId="04E53D56" w14:textId="77777777" w:rsidR="00BF1F00" w:rsidRDefault="00BF1F00" w:rsidP="00BF1F00">
      <w:pPr>
        <w:spacing w:after="0" w:line="240" w:lineRule="auto"/>
      </w:pPr>
    </w:p>
    <w:p w14:paraId="359A44F7" w14:textId="77777777" w:rsidR="0084123E" w:rsidRDefault="00BF1F00" w:rsidP="0084123E">
      <w:pPr>
        <w:keepNext/>
        <w:spacing w:after="0" w:line="240" w:lineRule="auto"/>
      </w:pPr>
      <w:r>
        <w:rPr>
          <w:noProof/>
          <w:lang w:eastAsia="zh-CN"/>
        </w:rPr>
        <w:lastRenderedPageBreak/>
        <w:drawing>
          <wp:inline distT="0" distB="0" distL="0" distR="0" wp14:anchorId="74BF847D" wp14:editId="724AA040">
            <wp:extent cx="2971800" cy="26797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6DEF1095" w14:textId="34EE3606" w:rsidR="00BF1F00" w:rsidRDefault="0084123E" w:rsidP="004D74F8">
      <w:pPr>
        <w:pStyle w:val="Caption"/>
      </w:pPr>
      <w:bookmarkStart w:id="395" w:name="_Ref123122832"/>
      <w:bookmarkStart w:id="396" w:name="_Ref123122721"/>
      <w:bookmarkStart w:id="397" w:name="_Toc123123935"/>
      <w:r>
        <w:t xml:space="preserve">Supplementary Fig. </w:t>
      </w:r>
      <w:fldSimple w:instr=" SEQ Supplementary_Fig. \* ARABIC ">
        <w:r w:rsidR="004D74F8">
          <w:rPr>
            <w:noProof/>
          </w:rPr>
          <w:t>1</w:t>
        </w:r>
      </w:fldSimple>
      <w:bookmarkEnd w:id="395"/>
      <w:r>
        <w:t xml:space="preserve">: Baseline </w:t>
      </w:r>
      <w:commentRangeStart w:id="398"/>
      <w:commentRangeEnd w:id="398"/>
      <w:r>
        <w:rPr>
          <w:rStyle w:val="CommentReference"/>
          <w:i w:val="0"/>
          <w:iCs w:val="0"/>
        </w:rPr>
        <w:commentReference w:id="398"/>
      </w:r>
      <w:r>
        <w:t xml:space="preserve">condition (thermal manikin posture and clothing, bedding, and mattress) is used to calculate the difference in manikin-based equivalent temperature as shown </w:t>
      </w:r>
      <w:r w:rsidRPr="0084123E">
        <w:t xml:space="preserve">in </w:t>
      </w:r>
      <w:r w:rsidRPr="0084123E">
        <w:fldChar w:fldCharType="begin"/>
      </w:r>
      <w:r w:rsidRPr="0084123E">
        <w:instrText xml:space="preserve"> REF _Ref123065519 \h </w:instrText>
      </w:r>
      <w:r>
        <w:instrText xml:space="preserve"> \* MERGEFORMAT </w:instrText>
      </w:r>
      <w:r w:rsidRPr="0084123E">
        <w:fldChar w:fldCharType="separate"/>
      </w:r>
      <w:r w:rsidRPr="0084123E">
        <w:t>(</w:t>
      </w:r>
      <w:r w:rsidRPr="0084123E">
        <w:rPr>
          <w:noProof/>
        </w:rPr>
        <w:t>2</w:t>
      </w:r>
      <w:r w:rsidRPr="0084123E">
        <w:t>)</w:t>
      </w:r>
      <w:r w:rsidRPr="0084123E">
        <w:fldChar w:fldCharType="end"/>
      </w:r>
      <w:r w:rsidRPr="0084123E">
        <w:t>.</w:t>
      </w:r>
      <w:bookmarkEnd w:id="396"/>
      <w:bookmarkEnd w:id="397"/>
    </w:p>
    <w:p w14:paraId="7D656E1F" w14:textId="3DB68F17" w:rsidR="004D74F8" w:rsidRDefault="00DB714A" w:rsidP="00C83AC6">
      <w:pPr>
        <w:keepNext/>
        <w:spacing w:after="0"/>
      </w:pPr>
      <w:bookmarkStart w:id="399" w:name="_Ref123122854"/>
      <w:r>
        <w:rPr>
          <w:i/>
          <w:iCs/>
          <w:noProof/>
          <w:sz w:val="18"/>
          <w:szCs w:val="18"/>
          <w:lang w:eastAsia="zh-CN"/>
        </w:rPr>
        <w:drawing>
          <wp:inline distT="0" distB="0" distL="0" distR="0" wp14:anchorId="32FF6801" wp14:editId="0C1EC719">
            <wp:extent cx="5486400" cy="27432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bookmarkEnd w:id="399"/>
    </w:p>
    <w:p w14:paraId="46ADEA79" w14:textId="03E86EAA" w:rsidR="00BF1F00" w:rsidRDefault="004D74F8" w:rsidP="004D74F8">
      <w:pPr>
        <w:pStyle w:val="Caption"/>
      </w:pPr>
      <w:bookmarkStart w:id="400" w:name="_Ref123123604"/>
      <w:bookmarkStart w:id="401" w:name="_Toc123123936"/>
      <w:r>
        <w:t xml:space="preserve">Supplementary Fig. </w:t>
      </w:r>
      <w:fldSimple w:instr=" SEQ Supplementary_Fig. \* ARABIC ">
        <w:r w:rsidR="00C83AC6">
          <w:rPr>
            <w:noProof/>
          </w:rPr>
          <w:t>2</w:t>
        </w:r>
      </w:fldSimple>
      <w:bookmarkEnd w:id="400"/>
      <w:r w:rsidR="00C83AC6">
        <w:t>: Pl</w:t>
      </w:r>
      <w:r w:rsidR="00C83AC6" w:rsidRPr="004D74F8">
        <w:t>an view of controlled environmental chamber (CEC) and experimental setup; b) Section view of CEC setup prior to experiment with annotations. Ambient temperature sensors (green outline) were added for clarity. Ambient temperature sensors were present during experimental run.</w:t>
      </w:r>
      <w:bookmarkEnd w:id="401"/>
      <w:r w:rsidR="00C83AC6" w:rsidRPr="004D74F8">
        <w:t xml:space="preserve"> </w:t>
      </w:r>
      <w:r>
        <w:t xml:space="preserve"> </w:t>
      </w:r>
    </w:p>
    <w:p w14:paraId="7F60B471" w14:textId="77777777" w:rsidR="00C83AC6" w:rsidRDefault="00C83AC6" w:rsidP="00C83AC6">
      <w:pPr>
        <w:pStyle w:val="Heading2"/>
      </w:pPr>
      <w:r>
        <w:rPr>
          <w:noProof/>
          <w:lang w:eastAsia="zh-CN"/>
        </w:rPr>
        <w:lastRenderedPageBreak/>
        <w:drawing>
          <wp:inline distT="0" distB="0" distL="0" distR="0" wp14:anchorId="17E8F178" wp14:editId="5E843480">
            <wp:extent cx="5943610" cy="388620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2291CC37" w14:textId="57455973" w:rsidR="00C83AC6" w:rsidRPr="00C83AC6" w:rsidRDefault="00C83AC6" w:rsidP="00C83AC6">
      <w:pPr>
        <w:pStyle w:val="Caption"/>
      </w:pPr>
      <w:bookmarkStart w:id="402" w:name="_Ref123123796"/>
      <w:bookmarkStart w:id="403" w:name="_Toc123123937"/>
      <w:r>
        <w:t xml:space="preserve">Supplementary Fig. </w:t>
      </w:r>
      <w:fldSimple w:instr=" SEQ Supplementary_Fig. \* ARABIC ">
        <w:r>
          <w:rPr>
            <w:noProof/>
          </w:rPr>
          <w:t>3</w:t>
        </w:r>
      </w:fldSimple>
      <w:bookmarkEnd w:id="402"/>
      <w:r>
        <w:t xml:space="preserve">: Illustration of experimental conditions representing a variety of passive and active heating and cooling strategies. Image created </w:t>
      </w:r>
      <w:commentRangeStart w:id="404"/>
      <w:r>
        <w:t>f</w:t>
      </w:r>
      <w:commentRangeEnd w:id="404"/>
      <w:r>
        <w:rPr>
          <w:rStyle w:val="CommentReference"/>
          <w:i w:val="0"/>
          <w:iCs w:val="0"/>
        </w:rPr>
        <w:commentReference w:id="404"/>
      </w:r>
      <w:r>
        <w:t xml:space="preserve">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403"/>
    </w:p>
    <w:p w14:paraId="7B459876" w14:textId="77777777" w:rsidR="00235A5A" w:rsidRDefault="00BF1F00" w:rsidP="00C83AC6">
      <w:pPr>
        <w:keepNext/>
      </w:pPr>
      <w:r>
        <w:rPr>
          <w:noProof/>
          <w:lang w:eastAsia="zh-CN"/>
        </w:rPr>
        <w:drawing>
          <wp:inline distT="0" distB="0" distL="0" distR="0" wp14:anchorId="63B9BCE8" wp14:editId="6790FC1A">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4E0B8987" w14:textId="5EB8A030" w:rsidR="004F7E72" w:rsidRPr="0044677F" w:rsidRDefault="00235A5A" w:rsidP="00C83AC6">
      <w:pPr>
        <w:pStyle w:val="Caption"/>
      </w:pPr>
      <w:bookmarkStart w:id="405" w:name="_Toc123123938"/>
      <w:r>
        <w:t xml:space="preserve">Supplementary Fig. </w:t>
      </w:r>
      <w:fldSimple w:instr=" SEQ Supplementary_Fig. \* ARABIC ">
        <w:r w:rsidR="004D74F8">
          <w:rPr>
            <w:noProof/>
          </w:rPr>
          <w:t>4</w:t>
        </w:r>
      </w:fldSimple>
      <w:r>
        <w:t xml:space="preserve">: </w:t>
      </w:r>
      <w:r w:rsidR="00BF1F00">
        <w:t>Spatial distribution of average air speed generated by the ceiling and pedestal fans across the bed as measured by a handheld anemometer 0.3 m above the mattress for the low- and high-speed settings.</w:t>
      </w:r>
      <w:bookmarkEnd w:id="405"/>
    </w:p>
    <w:p w14:paraId="71B6A660" w14:textId="77777777" w:rsidR="00AD6949" w:rsidRDefault="00AD6949"/>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fa Aijazi" w:date="2023-01-14T16:15:00Z" w:initials="AA">
    <w:p w14:paraId="35B6D985" w14:textId="68804642" w:rsidR="00227E88" w:rsidRDefault="00227E88" w:rsidP="00B20484">
      <w:pPr>
        <w:jc w:val="left"/>
      </w:pPr>
      <w:r>
        <w:rPr>
          <w:rStyle w:val="CommentReference"/>
        </w:rPr>
        <w:annotationRef/>
      </w:r>
      <w:r>
        <w:rPr>
          <w:sz w:val="20"/>
          <w:szCs w:val="20"/>
        </w:rPr>
        <w:t xml:space="preserve">Nature Energy offers double-blind peer review in which we would remove author information from the manuscript. What criteria would we use to decide? </w:t>
      </w:r>
      <w:hyperlink r:id="rId1" w:history="1">
        <w:r w:rsidRPr="005A68E3">
          <w:rPr>
            <w:rStyle w:val="Hyperlink"/>
            <w:sz w:val="20"/>
            <w:szCs w:val="20"/>
          </w:rPr>
          <w:t>https://www.nature.com/nenergy/submission-guidelines/dbpr</w:t>
        </w:r>
      </w:hyperlink>
      <w:r>
        <w:rPr>
          <w:sz w:val="20"/>
          <w:szCs w:val="20"/>
        </w:rPr>
        <w:t xml:space="preserve">  </w:t>
      </w:r>
    </w:p>
  </w:comment>
  <w:comment w:id="1" w:author="Thomas Parkinson" w:date="2023-01-14T16:15:00Z" w:initials="TP">
    <w:p w14:paraId="7EC09D68" w14:textId="77777777" w:rsidR="00227E88" w:rsidRDefault="00227E88" w:rsidP="00B20484">
      <w:pPr>
        <w:jc w:val="left"/>
      </w:pPr>
      <w:r>
        <w:rPr>
          <w:rStyle w:val="CommentReference"/>
        </w:rPr>
        <w:annotationRef/>
      </w:r>
      <w:r>
        <w:rPr>
          <w:sz w:val="20"/>
          <w:szCs w:val="20"/>
        </w:rPr>
        <w:t>I have no preference on this - will defer to other authors</w:t>
      </w:r>
    </w:p>
  </w:comment>
  <w:comment w:id="2" w:author="Stefano Schiavon" w:date="2023-02-24T09:25:00Z" w:initials="SS">
    <w:p w14:paraId="0AAF7B1E" w14:textId="77777777" w:rsidR="005A1BEF" w:rsidRDefault="005A1BEF" w:rsidP="001F011B">
      <w:pPr>
        <w:jc w:val="left"/>
      </w:pPr>
      <w:r>
        <w:rPr>
          <w:rStyle w:val="CommentReference"/>
        </w:rPr>
        <w:annotationRef/>
      </w:r>
      <w:r>
        <w:rPr>
          <w:sz w:val="20"/>
          <w:szCs w:val="20"/>
        </w:rPr>
        <w:t xml:space="preserve">I prefer to not do double blind. In general, I support the idea of open and shared review (where the reviewer’s comments and the answers are public). </w:t>
      </w:r>
    </w:p>
  </w:comment>
  <w:comment w:id="3" w:author="Stefano Schiavon" w:date="2023-02-24T10:45:00Z" w:initials="SS">
    <w:p w14:paraId="176B358C" w14:textId="77777777" w:rsidR="00B877D9" w:rsidRDefault="00B877D9" w:rsidP="005B0775">
      <w:pPr>
        <w:jc w:val="left"/>
      </w:pPr>
      <w:r>
        <w:rPr>
          <w:rStyle w:val="CommentReference"/>
        </w:rPr>
        <w:annotationRef/>
      </w:r>
      <w:r>
        <w:rPr>
          <w:sz w:val="20"/>
          <w:szCs w:val="20"/>
        </w:rPr>
        <w:t xml:space="preserve">I doubt this is correct. A typical gas furnace in the US is around 30kW! The small one do not go below 15kW. </w:t>
      </w:r>
    </w:p>
    <w:p w14:paraId="04606F1C" w14:textId="77777777" w:rsidR="00B877D9" w:rsidRDefault="00B877D9" w:rsidP="005B0775">
      <w:pPr>
        <w:jc w:val="left"/>
      </w:pPr>
      <w:r>
        <w:rPr>
          <w:sz w:val="20"/>
          <w:szCs w:val="20"/>
        </w:rPr>
        <w:t xml:space="preserve">AC tend to be smaller but still often more than 1000 watts, typical one is around 3000 W. </w:t>
      </w:r>
    </w:p>
  </w:comment>
  <w:comment w:id="4" w:author="Stefano Schiavon" w:date="2023-02-24T10:49:00Z" w:initials="SS">
    <w:p w14:paraId="188B80BA" w14:textId="77777777" w:rsidR="00B07C94" w:rsidRDefault="00B07C94" w:rsidP="008E6567">
      <w:pPr>
        <w:jc w:val="left"/>
      </w:pPr>
      <w:r>
        <w:rPr>
          <w:rStyle w:val="CommentReference"/>
        </w:rPr>
        <w:annotationRef/>
      </w:r>
      <w:r>
        <w:rPr>
          <w:sz w:val="20"/>
          <w:szCs w:val="20"/>
        </w:rPr>
        <w:t xml:space="preserve">Remember that this could be positive in cold climates. </w:t>
      </w:r>
    </w:p>
  </w:comment>
  <w:comment w:id="5" w:author="Stefano Schiavon" w:date="2023-02-24T11:08:00Z" w:initials="SS">
    <w:p w14:paraId="003343F0" w14:textId="77777777" w:rsidR="0075710F" w:rsidRDefault="005951D7" w:rsidP="00551F2A">
      <w:pPr>
        <w:jc w:val="left"/>
      </w:pPr>
      <w:r>
        <w:rPr>
          <w:rStyle w:val="CommentReference"/>
        </w:rPr>
        <w:annotationRef/>
      </w:r>
      <w:r w:rsidR="0075710F">
        <w:rPr>
          <w:sz w:val="20"/>
          <w:szCs w:val="20"/>
        </w:rPr>
        <w:t>I removed it, I explained why in the method section where it was also mentioned</w:t>
      </w:r>
    </w:p>
  </w:comment>
  <w:comment w:id="6" w:author="Stefano Schiavon" w:date="2023-02-24T11:16:00Z" w:initials="SS">
    <w:p w14:paraId="5493AFB4" w14:textId="77777777" w:rsidR="00B3225C" w:rsidRDefault="00B3225C" w:rsidP="008F22E2">
      <w:pPr>
        <w:jc w:val="left"/>
      </w:pPr>
      <w:r>
        <w:rPr>
          <w:rStyle w:val="CommentReference"/>
        </w:rPr>
        <w:annotationRef/>
      </w:r>
      <w:r>
        <w:rPr>
          <w:sz w:val="20"/>
          <w:szCs w:val="20"/>
        </w:rPr>
        <w:t xml:space="preserve">I would remove this section. I doubt that in high income countries people ever sleep outside to take advantage of radiative sky cooling. The example of sleeping outside is from 60-70 years ago. </w:t>
      </w:r>
    </w:p>
  </w:comment>
  <w:comment w:id="7" w:author="Thomas Parkinson [2]" w:date="2023-02-26T10:17:00Z" w:initials="TP">
    <w:p w14:paraId="0385AA3A" w14:textId="77777777" w:rsidR="00050CB2" w:rsidRDefault="00050CB2" w:rsidP="00ED48A7">
      <w:pPr>
        <w:jc w:val="left"/>
      </w:pPr>
      <w:r>
        <w:rPr>
          <w:rStyle w:val="CommentReference"/>
        </w:rPr>
        <w:annotationRef/>
      </w:r>
      <w:r>
        <w:rPr>
          <w:sz w:val="20"/>
          <w:szCs w:val="20"/>
        </w:rPr>
        <w:t>I’m on the fence about this. Arfa, please make the final call.</w:t>
      </w:r>
    </w:p>
  </w:comment>
  <w:comment w:id="9" w:author="Thomas Parkinson" w:date="2023-01-16T11:46:00Z" w:initials="TP">
    <w:p w14:paraId="3CE9DDD2" w14:textId="5E596A4B" w:rsidR="00365E0F" w:rsidRDefault="00365E0F" w:rsidP="009E4964">
      <w:pPr>
        <w:jc w:val="left"/>
      </w:pPr>
      <w:r>
        <w:rPr>
          <w:rStyle w:val="CommentReference"/>
        </w:rPr>
        <w:annotationRef/>
      </w:r>
      <w:r>
        <w:rPr>
          <w:sz w:val="20"/>
          <w:szCs w:val="20"/>
        </w:rPr>
        <w:t>Hui: I don’t think we don’t know it; but we don’t know how much they could improve.</w:t>
      </w:r>
    </w:p>
  </w:comment>
  <w:comment w:id="10" w:author="Thomas Parkinson" w:date="2023-01-16T11:47:00Z" w:initials="TP">
    <w:p w14:paraId="36135A5D" w14:textId="77777777" w:rsidR="00365E0F" w:rsidRDefault="00365E0F" w:rsidP="000524C6">
      <w:pPr>
        <w:jc w:val="left"/>
      </w:pPr>
      <w:r>
        <w:rPr>
          <w:rStyle w:val="CommentReference"/>
        </w:rPr>
        <w:annotationRef/>
      </w:r>
      <w:r>
        <w:rPr>
          <w:sz w:val="20"/>
          <w:szCs w:val="20"/>
        </w:rPr>
        <w:t>The intended readership is not one familiar with the history of PCS research. I think it’s fine to speak in general here.</w:t>
      </w:r>
    </w:p>
  </w:comment>
  <w:comment w:id="11" w:author="Stefano Schiavon" w:date="2023-02-24T11:17:00Z" w:initials="SS">
    <w:p w14:paraId="1F11206D" w14:textId="77777777" w:rsidR="00B3225C" w:rsidRDefault="00B3225C" w:rsidP="00E00E6A">
      <w:pPr>
        <w:jc w:val="left"/>
      </w:pPr>
      <w:r>
        <w:rPr>
          <w:rStyle w:val="CommentReference"/>
        </w:rPr>
        <w:annotationRef/>
      </w:r>
      <w:r>
        <w:rPr>
          <w:sz w:val="20"/>
          <w:szCs w:val="20"/>
        </w:rPr>
        <w:t>I agree wit Tom</w:t>
      </w:r>
    </w:p>
  </w:comment>
  <w:comment w:id="12" w:author="cbe" w:date="2023-01-14T16:15:00Z" w:initials="c">
    <w:p w14:paraId="43F60BF9" w14:textId="51362DCB" w:rsidR="00F5115E" w:rsidRDefault="00F5115E">
      <w:pPr>
        <w:pStyle w:val="CommentText"/>
      </w:pPr>
      <w:r>
        <w:rPr>
          <w:rStyle w:val="CommentReference"/>
        </w:rPr>
        <w:annotationRef/>
      </w:r>
      <w:r w:rsidR="008B0944">
        <w:t>We need to give an example of PCS...Otherwise, using a 16-body part manikin is less meaningful.</w:t>
      </w:r>
    </w:p>
  </w:comment>
  <w:comment w:id="13" w:author="Thomas Parkinson" w:date="2023-01-16T11:51:00Z" w:initials="TP">
    <w:p w14:paraId="4FD70623" w14:textId="77777777" w:rsidR="00365E0F" w:rsidRDefault="00365E0F" w:rsidP="00D51787">
      <w:pPr>
        <w:jc w:val="left"/>
      </w:pPr>
      <w:r>
        <w:rPr>
          <w:rStyle w:val="CommentReference"/>
        </w:rPr>
        <w:annotationRef/>
      </w:r>
      <w:r>
        <w:rPr>
          <w:sz w:val="20"/>
          <w:szCs w:val="20"/>
        </w:rPr>
        <w:t>I disagree. The audience is is unlikely to be comfort researchers and therefore don’t need to be burdened with excessive details. Interested readers can refer to the methods if they want specifics.</w:t>
      </w:r>
    </w:p>
  </w:comment>
  <w:comment w:id="14" w:author="Stefano Schiavon" w:date="2023-02-24T11:20:00Z" w:initials="SS">
    <w:p w14:paraId="55D49746" w14:textId="77777777" w:rsidR="00751038" w:rsidRDefault="00751038" w:rsidP="006B6F7A">
      <w:pPr>
        <w:jc w:val="left"/>
      </w:pPr>
      <w:r>
        <w:rPr>
          <w:rStyle w:val="CommentReference"/>
        </w:rPr>
        <w:annotationRef/>
      </w:r>
      <w:r>
        <w:rPr>
          <w:sz w:val="20"/>
          <w:szCs w:val="20"/>
        </w:rPr>
        <w:t>Agree with Tom</w:t>
      </w:r>
    </w:p>
  </w:comment>
  <w:comment w:id="15" w:author="Stefano Schiavon" w:date="2023-01-14T16:15:00Z" w:initials="SS">
    <w:p w14:paraId="6DEFABAC" w14:textId="6D612B2D" w:rsidR="00227E88" w:rsidRDefault="00227E88" w:rsidP="00B20484">
      <w:pPr>
        <w:jc w:val="left"/>
      </w:pPr>
      <w:r>
        <w:rPr>
          <w:rStyle w:val="CommentReference"/>
        </w:rPr>
        <w:annotationRef/>
      </w:r>
      <w:r>
        <w:rPr>
          <w:sz w:val="20"/>
          <w:szCs w:val="20"/>
        </w:rPr>
        <w:t xml:space="preserve">I removed it because we should not report results in the introduction. Results are already presents in the abstract. </w:t>
      </w:r>
    </w:p>
    <w:p w14:paraId="04EF31F3" w14:textId="77777777" w:rsidR="00227E88" w:rsidRDefault="00227E88" w:rsidP="00B20484">
      <w:pPr>
        <w:jc w:val="left"/>
      </w:pPr>
    </w:p>
  </w:comment>
  <w:comment w:id="16" w:author="Thomas Parkinson" w:date="2023-01-16T11:53:00Z" w:initials="TP">
    <w:p w14:paraId="60FC3A47" w14:textId="66389ED7" w:rsidR="00D46CD4" w:rsidRDefault="00D46CD4" w:rsidP="00051123">
      <w:pPr>
        <w:jc w:val="left"/>
      </w:pPr>
      <w:r>
        <w:rPr>
          <w:rStyle w:val="CommentReference"/>
        </w:rPr>
        <w:annotationRef/>
      </w:r>
      <w:r>
        <w:rPr>
          <w:sz w:val="20"/>
          <w:szCs w:val="20"/>
        </w:rPr>
        <w:t xml:space="preserve">Hui: I feel we need a section describing those interventions.  For example: do we know the Clo value for her bedding and for the emergency blanket; water bottle temperature, electrical blanket surface temperature (low, high level in Fig. 1) does not provide any information for the readers.  You can add Watt information, or average surface temperature information…Do you have those information? What is the “added clothing” – what added? </w:t>
      </w:r>
    </w:p>
  </w:comment>
  <w:comment w:id="17" w:author="Thomas Parkinson" w:date="2023-01-16T12:00:00Z" w:initials="TP">
    <w:p w14:paraId="74A1FCBB" w14:textId="77777777" w:rsidR="00E112B3" w:rsidRDefault="00E112B3" w:rsidP="000F4DD8">
      <w:pPr>
        <w:jc w:val="left"/>
      </w:pPr>
      <w:r>
        <w:rPr>
          <w:rStyle w:val="CommentReference"/>
        </w:rPr>
        <w:annotationRef/>
      </w:r>
      <w:r>
        <w:rPr>
          <w:sz w:val="20"/>
          <w:szCs w:val="20"/>
        </w:rPr>
        <w:t>We probably haven’t communicated with you the intention to aim for Nature Energy. This has huge implications for the structure and layout, which differs from the traditional Elsevier journals we normally publish in. It also means we have to change the way it is written so that it can be understood by who may be experts but not necessarily in thermal comfort. It seems like many of your comments relate to this; I’ll do a first pass and surface things that do not relate to this.</w:t>
      </w:r>
    </w:p>
  </w:comment>
  <w:comment w:id="18" w:author="cbe" w:date="2023-01-14T16:15:00Z" w:initials="c">
    <w:p w14:paraId="5AEC7825" w14:textId="5C5DF514" w:rsidR="00F5115E" w:rsidRDefault="00F5115E">
      <w:pPr>
        <w:pStyle w:val="CommentText"/>
      </w:pPr>
      <w:r>
        <w:rPr>
          <w:rStyle w:val="CommentReference"/>
        </w:rPr>
        <w:annotationRef/>
      </w:r>
      <w:r w:rsidR="008B0944">
        <w:t>You modeled this relationship?</w:t>
      </w:r>
    </w:p>
  </w:comment>
  <w:comment w:id="19" w:author="Thomas Parkinson" w:date="2023-01-16T11:55:00Z" w:initials="TP">
    <w:p w14:paraId="701ED8F6" w14:textId="77777777" w:rsidR="00D46CD4" w:rsidRDefault="00D46CD4" w:rsidP="00624D22">
      <w:pPr>
        <w:jc w:val="left"/>
      </w:pPr>
      <w:r>
        <w:rPr>
          <w:rStyle w:val="CommentReference"/>
        </w:rPr>
        <w:annotationRef/>
      </w:r>
      <w:r>
        <w:rPr>
          <w:sz w:val="20"/>
          <w:szCs w:val="20"/>
        </w:rPr>
        <w:t>Yes - this is the most recent effort that Arfa completed.</w:t>
      </w:r>
    </w:p>
  </w:comment>
  <w:comment w:id="21" w:author="Stefano Schiavon" w:date="2023-01-14T16:15:00Z" w:initials="SS">
    <w:p w14:paraId="28301F87" w14:textId="3B74FC28" w:rsidR="00227E88" w:rsidRDefault="00227E88" w:rsidP="007B66CB">
      <w:pPr>
        <w:jc w:val="left"/>
      </w:pPr>
      <w:r>
        <w:rPr>
          <w:rStyle w:val="CommentReference"/>
        </w:rPr>
        <w:annotationRef/>
      </w:r>
      <w:r>
        <w:rPr>
          <w:sz w:val="20"/>
          <w:szCs w:val="20"/>
        </w:rPr>
        <w:t>Why do you need the adjective “absolute”. Why not just calling it “heating and cooling effect”.</w:t>
      </w:r>
    </w:p>
  </w:comment>
  <w:comment w:id="22" w:author="Arfa Aijazi" w:date="2023-01-14T16:15:00Z" w:initials="AA">
    <w:p w14:paraId="59364214" w14:textId="77777777" w:rsidR="00227E88" w:rsidRDefault="00227E88" w:rsidP="007B66CB">
      <w:pPr>
        <w:jc w:val="left"/>
      </w:pPr>
      <w:r>
        <w:rPr>
          <w:rStyle w:val="CommentReference"/>
        </w:rPr>
        <w:annotationRef/>
      </w:r>
      <w:r>
        <w:rPr>
          <w:sz w:val="20"/>
          <w:szCs w:val="20"/>
        </w:rPr>
        <w:t>Is the need to write absolutes value negated by your modification to (2)? I initially had kept the sign to differentiate between heating and cooling effect, but ultimately decided to report only the magnitude so the heating and cooling strategies could share an axis</w:t>
      </w:r>
    </w:p>
  </w:comment>
  <w:comment w:id="20" w:author="Arfa Aijazi" w:date="2023-01-14T16:15:00Z" w:initials="AA">
    <w:p w14:paraId="34398DF1" w14:textId="77777777" w:rsidR="00227E88" w:rsidRDefault="00227E88" w:rsidP="00B20484">
      <w:pPr>
        <w:jc w:val="left"/>
      </w:pPr>
      <w:r>
        <w:rPr>
          <w:rStyle w:val="CommentReference"/>
        </w:rPr>
        <w:annotationRef/>
      </w:r>
      <w:r>
        <w:rPr>
          <w:sz w:val="20"/>
          <w:szCs w:val="20"/>
        </w:rPr>
        <w:t>In recent Nature Energy research papers, the figure number and title are above the figure and a more detailed caption is below</w:t>
      </w:r>
    </w:p>
  </w:comment>
  <w:comment w:id="25" w:author="Stefano Schiavon" w:date="2023-02-24T13:16:00Z" w:initials="SS">
    <w:p w14:paraId="52E04DAB" w14:textId="77777777" w:rsidR="00A6595D" w:rsidRDefault="00A6595D" w:rsidP="00CC7B2A">
      <w:pPr>
        <w:jc w:val="left"/>
      </w:pPr>
      <w:r>
        <w:rPr>
          <w:rStyle w:val="CommentReference"/>
        </w:rPr>
        <w:annotationRef/>
      </w:r>
      <w:r>
        <w:rPr>
          <w:sz w:val="20"/>
          <w:szCs w:val="20"/>
        </w:rPr>
        <w:t>Arfa, this is an important comment: We should not use low and high for the electric mattress pad because we artificially tested a lowest (1/10) and low (3/10). In the method section we clarified this already”</w:t>
      </w:r>
    </w:p>
  </w:comment>
  <w:comment w:id="26" w:author="Thomas Parkinson [2]" w:date="2023-02-26T10:24:00Z" w:initials="TP">
    <w:p w14:paraId="490C4BAB" w14:textId="77777777" w:rsidR="00050CB2" w:rsidRDefault="00050CB2" w:rsidP="009E1F32">
      <w:pPr>
        <w:jc w:val="left"/>
      </w:pPr>
      <w:r>
        <w:rPr>
          <w:rStyle w:val="CommentReference"/>
        </w:rPr>
        <w:annotationRef/>
      </w:r>
      <w:r>
        <w:rPr>
          <w:sz w:val="20"/>
          <w:szCs w:val="20"/>
        </w:rPr>
        <w:t>Good point. I suggest using ‘lowest’ and ‘low’ in the figure</w:t>
      </w:r>
    </w:p>
  </w:comment>
  <w:comment w:id="33" w:author="Thomas Parkinson" w:date="2023-01-16T12:06:00Z" w:initials="TP">
    <w:p w14:paraId="679C12BF" w14:textId="013AC775" w:rsidR="00D46C83" w:rsidRDefault="00D46C83" w:rsidP="00A31EB5">
      <w:pPr>
        <w:jc w:val="left"/>
      </w:pPr>
      <w:r>
        <w:rPr>
          <w:rStyle w:val="CommentReference"/>
        </w:rPr>
        <w:annotationRef/>
      </w:r>
      <w:r>
        <w:rPr>
          <w:sz w:val="20"/>
          <w:szCs w:val="20"/>
        </w:rPr>
        <w:t>Hui: For the passive+low-energy category”, how do we know which combines with which?</w:t>
      </w:r>
    </w:p>
  </w:comment>
  <w:comment w:id="34" w:author="Thomas Parkinson" w:date="2023-01-16T12:06:00Z" w:initials="TP">
    <w:p w14:paraId="22404678" w14:textId="77777777" w:rsidR="00D46C83" w:rsidRDefault="00D46C83" w:rsidP="002E28AA">
      <w:pPr>
        <w:jc w:val="left"/>
      </w:pPr>
      <w:r>
        <w:rPr>
          <w:rStyle w:val="CommentReference"/>
        </w:rPr>
        <w:annotationRef/>
      </w:r>
      <w:r>
        <w:rPr>
          <w:sz w:val="20"/>
          <w:szCs w:val="20"/>
        </w:rPr>
        <w:t>This is a good point. It is worth adding that detail in the caption.</w:t>
      </w:r>
    </w:p>
  </w:comment>
  <w:comment w:id="35" w:author="Stefano Schiavon" w:date="2023-02-24T13:00:00Z" w:initials="SS">
    <w:p w14:paraId="5BD912C2" w14:textId="77777777" w:rsidR="00C90808" w:rsidRDefault="00C90808" w:rsidP="00792C23">
      <w:pPr>
        <w:jc w:val="left"/>
      </w:pPr>
      <w:r>
        <w:rPr>
          <w:rStyle w:val="CommentReference"/>
        </w:rPr>
        <w:annotationRef/>
      </w:r>
      <w:r>
        <w:rPr>
          <w:sz w:val="20"/>
          <w:szCs w:val="20"/>
        </w:rPr>
        <w:t>Agree</w:t>
      </w:r>
    </w:p>
  </w:comment>
  <w:comment w:id="41" w:author="cbe" w:date="2023-01-14T19:48:00Z" w:initials="c">
    <w:p w14:paraId="24FA489E" w14:textId="74227747" w:rsidR="00B61458" w:rsidRDefault="00B61458">
      <w:pPr>
        <w:pStyle w:val="CommentText"/>
      </w:pPr>
      <w:r>
        <w:rPr>
          <w:rStyle w:val="CommentReference"/>
        </w:rPr>
        <w:annotationRef/>
      </w:r>
      <w:r w:rsidR="008B0944">
        <w:t>I am surprised that removing clothing has negligible effect.  First, as I mentioned under the method section - we need to know what is the difference between the two set of clothing ensambles.  It would be better if you know the Clo values for the two clothing ensambles. Using inline comfort too, clothing has some effect: 0.2 clo difference is equivalent to 1K temperature difference.  Do you think manikin does not sweat - might that explain why the small differences? I believe the smaller effect from fans might also be due to the dry manikin effect?  Akso, the ceiling fan location is not above the person...All those things we need to mention in the method section; also, such as the distance from the flor fan to the sleeper.</w:t>
      </w:r>
    </w:p>
  </w:comment>
  <w:comment w:id="42" w:author="Thomas Parkinson" w:date="2023-01-16T12:12:00Z" w:initials="TP">
    <w:p w14:paraId="4AF5EACB" w14:textId="77777777" w:rsidR="00D46C83" w:rsidRDefault="00D46C83" w:rsidP="00494007">
      <w:pPr>
        <w:jc w:val="left"/>
      </w:pPr>
      <w:r>
        <w:rPr>
          <w:rStyle w:val="CommentReference"/>
        </w:rPr>
        <w:annotationRef/>
      </w:r>
      <w:r>
        <w:rPr>
          <w:sz w:val="20"/>
          <w:szCs w:val="20"/>
        </w:rPr>
        <w:t>These details are all given in the methods. I think this is minutia that non-comfort readers will not focus on. I’m leaving this comment here in case Arfa has time to reply.</w:t>
      </w:r>
    </w:p>
  </w:comment>
  <w:comment w:id="43" w:author="Thomas Parkinson" w:date="2023-01-16T12:11:00Z" w:initials="TP">
    <w:p w14:paraId="2DD0243F" w14:textId="3058AC99" w:rsidR="00D46C83" w:rsidRDefault="00D46C83" w:rsidP="00ED668D">
      <w:pPr>
        <w:jc w:val="left"/>
      </w:pPr>
      <w:r>
        <w:rPr>
          <w:rStyle w:val="CommentReference"/>
        </w:rPr>
        <w:annotationRef/>
      </w:r>
      <w:r>
        <w:rPr>
          <w:sz w:val="20"/>
          <w:szCs w:val="20"/>
        </w:rPr>
        <w:t xml:space="preserve">Hui: how can readers see this result?). Again, the combined test results are not clear which combined with which. In general, I feel you need to explain a little more about the results, leading the readers to understand the results.  For example, I added some quantitative heating effect in the above paragraph.  You need to add some more detailed info for the cooling effect. You need to mention the fan average velocities at 0.3 m/s and 0.4 m/s, which corresponds to 1C cooling effect…Anyway, you need explain more about the results, lead readers to understand how we can get those results. </w:t>
      </w:r>
    </w:p>
  </w:comment>
  <w:comment w:id="44" w:author="Thomas Parkinson" w:date="2023-01-16T12:11:00Z" w:initials="TP">
    <w:p w14:paraId="0A6EBFA5" w14:textId="77777777" w:rsidR="00D46C83" w:rsidRDefault="00D46C83" w:rsidP="00A371E4">
      <w:pPr>
        <w:jc w:val="left"/>
      </w:pPr>
      <w:r>
        <w:rPr>
          <w:rStyle w:val="CommentReference"/>
        </w:rPr>
        <w:annotationRef/>
      </w:r>
      <w:r>
        <w:rPr>
          <w:sz w:val="20"/>
          <w:szCs w:val="20"/>
        </w:rPr>
        <w:t>This is a purposeful decision given the desire outlet (Nature Energy).</w:t>
      </w:r>
    </w:p>
  </w:comment>
  <w:comment w:id="46" w:author="Stefano Schiavon" w:date="2023-02-24T11:57:00Z" w:initials="SS">
    <w:p w14:paraId="3C9EDA18" w14:textId="77777777" w:rsidR="00213C73" w:rsidRDefault="00213C73" w:rsidP="00C7139A">
      <w:pPr>
        <w:jc w:val="left"/>
      </w:pPr>
      <w:r>
        <w:rPr>
          <w:rStyle w:val="CommentReference"/>
        </w:rPr>
        <w:annotationRef/>
      </w:r>
      <w:r>
        <w:rPr>
          <w:sz w:val="20"/>
          <w:szCs w:val="20"/>
        </w:rPr>
        <w:t xml:space="preserve">I still think that the temperature time series plot would benefit from adding a bit of jitter so we can see the fact that indoor temperature for the passive combinations is overlapping with the other. To reduce the visual clutter, you could make the outdoor temperature a grey thin continuous line (it is less important for the results). The indoor none temperature could be made a bit transparent. </w:t>
      </w:r>
    </w:p>
    <w:p w14:paraId="3521A36F" w14:textId="77777777" w:rsidR="00213C73" w:rsidRDefault="00213C73" w:rsidP="00C7139A">
      <w:pPr>
        <w:jc w:val="left"/>
      </w:pPr>
    </w:p>
    <w:p w14:paraId="3C3E41ED" w14:textId="77777777" w:rsidR="00213C73" w:rsidRDefault="00213C73" w:rsidP="00C7139A">
      <w:pPr>
        <w:jc w:val="left"/>
      </w:pPr>
      <w:r>
        <w:rPr>
          <w:sz w:val="20"/>
          <w:szCs w:val="20"/>
        </w:rPr>
        <w:t xml:space="preserve">I would also change the word from “None” to Baseline. </w:t>
      </w:r>
    </w:p>
  </w:comment>
  <w:comment w:id="47" w:author="Thomas Parkinson [2]" w:date="2023-02-26T10:26:00Z" w:initials="TP">
    <w:p w14:paraId="3DA02DAF" w14:textId="77777777" w:rsidR="00BB0BB1" w:rsidRDefault="00BB0BB1" w:rsidP="0056616F">
      <w:pPr>
        <w:jc w:val="left"/>
      </w:pPr>
      <w:r>
        <w:rPr>
          <w:rStyle w:val="CommentReference"/>
        </w:rPr>
        <w:annotationRef/>
      </w:r>
      <w:r>
        <w:rPr>
          <w:sz w:val="20"/>
          <w:szCs w:val="20"/>
        </w:rPr>
        <w:t>Try playing around with the colour and alpha of the black line (Tindoor) as well as moving it to the back. Whatever you change, make sure it is reflected in the figure caption.</w:t>
      </w:r>
    </w:p>
  </w:comment>
  <w:comment w:id="48" w:author="Arfa Aijazi" w:date="2023-05-19T02:01:00Z" w:initials="AA">
    <w:p w14:paraId="646E9841" w14:textId="77777777" w:rsidR="001658C9" w:rsidRDefault="001658C9" w:rsidP="009E7301">
      <w:pPr>
        <w:jc w:val="left"/>
      </w:pPr>
      <w:r>
        <w:rPr>
          <w:rStyle w:val="CommentReference"/>
        </w:rPr>
        <w:annotationRef/>
      </w:r>
      <w:r>
        <w:rPr>
          <w:sz w:val="20"/>
          <w:szCs w:val="20"/>
        </w:rPr>
        <w:t xml:space="preserve">I was not able to successfully jitter or dodge the line plot without manipulating the actual data values. I also thought the figure looked more cluttered when the black line was transparent. I kept T_outdoor as green but lightened it to draw less attention. If it was grey, I didn’t want it to be confused with the grey bar in the right-hand panel. </w:t>
      </w:r>
    </w:p>
  </w:comment>
  <w:comment w:id="54" w:author="Thomas Parkinson" w:date="2023-01-16T12:14:00Z" w:initials="TP">
    <w:p w14:paraId="6B768392" w14:textId="007C4153" w:rsidR="00D46C83" w:rsidRDefault="00D46C83" w:rsidP="00224EFB">
      <w:pPr>
        <w:jc w:val="left"/>
      </w:pPr>
      <w:r>
        <w:rPr>
          <w:rStyle w:val="CommentReference"/>
        </w:rPr>
        <w:annotationRef/>
      </w:r>
      <w:r>
        <w:rPr>
          <w:sz w:val="20"/>
          <w:szCs w:val="20"/>
        </w:rPr>
        <w:t>Hui: please explain the figures. What does left figure show, and what are the right figures show.</w:t>
      </w:r>
    </w:p>
  </w:comment>
  <w:comment w:id="58" w:author="Stefano Schiavon" w:date="2023-01-14T16:15:00Z" w:initials="SS">
    <w:p w14:paraId="634E7E6A" w14:textId="0CB3D330" w:rsidR="00227E88" w:rsidRDefault="00227E88" w:rsidP="00B20484">
      <w:pPr>
        <w:jc w:val="left"/>
      </w:pPr>
      <w:r>
        <w:rPr>
          <w:rStyle w:val="CommentReference"/>
        </w:rPr>
        <w:annotationRef/>
      </w:r>
      <w:r>
        <w:rPr>
          <w:sz w:val="20"/>
          <w:szCs w:val="20"/>
        </w:rPr>
        <w:t xml:space="preserve">I would remove this part for the reasons explained below. </w:t>
      </w:r>
    </w:p>
  </w:comment>
  <w:comment w:id="68" w:author="Thomas Parkinson" w:date="2023-01-16T12:15:00Z" w:initials="TP">
    <w:p w14:paraId="2C87DD39" w14:textId="77777777" w:rsidR="00EC3164" w:rsidRDefault="00EC3164" w:rsidP="00851648">
      <w:pPr>
        <w:jc w:val="left"/>
      </w:pPr>
      <w:r>
        <w:rPr>
          <w:rStyle w:val="CommentReference"/>
        </w:rPr>
        <w:annotationRef/>
      </w:r>
      <w:r>
        <w:rPr>
          <w:sz w:val="20"/>
          <w:szCs w:val="20"/>
        </w:rPr>
        <w:t>Hui: which data supports this document, please point out, give a real cooling effect numbers</w:t>
      </w:r>
    </w:p>
  </w:comment>
  <w:comment w:id="59" w:author="Stefano Schiavon" w:date="2023-02-24T12:17:00Z" w:initials="SS">
    <w:p w14:paraId="5F6D62C5" w14:textId="77777777" w:rsidR="00C90808" w:rsidRDefault="002D6E33" w:rsidP="003A3409">
      <w:pPr>
        <w:jc w:val="left"/>
      </w:pPr>
      <w:r>
        <w:rPr>
          <w:rStyle w:val="CommentReference"/>
        </w:rPr>
        <w:annotationRef/>
      </w:r>
      <w:r w:rsidR="00C90808">
        <w:rPr>
          <w:sz w:val="20"/>
          <w:szCs w:val="20"/>
        </w:rPr>
        <w:t xml:space="preserve">Tom, please review this. I think this sentence is incorrect. In cooling, we showed that the clothing has not effect, while bedding and mattress had one. </w:t>
      </w:r>
      <w:r w:rsidR="00C90808">
        <w:rPr>
          <w:sz w:val="20"/>
          <w:szCs w:val="20"/>
        </w:rPr>
        <w:cr/>
      </w:r>
      <w:r w:rsidR="00C90808">
        <w:rPr>
          <w:sz w:val="20"/>
          <w:szCs w:val="20"/>
        </w:rPr>
        <w:cr/>
        <w:t xml:space="preserve">In general, I would agree that clothing should have a larger effect than bedding and mattress because it may cover a larger area (in winter). In summer, it is so much dependent on what we are using. </w:t>
      </w:r>
      <w:r w:rsidR="00C90808">
        <w:rPr>
          <w:sz w:val="20"/>
          <w:szCs w:val="20"/>
        </w:rPr>
        <w:cr/>
      </w:r>
      <w:r w:rsidR="00C90808">
        <w:rPr>
          <w:sz w:val="20"/>
          <w:szCs w:val="20"/>
        </w:rPr>
        <w:cr/>
        <w:t>We could modify the text as following: “Our study suggests that removing clothing was not effective compared to remove bedding and mattress, this could be due by the fact we started from an already low clothing condition and we did not take into account the evaporative heat losses. In general, the less the clothing the larger the cooling effect.”</w:t>
      </w:r>
    </w:p>
  </w:comment>
  <w:comment w:id="60" w:author="Thomas Parkinson [2]" w:date="2023-02-26T10:34:00Z" w:initials="TP">
    <w:p w14:paraId="310C0F6B" w14:textId="77777777" w:rsidR="004E5290" w:rsidRDefault="004E5290" w:rsidP="006F5AE5">
      <w:pPr>
        <w:jc w:val="left"/>
      </w:pPr>
      <w:r>
        <w:rPr>
          <w:rStyle w:val="CommentReference"/>
        </w:rPr>
        <w:annotationRef/>
      </w:r>
      <w:r>
        <w:rPr>
          <w:sz w:val="20"/>
          <w:szCs w:val="20"/>
        </w:rPr>
        <w:t>Area to confirm that this modification to Stefano’s suggestions is appropriate: “Our study suggests that removing clothing was not effective compared to removing the bedding and mattress. This may be because we started from a low clothing condition and did not consider evaporative heat loss. In general, the less clothing the larger the cooling effect.”</w:t>
      </w:r>
    </w:p>
  </w:comment>
  <w:comment w:id="61" w:author="Arfa Aijazi" w:date="2023-05-19T02:05:00Z" w:initials="AA">
    <w:p w14:paraId="63119320" w14:textId="77777777" w:rsidR="001658C9" w:rsidRDefault="001658C9" w:rsidP="00F13E74">
      <w:pPr>
        <w:jc w:val="left"/>
      </w:pPr>
      <w:r>
        <w:rPr>
          <w:rStyle w:val="CommentReference"/>
        </w:rPr>
        <w:annotationRef/>
      </w:r>
      <w:r>
        <w:rPr>
          <w:sz w:val="20"/>
          <w:szCs w:val="20"/>
        </w:rPr>
        <w:t>The focus of this sentence is actually the role of the mattress and not clothing or bedding.</w:t>
      </w:r>
    </w:p>
  </w:comment>
  <w:comment w:id="73" w:author="Stefano Schiavon" w:date="2023-02-24T13:11:00Z" w:initials="SS">
    <w:p w14:paraId="55EA4659" w14:textId="13BD0BBF" w:rsidR="00C90808" w:rsidRDefault="00C90808" w:rsidP="00F07893">
      <w:pPr>
        <w:jc w:val="left"/>
      </w:pPr>
      <w:r>
        <w:rPr>
          <w:rStyle w:val="CommentReference"/>
        </w:rPr>
        <w:annotationRef/>
      </w:r>
      <w:r>
        <w:rPr>
          <w:sz w:val="20"/>
          <w:szCs w:val="20"/>
        </w:rPr>
        <w:t xml:space="preserve">I removed the zongbang reference because it was only mentioned in the thermal comfort paper about beds and there was no reported evidences that is commonly used now.  Hui did not commented on it and this news article is describing as something disappearing: </w:t>
      </w:r>
      <w:hyperlink r:id="rId2" w:history="1">
        <w:r w:rsidRPr="00F07893">
          <w:rPr>
            <w:rStyle w:val="Hyperlink"/>
            <w:sz w:val="20"/>
            <w:szCs w:val="20"/>
          </w:rPr>
          <w:t>https://www.globaltimes.cn/content/688162.shtml</w:t>
        </w:r>
      </w:hyperlink>
    </w:p>
    <w:p w14:paraId="6BE9C6C5" w14:textId="77777777" w:rsidR="00C90808" w:rsidRDefault="00C90808" w:rsidP="00F07893">
      <w:pPr>
        <w:jc w:val="left"/>
      </w:pPr>
    </w:p>
  </w:comment>
  <w:comment w:id="74" w:author="Stefano Schiavon" w:date="2023-01-14T16:15:00Z" w:initials="SS">
    <w:p w14:paraId="0802C865" w14:textId="77777777" w:rsidR="00227E88" w:rsidRDefault="00227E88" w:rsidP="00B20484">
      <w:pPr>
        <w:jc w:val="left"/>
      </w:pPr>
      <w:r>
        <w:rPr>
          <w:rStyle w:val="CommentReference"/>
        </w:rPr>
        <w:annotationRef/>
      </w:r>
      <w:r>
        <w:rPr>
          <w:sz w:val="20"/>
          <w:szCs w:val="20"/>
        </w:rPr>
        <w:t>Important point. This is not an high setting. We should call it “Low”, and the other “Lowest”.</w:t>
      </w:r>
    </w:p>
  </w:comment>
  <w:comment w:id="75" w:author="Stefano Schiavon" w:date="2023-01-14T16:15:00Z" w:initials="SS">
    <w:p w14:paraId="0F2E75CF" w14:textId="77777777" w:rsidR="00227E88" w:rsidRDefault="00227E88" w:rsidP="00B20484">
      <w:pPr>
        <w:jc w:val="left"/>
      </w:pPr>
      <w:r>
        <w:rPr>
          <w:rStyle w:val="CommentReference"/>
        </w:rPr>
        <w:annotationRef/>
      </w:r>
      <w:r>
        <w:rPr>
          <w:sz w:val="20"/>
          <w:szCs w:val="20"/>
        </w:rPr>
        <w:t>When on, at which level did set it?</w:t>
      </w:r>
    </w:p>
  </w:comment>
  <w:comment w:id="76" w:author="Stefano Schiavon" w:date="2023-01-14T16:15:00Z" w:initials="SS">
    <w:p w14:paraId="6D3A4743" w14:textId="77777777" w:rsidR="00227E88" w:rsidRDefault="00227E88" w:rsidP="00B20484">
      <w:pPr>
        <w:jc w:val="left"/>
      </w:pPr>
      <w:r>
        <w:rPr>
          <w:rStyle w:val="CommentReference"/>
        </w:rPr>
        <w:annotationRef/>
      </w:r>
      <w:r>
        <w:rPr>
          <w:sz w:val="20"/>
          <w:szCs w:val="20"/>
        </w:rPr>
        <w:t>pakistan 2015 heatwave dead count</w:t>
      </w:r>
    </w:p>
  </w:comment>
  <w:comment w:id="77" w:author="Arfa Aijazi" w:date="2023-01-14T16:15:00Z" w:initials="AA">
    <w:p w14:paraId="7A291A46" w14:textId="77777777" w:rsidR="00227E88" w:rsidRDefault="00227E88" w:rsidP="00B20484">
      <w:pPr>
        <w:jc w:val="left"/>
      </w:pPr>
      <w:r>
        <w:rPr>
          <w:rStyle w:val="CommentReference"/>
        </w:rPr>
        <w:annotationRef/>
      </w:r>
      <w:r>
        <w:rPr>
          <w:sz w:val="20"/>
          <w:szCs w:val="20"/>
        </w:rPr>
        <w:t>Your comment got deleted when I removed the original sentence, but I found a better reference.</w:t>
      </w:r>
    </w:p>
  </w:comment>
  <w:comment w:id="78" w:author="Stefano Schiavon" w:date="2023-01-14T16:15:00Z" w:initials="SS">
    <w:p w14:paraId="2A3A5C19" w14:textId="12AF6963" w:rsidR="00227E88" w:rsidRDefault="00227E88" w:rsidP="00B20484">
      <w:pPr>
        <w:jc w:val="left"/>
      </w:pPr>
      <w:r>
        <w:rPr>
          <w:rStyle w:val="CommentReference"/>
        </w:rPr>
        <w:annotationRef/>
      </w:r>
      <w:r>
        <w:rPr>
          <w:sz w:val="20"/>
          <w:szCs w:val="20"/>
        </w:rPr>
        <w:t xml:space="preserve">Not a reliable source. I would remove. </w:t>
      </w:r>
    </w:p>
  </w:comment>
  <w:comment w:id="79" w:author="Stefano Schiavon" w:date="2023-01-14T16:15:00Z" w:initials="SS">
    <w:p w14:paraId="0A548E1E" w14:textId="4667CA53" w:rsidR="00227E88" w:rsidRDefault="00227E88" w:rsidP="00B20484">
      <w:pPr>
        <w:jc w:val="left"/>
      </w:pPr>
      <w:r>
        <w:rPr>
          <w:rStyle w:val="CommentReference"/>
        </w:rPr>
        <w:annotationRef/>
      </w:r>
      <w:r>
        <w:rPr>
          <w:sz w:val="20"/>
          <w:szCs w:val="20"/>
        </w:rPr>
        <w:t xml:space="preserve">Some info about this paper are missing. </w:t>
      </w:r>
    </w:p>
  </w:comment>
  <w:comment w:id="80" w:author="Stefano Schiavon" w:date="2023-01-14T16:15:00Z" w:initials="SS">
    <w:p w14:paraId="5E61B24C" w14:textId="77777777" w:rsidR="00227E88" w:rsidRDefault="00227E88" w:rsidP="00B20484">
      <w:pPr>
        <w:jc w:val="left"/>
      </w:pPr>
      <w:r>
        <w:rPr>
          <w:rStyle w:val="CommentReference"/>
        </w:rPr>
        <w:annotationRef/>
      </w:r>
      <w:r>
        <w:rPr>
          <w:sz w:val="20"/>
          <w:szCs w:val="20"/>
        </w:rPr>
        <w:t>You can use this reference to support this assumption: Dawe, Megan, Paul Raftery, Jonathan Woolley, Stefano Schiavon, and Fred Bauman. “Comparison of Mean Radiant and Air Temperatures in Mechanically-Conditioned Commercial Buildings from over 200,000 Field and Laboratory Measurements.” Energy and Buildings 206 (January 1, 2020): 109582. https://doi.org/10.1016/j.enbuild.2019.109582.</w:t>
      </w:r>
    </w:p>
    <w:p w14:paraId="1E881132" w14:textId="77777777" w:rsidR="00227E88" w:rsidRDefault="00227E88" w:rsidP="00B20484">
      <w:pPr>
        <w:jc w:val="left"/>
      </w:pPr>
    </w:p>
  </w:comment>
  <w:comment w:id="81" w:author="Arfa Aijazi" w:date="2023-01-14T16:15:00Z" w:initials="AA">
    <w:p w14:paraId="151333C8" w14:textId="77777777" w:rsidR="00227E88" w:rsidRDefault="00227E88" w:rsidP="00B20484">
      <w:pPr>
        <w:jc w:val="left"/>
      </w:pPr>
      <w:r>
        <w:rPr>
          <w:rStyle w:val="CommentReference"/>
        </w:rPr>
        <w:annotationRef/>
      </w:r>
      <w:r>
        <w:rPr>
          <w:sz w:val="20"/>
          <w:szCs w:val="20"/>
        </w:rPr>
        <w:t xml:space="preserve">I realized we had mean radiant temperature in the ASHRAE Global Thermal Comfort Database, and when I went to fit a linear model, I got approximately the same coefficients as that for indoor air temperature, so our assumption is in fact true in this data set. </w:t>
      </w:r>
    </w:p>
  </w:comment>
  <w:comment w:id="82" w:author="Stefano Schiavon" w:date="2023-02-24T13:29:00Z" w:initials="SS">
    <w:p w14:paraId="2B0BF185" w14:textId="77777777" w:rsidR="00D56AFD" w:rsidRDefault="00D56AFD" w:rsidP="00396E9A">
      <w:pPr>
        <w:jc w:val="left"/>
      </w:pPr>
      <w:r>
        <w:rPr>
          <w:rStyle w:val="CommentReference"/>
        </w:rPr>
        <w:annotationRef/>
      </w:r>
      <w:r>
        <w:rPr>
          <w:sz w:val="20"/>
          <w:szCs w:val="20"/>
        </w:rPr>
        <w:t xml:space="preserve">The paper from Megan used the ASHRAE GTCD as one of the three dataset we tested. We used three approaches because the ASHRAE GTCD has two major limitations that were not present in the other two database: (1) unreported and uncontrolled accuracy, and in many paper low accuracy and (2) lack of longitudinal effects. We used a database for an highly instrumented and accurate lab experiment at Flexlab and a database for longitudinal measurements in several buildings, so Megan’s paper is better that ASHRAE GTCD for this sentence. </w:t>
      </w:r>
    </w:p>
  </w:comment>
  <w:comment w:id="83" w:author="Stefano Schiavon" w:date="2023-01-14T16:15:00Z" w:initials="SS">
    <w:p w14:paraId="129D729B" w14:textId="6AF1CF0B" w:rsidR="00227E88" w:rsidRDefault="00227E88" w:rsidP="00B20484">
      <w:pPr>
        <w:jc w:val="left"/>
      </w:pPr>
      <w:r>
        <w:rPr>
          <w:rStyle w:val="CommentReference"/>
        </w:rPr>
        <w:annotationRef/>
      </w:r>
      <w:r>
        <w:rPr>
          <w:sz w:val="20"/>
          <w:szCs w:val="20"/>
        </w:rPr>
        <w:t xml:space="preserve">ASHRAE recently update its assumption of still air. It is now set at 0.2 m/s. The results should not change much. </w:t>
      </w:r>
    </w:p>
  </w:comment>
  <w:comment w:id="84" w:author="Arfa Aijazi" w:date="2023-01-14T16:15:00Z" w:initials="AA">
    <w:p w14:paraId="52C9EC7E" w14:textId="77777777" w:rsidR="00227E88" w:rsidRDefault="00227E88" w:rsidP="00B20484">
      <w:pPr>
        <w:jc w:val="left"/>
      </w:pPr>
      <w:r>
        <w:rPr>
          <w:rStyle w:val="CommentReference"/>
        </w:rPr>
        <w:annotationRef/>
      </w:r>
      <w:r>
        <w:rPr>
          <w:sz w:val="20"/>
          <w:szCs w:val="20"/>
        </w:rPr>
        <w:t>What’s the best reference for this value?</w:t>
      </w:r>
    </w:p>
  </w:comment>
  <w:comment w:id="85" w:author="Stefano Schiavon" w:date="2023-02-24T13:30:00Z" w:initials="SS">
    <w:p w14:paraId="551AE16B" w14:textId="77777777" w:rsidR="00D56AFD" w:rsidRDefault="00D56AFD" w:rsidP="009163BA">
      <w:pPr>
        <w:jc w:val="left"/>
      </w:pPr>
      <w:r>
        <w:rPr>
          <w:rStyle w:val="CommentReference"/>
        </w:rPr>
        <w:annotationRef/>
      </w:r>
      <w:r>
        <w:rPr>
          <w:sz w:val="20"/>
          <w:szCs w:val="20"/>
        </w:rPr>
        <w:t xml:space="preserve">ASHRAE 55, use 0.2 m/s as still air. So you can use that reference for it. </w:t>
      </w:r>
    </w:p>
  </w:comment>
  <w:comment w:id="86" w:author="Arfa Aijazi" w:date="2023-01-14T16:15:00Z" w:initials="AA">
    <w:p w14:paraId="42486F45" w14:textId="570E005F" w:rsidR="00227E88" w:rsidRDefault="00227E88" w:rsidP="00B20484">
      <w:pPr>
        <w:jc w:val="left"/>
      </w:pPr>
      <w:r>
        <w:rPr>
          <w:rStyle w:val="CommentReference"/>
        </w:rPr>
        <w:annotationRef/>
      </w:r>
      <w:r>
        <w:rPr>
          <w:sz w:val="20"/>
          <w:szCs w:val="20"/>
        </w:rPr>
        <w:t>Would ASHRAE Fundamentals be the best reference for this value?</w:t>
      </w:r>
    </w:p>
  </w:comment>
  <w:comment w:id="87" w:author="Thomas Parkinson" w:date="2023-01-14T16:15:00Z" w:initials="TP">
    <w:p w14:paraId="7BD54DF0" w14:textId="77777777" w:rsidR="00227E88" w:rsidRDefault="00227E88" w:rsidP="00B20484">
      <w:pPr>
        <w:jc w:val="left"/>
      </w:pPr>
      <w:r>
        <w:rPr>
          <w:rStyle w:val="CommentReference"/>
        </w:rPr>
        <w:annotationRef/>
      </w:r>
      <w:r>
        <w:rPr>
          <w:sz w:val="20"/>
          <w:szCs w:val="20"/>
        </w:rPr>
        <w:t>I think Std55 has that</w:t>
      </w:r>
    </w:p>
  </w:comment>
  <w:comment w:id="88" w:author="Stefano Schiavon" w:date="2023-02-24T13:30:00Z" w:initials="SS">
    <w:p w14:paraId="4CD7D172" w14:textId="77777777" w:rsidR="00D56AFD" w:rsidRDefault="00D56AFD" w:rsidP="009E29D4">
      <w:pPr>
        <w:jc w:val="left"/>
      </w:pPr>
      <w:r>
        <w:rPr>
          <w:rStyle w:val="CommentReference"/>
        </w:rPr>
        <w:annotationRef/>
      </w:r>
      <w:r>
        <w:rPr>
          <w:sz w:val="20"/>
          <w:szCs w:val="20"/>
        </w:rPr>
        <w:t>Yes,  Std55 has it</w:t>
      </w:r>
    </w:p>
  </w:comment>
  <w:comment w:id="94" w:author="Arfa Aijazi" w:date="2023-01-14T16:15:00Z" w:initials="AA">
    <w:p w14:paraId="603DF958" w14:textId="73FF4F80" w:rsidR="00227E88" w:rsidRDefault="00227E88" w:rsidP="00B20484">
      <w:pPr>
        <w:jc w:val="left"/>
      </w:pPr>
      <w:r>
        <w:rPr>
          <w:rStyle w:val="CommentReference"/>
        </w:rPr>
        <w:annotationRef/>
      </w:r>
      <w:r>
        <w:rPr>
          <w:sz w:val="20"/>
          <w:szCs w:val="20"/>
        </w:rPr>
        <w:t>To be completed according to CBE guidelines and best practices</w:t>
      </w:r>
    </w:p>
  </w:comment>
  <w:comment w:id="98" w:author="Arfa Aijazi" w:date="2023-01-14T16:15:00Z" w:initials="AA">
    <w:p w14:paraId="6F975125" w14:textId="5A3F44B2" w:rsidR="00227E88" w:rsidRDefault="00227E88" w:rsidP="00B20484">
      <w:pPr>
        <w:jc w:val="left"/>
      </w:pPr>
      <w:r>
        <w:rPr>
          <w:rStyle w:val="CommentReference"/>
        </w:rPr>
        <w:annotationRef/>
      </w:r>
      <w:r>
        <w:rPr>
          <w:sz w:val="20"/>
          <w:szCs w:val="20"/>
        </w:rPr>
        <w:t>Still needs to structured according to CBE guidelines and best practices</w:t>
      </w:r>
    </w:p>
  </w:comment>
  <w:comment w:id="132" w:author="Stefano Schiavon" w:date="2023-02-24T13:32:00Z" w:initials="SS">
    <w:p w14:paraId="4CEDF439" w14:textId="77777777" w:rsidR="00D56AFD" w:rsidRDefault="00D56AFD" w:rsidP="00887FB4">
      <w:pPr>
        <w:jc w:val="left"/>
      </w:pPr>
      <w:r>
        <w:rPr>
          <w:rStyle w:val="CommentReference"/>
        </w:rPr>
        <w:annotationRef/>
      </w:r>
      <w:r>
        <w:rPr>
          <w:sz w:val="20"/>
          <w:szCs w:val="20"/>
        </w:rPr>
        <w:t xml:space="preserve">Report DOI consistently, or in all the references is available or not. </w:t>
      </w:r>
    </w:p>
  </w:comment>
  <w:comment w:id="226" w:author="Stefano Schiavon" w:date="2023-02-24T13:33:00Z" w:initials="SS">
    <w:p w14:paraId="280E098C" w14:textId="77777777" w:rsidR="0075710F" w:rsidRDefault="0075710F" w:rsidP="00AC4223">
      <w:pPr>
        <w:jc w:val="left"/>
      </w:pPr>
      <w:r>
        <w:rPr>
          <w:rStyle w:val="CommentReference"/>
        </w:rPr>
        <w:annotationRef/>
      </w:r>
      <w:r>
        <w:rPr>
          <w:sz w:val="20"/>
          <w:szCs w:val="20"/>
        </w:rPr>
        <w:t>Remove</w:t>
      </w:r>
    </w:p>
  </w:comment>
  <w:comment w:id="263" w:author="Stefano Schiavon" w:date="2023-02-24T11:21:00Z" w:initials="SS">
    <w:p w14:paraId="27707297" w14:textId="6C813A0C" w:rsidR="00751038" w:rsidRDefault="00751038" w:rsidP="00FC14BC">
      <w:pPr>
        <w:jc w:val="left"/>
      </w:pPr>
      <w:r>
        <w:rPr>
          <w:rStyle w:val="CommentReference"/>
        </w:rPr>
        <w:annotationRef/>
      </w:r>
      <w:r>
        <w:rPr>
          <w:sz w:val="20"/>
          <w:szCs w:val="20"/>
        </w:rPr>
        <w:t>Paper info are missing:</w:t>
      </w:r>
    </w:p>
    <w:p w14:paraId="1FE8C78D" w14:textId="77777777" w:rsidR="00751038" w:rsidRDefault="00751038" w:rsidP="00FC14BC">
      <w:pPr>
        <w:jc w:val="left"/>
      </w:pPr>
      <w:r>
        <w:rPr>
          <w:sz w:val="20"/>
          <w:szCs w:val="20"/>
        </w:rPr>
        <w:t>Tanabe, S., Edward A. Arens, Fred Bauman, H. Zhang, and T. Madsen. “Evaluating Thermal Environments by Using a Thermal Manikin with Controlled Skin Surface Temperature.” ASHRAE Transactions 100, no. Part 1 (1994): 39–48.</w:t>
      </w:r>
    </w:p>
    <w:p w14:paraId="3F0EDB48" w14:textId="77777777" w:rsidR="00751038" w:rsidRDefault="00751038" w:rsidP="00FC14BC">
      <w:pPr>
        <w:jc w:val="left"/>
      </w:pPr>
    </w:p>
  </w:comment>
  <w:comment w:id="389" w:author="Thomas Parkinson" w:date="2023-01-16T12:19:00Z" w:initials="TP">
    <w:p w14:paraId="29D431DA" w14:textId="5E569F2A" w:rsidR="00EC3164" w:rsidRDefault="00EC3164" w:rsidP="00AE3E69">
      <w:pPr>
        <w:jc w:val="left"/>
      </w:pPr>
      <w:r>
        <w:rPr>
          <w:rStyle w:val="CommentReference"/>
        </w:rPr>
        <w:annotationRef/>
      </w:r>
      <w:r>
        <w:rPr>
          <w:sz w:val="20"/>
          <w:szCs w:val="20"/>
        </w:rPr>
        <w:t xml:space="preserve">Hui: should we acknowledge Thomas Hirn’s help for your study? You can decide. </w:t>
      </w:r>
    </w:p>
  </w:comment>
  <w:comment w:id="398" w:author="Stefano Schiavon" w:date="2023-01-14T16:15:00Z" w:initials="SS">
    <w:p w14:paraId="3D8A25A5" w14:textId="61498ACA" w:rsidR="00227E88" w:rsidRDefault="00227E88" w:rsidP="0084123E">
      <w:pPr>
        <w:jc w:val="left"/>
      </w:pPr>
      <w:r>
        <w:rPr>
          <w:rStyle w:val="CommentReference"/>
        </w:rPr>
        <w:annotationRef/>
      </w:r>
      <w:r>
        <w:rPr>
          <w:sz w:val="20"/>
          <w:szCs w:val="20"/>
        </w:rPr>
        <w:t>It s a figure, you do not need to specify that is an “illustration”</w:t>
      </w:r>
    </w:p>
  </w:comment>
  <w:comment w:id="404" w:author="Stefano Schiavon" w:date="2023-01-14T16:15:00Z" w:initials="SS">
    <w:p w14:paraId="10DEFD47" w14:textId="77777777" w:rsidR="00227E88" w:rsidRDefault="00227E88" w:rsidP="00C83AC6">
      <w:pPr>
        <w:jc w:val="left"/>
      </w:pPr>
      <w:r>
        <w:rPr>
          <w:rStyle w:val="CommentReference"/>
        </w:rPr>
        <w:annotationRef/>
      </w:r>
      <w:r>
        <w:rPr>
          <w:sz w:val="20"/>
          <w:szCs w:val="20"/>
        </w:rPr>
        <w:t>As far as I know, there is not need to specify the software used. See example in:</w:t>
      </w:r>
      <w:hyperlink r:id="rId3" w:history="1">
        <w:r w:rsidRPr="00CC6ED8">
          <w:rPr>
            <w:rStyle w:val="Hyperlink"/>
            <w:sz w:val="20"/>
            <w:szCs w:val="20"/>
          </w:rPr>
          <w:t>https://www.nature.com/articles/s41560-022-00997-9</w:t>
        </w:r>
      </w:hyperlink>
      <w:r>
        <w:rPr>
          <w:sz w:val="20"/>
          <w:szCs w:val="20"/>
        </w:rPr>
        <w:t xml:space="preserve"> and </w:t>
      </w:r>
      <w:hyperlink r:id="rId4" w:history="1">
        <w:r w:rsidRPr="00CC6ED8">
          <w:rPr>
            <w:rStyle w:val="Hyperlink"/>
            <w:sz w:val="20"/>
            <w:szCs w:val="20"/>
          </w:rPr>
          <w:t>https://www.nature.com/articles/s41560-022-01148-w</w:t>
        </w:r>
      </w:hyperlink>
    </w:p>
    <w:p w14:paraId="55A73A0C" w14:textId="77777777" w:rsidR="00227E88" w:rsidRDefault="00227E88" w:rsidP="00C83AC6">
      <w:pPr>
        <w:jc w:val="lef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B6D985" w15:done="1"/>
  <w15:commentEx w15:paraId="7EC09D68" w15:paraIdParent="35B6D985" w15:done="1"/>
  <w15:commentEx w15:paraId="0AAF7B1E" w15:paraIdParent="35B6D985" w15:done="1"/>
  <w15:commentEx w15:paraId="04606F1C" w15:done="1"/>
  <w15:commentEx w15:paraId="188B80BA" w15:done="1"/>
  <w15:commentEx w15:paraId="003343F0" w15:done="1"/>
  <w15:commentEx w15:paraId="5493AFB4" w15:done="0"/>
  <w15:commentEx w15:paraId="0385AA3A" w15:paraIdParent="5493AFB4" w15:done="0"/>
  <w15:commentEx w15:paraId="3CE9DDD2" w15:done="1"/>
  <w15:commentEx w15:paraId="36135A5D" w15:paraIdParent="3CE9DDD2" w15:done="1"/>
  <w15:commentEx w15:paraId="1F11206D" w15:paraIdParent="3CE9DDD2" w15:done="1"/>
  <w15:commentEx w15:paraId="43F60BF9" w15:done="1"/>
  <w15:commentEx w15:paraId="4FD70623" w15:paraIdParent="43F60BF9" w15:done="1"/>
  <w15:commentEx w15:paraId="55D49746" w15:paraIdParent="43F60BF9" w15:done="1"/>
  <w15:commentEx w15:paraId="04EF31F3" w15:done="1"/>
  <w15:commentEx w15:paraId="60FC3A47" w15:done="1"/>
  <w15:commentEx w15:paraId="74A1FCBB" w15:paraIdParent="60FC3A47" w15:done="1"/>
  <w15:commentEx w15:paraId="5AEC7825" w15:done="1"/>
  <w15:commentEx w15:paraId="701ED8F6" w15:paraIdParent="5AEC7825" w15:done="1"/>
  <w15:commentEx w15:paraId="28301F87" w15:done="1"/>
  <w15:commentEx w15:paraId="59364214" w15:paraIdParent="28301F87" w15:done="1"/>
  <w15:commentEx w15:paraId="34398DF1" w15:done="1"/>
  <w15:commentEx w15:paraId="52E04DAB" w15:done="1"/>
  <w15:commentEx w15:paraId="490C4BAB" w15:paraIdParent="52E04DAB" w15:done="1"/>
  <w15:commentEx w15:paraId="679C12BF" w15:done="1"/>
  <w15:commentEx w15:paraId="22404678" w15:paraIdParent="679C12BF" w15:done="1"/>
  <w15:commentEx w15:paraId="5BD912C2" w15:paraIdParent="679C12BF" w15:done="1"/>
  <w15:commentEx w15:paraId="24FA489E" w15:done="1"/>
  <w15:commentEx w15:paraId="4AF5EACB" w15:paraIdParent="24FA489E" w15:done="1"/>
  <w15:commentEx w15:paraId="2DD0243F" w15:done="1"/>
  <w15:commentEx w15:paraId="0A6EBFA5" w15:paraIdParent="2DD0243F" w15:done="1"/>
  <w15:commentEx w15:paraId="3C3E41ED" w15:done="0"/>
  <w15:commentEx w15:paraId="3DA02DAF" w15:paraIdParent="3C3E41ED" w15:done="0"/>
  <w15:commentEx w15:paraId="646E9841" w15:paraIdParent="3C3E41ED" w15:done="0"/>
  <w15:commentEx w15:paraId="6B768392" w15:done="1"/>
  <w15:commentEx w15:paraId="634E7E6A" w15:done="1"/>
  <w15:commentEx w15:paraId="2C87DD39" w15:done="1"/>
  <w15:commentEx w15:paraId="5F6D62C5" w15:done="1"/>
  <w15:commentEx w15:paraId="310C0F6B" w15:paraIdParent="5F6D62C5" w15:done="1"/>
  <w15:commentEx w15:paraId="63119320" w15:paraIdParent="5F6D62C5" w15:done="1"/>
  <w15:commentEx w15:paraId="6BE9C6C5" w15:done="1"/>
  <w15:commentEx w15:paraId="0802C865" w15:done="1"/>
  <w15:commentEx w15:paraId="0F2E75CF" w15:done="1"/>
  <w15:commentEx w15:paraId="6D3A4743" w15:done="1"/>
  <w15:commentEx w15:paraId="7A291A46" w15:done="1"/>
  <w15:commentEx w15:paraId="2A3A5C19" w15:done="1"/>
  <w15:commentEx w15:paraId="0A548E1E" w15:done="1"/>
  <w15:commentEx w15:paraId="1E881132" w15:done="1"/>
  <w15:commentEx w15:paraId="151333C8" w15:paraIdParent="1E881132" w15:done="1"/>
  <w15:commentEx w15:paraId="2B0BF185" w15:paraIdParent="1E881132" w15:done="1"/>
  <w15:commentEx w15:paraId="129D729B" w15:done="1"/>
  <w15:commentEx w15:paraId="52C9EC7E" w15:done="1"/>
  <w15:commentEx w15:paraId="551AE16B" w15:paraIdParent="52C9EC7E" w15:done="1"/>
  <w15:commentEx w15:paraId="42486F45" w15:done="1"/>
  <w15:commentEx w15:paraId="7BD54DF0" w15:paraIdParent="42486F45" w15:done="1"/>
  <w15:commentEx w15:paraId="4CD7D172" w15:paraIdParent="42486F45" w15:done="1"/>
  <w15:commentEx w15:paraId="603DF958" w15:done="0"/>
  <w15:commentEx w15:paraId="6F975125" w15:done="1"/>
  <w15:commentEx w15:paraId="4CEDF439" w15:done="0"/>
  <w15:commentEx w15:paraId="280E098C" w15:done="0"/>
  <w15:commentEx w15:paraId="3F0EDB48" w15:done="0"/>
  <w15:commentEx w15:paraId="29D431DA" w15:done="1"/>
  <w15:commentEx w15:paraId="3D8A25A5" w15:done="1"/>
  <w15:commentEx w15:paraId="55A73A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2F762" w16cex:dateUtc="2022-12-25T21:22:00Z"/>
  <w16cex:commentExtensible w16cex:durableId="2763C9A8" w16cex:dateUtc="2023-01-06T23:36:00Z"/>
  <w16cex:commentExtensible w16cex:durableId="27A3011E" w16cex:dateUtc="2023-02-24T17:25:00Z"/>
  <w16cex:commentExtensible w16cex:durableId="27A313C9" w16cex:dateUtc="2023-02-24T18:45:00Z"/>
  <w16cex:commentExtensible w16cex:durableId="27A314A7" w16cex:dateUtc="2023-02-24T18:49:00Z"/>
  <w16cex:commentExtensible w16cex:durableId="27A31928" w16cex:dateUtc="2023-02-24T19:08:00Z"/>
  <w16cex:commentExtensible w16cex:durableId="27A31AFD" w16cex:dateUtc="2023-02-24T19:16:00Z"/>
  <w16cex:commentExtensible w16cex:durableId="27A5B053" w16cex:dateUtc="2023-02-26T18:17:00Z"/>
  <w16cex:commentExtensible w16cex:durableId="276FB7AA" w16cex:dateUtc="2023-01-16T00:46:00Z"/>
  <w16cex:commentExtensible w16cex:durableId="276FB7CF" w16cex:dateUtc="2023-01-16T00:47:00Z"/>
  <w16cex:commentExtensible w16cex:durableId="27A31B37" w16cex:dateUtc="2023-02-24T19:17:00Z"/>
  <w16cex:commentExtensible w16cex:durableId="276FB8C0" w16cex:dateUtc="2023-01-16T00:51:00Z"/>
  <w16cex:commentExtensible w16cex:durableId="27A31BF9" w16cex:dateUtc="2023-02-24T19:20:00Z"/>
  <w16cex:commentExtensible w16cex:durableId="274B0EF8" w16cex:dateUtc="2022-12-20T00:25:00Z"/>
  <w16cex:commentExtensible w16cex:durableId="276FB93F" w16cex:dateUtc="2023-01-16T00:53:00Z"/>
  <w16cex:commentExtensible w16cex:durableId="276FBACB" w16cex:dateUtc="2023-01-16T01:00:00Z"/>
  <w16cex:commentExtensible w16cex:durableId="276FB9A3" w16cex:dateUtc="2023-01-16T00:55:00Z"/>
  <w16cex:commentExtensible w16cex:durableId="2755AD4E" w16cex:dateUtc="2022-12-20T00:55:00Z"/>
  <w16cex:commentExtensible w16cex:durableId="2755AD4D" w16cex:dateUtc="2022-12-25T18:39:00Z"/>
  <w16cex:commentExtensible w16cex:durableId="2756AB1B" w16cex:dateUtc="2022-12-28T16:46:00Z"/>
  <w16cex:commentExtensible w16cex:durableId="27A33737" w16cex:dateUtc="2023-02-24T21:16:00Z"/>
  <w16cex:commentExtensible w16cex:durableId="27A5B1CA" w16cex:dateUtc="2023-02-26T18:24:00Z"/>
  <w16cex:commentExtensible w16cex:durableId="276FBC37" w16cex:dateUtc="2023-01-16T01:06:00Z"/>
  <w16cex:commentExtensible w16cex:durableId="276FBC51" w16cex:dateUtc="2023-01-16T01:06:00Z"/>
  <w16cex:commentExtensible w16cex:durableId="27A33382" w16cex:dateUtc="2023-02-24T21:00:00Z"/>
  <w16cex:commentExtensible w16cex:durableId="276FBDC8" w16cex:dateUtc="2023-01-16T01:12:00Z"/>
  <w16cex:commentExtensible w16cex:durableId="276FBD5A" w16cex:dateUtc="2023-01-16T01:11:00Z"/>
  <w16cex:commentExtensible w16cex:durableId="276FBD7C" w16cex:dateUtc="2023-01-16T01:11:00Z"/>
  <w16cex:commentExtensible w16cex:durableId="27A324A7" w16cex:dateUtc="2023-02-24T19:57:00Z"/>
  <w16cex:commentExtensible w16cex:durableId="27A5B25A" w16cex:dateUtc="2023-02-26T18:26:00Z"/>
  <w16cex:commentExtensible w16cex:durableId="28115707" w16cex:dateUtc="2023-05-19T06:01:00Z"/>
  <w16cex:commentExtensible w16cex:durableId="276FBE0E" w16cex:dateUtc="2023-01-16T01:14:00Z"/>
  <w16cex:commentExtensible w16cex:durableId="274C420C" w16cex:dateUtc="2022-12-20T22:15:00Z"/>
  <w16cex:commentExtensible w16cex:durableId="276FBE52" w16cex:dateUtc="2023-01-16T01:15:00Z"/>
  <w16cex:commentExtensible w16cex:durableId="27A32947" w16cex:dateUtc="2023-02-24T20:17:00Z"/>
  <w16cex:commentExtensible w16cex:durableId="27A5B449" w16cex:dateUtc="2023-02-26T18:34:00Z"/>
  <w16cex:commentExtensible w16cex:durableId="281157ED" w16cex:dateUtc="2023-05-19T06:05:00Z"/>
  <w16cex:commentExtensible w16cex:durableId="27A3361C" w16cex:dateUtc="2023-02-24T21:11:00Z"/>
  <w16cex:commentExtensible w16cex:durableId="274C5527" w16cex:dateUtc="2022-12-20T23:37:00Z"/>
  <w16cex:commentExtensible w16cex:durableId="274C557B" w16cex:dateUtc="2022-12-20T23:38:00Z"/>
  <w16cex:commentExtensible w16cex:durableId="274ED3F6" w16cex:dateUtc="2022-12-22T21:02:00Z"/>
  <w16cex:commentExtensible w16cex:durableId="275451A1" w16cex:dateUtc="2022-12-26T22:00:00Z"/>
  <w16cex:commentExtensible w16cex:durableId="274ED29D" w16cex:dateUtc="2022-12-22T20:57:00Z"/>
  <w16cex:commentExtensible w16cex:durableId="274ED7FA" w16cex:dateUtc="2022-12-22T21:19:00Z"/>
  <w16cex:commentExtensible w16cex:durableId="274EDC8A" w16cex:dateUtc="2022-12-22T21:39:00Z"/>
  <w16cex:commentExtensible w16cex:durableId="275480AA" w16cex:dateUtc="2022-12-27T01:20:00Z"/>
  <w16cex:commentExtensible w16cex:durableId="27A33A40" w16cex:dateUtc="2023-02-24T21:29:00Z"/>
  <w16cex:commentExtensible w16cex:durableId="274EDCCC" w16cex:dateUtc="2022-12-22T21:40:00Z"/>
  <w16cex:commentExtensible w16cex:durableId="2754A511" w16cex:dateUtc="2022-12-27T03:56:00Z"/>
  <w16cex:commentExtensible w16cex:durableId="27A33A93" w16cex:dateUtc="2023-02-24T21:30:00Z"/>
  <w16cex:commentExtensible w16cex:durableId="2754A52F" w16cex:dateUtc="2022-12-27T03:56:00Z"/>
  <w16cex:commentExtensible w16cex:durableId="276403D7" w16cex:dateUtc="2023-01-07T03:44:00Z"/>
  <w16cex:commentExtensible w16cex:durableId="27A33A74" w16cex:dateUtc="2023-02-24T21:30:00Z"/>
  <w16cex:commentExtensible w16cex:durableId="2756AD33" w16cex:dateUtc="2022-12-28T16:55:00Z"/>
  <w16cex:commentExtensible w16cex:durableId="2756ABE4" w16cex:dateUtc="2022-12-28T16:49:00Z"/>
  <w16cex:commentExtensible w16cex:durableId="27A33B04" w16cex:dateUtc="2023-02-24T21:32:00Z"/>
  <w16cex:commentExtensible w16cex:durableId="27A33B3F" w16cex:dateUtc="2023-02-24T21:33:00Z"/>
  <w16cex:commentExtensible w16cex:durableId="27A31C53" w16cex:dateUtc="2023-02-24T19:21:00Z"/>
  <w16cex:commentExtensible w16cex:durableId="276FBF68" w16cex:dateUtc="2023-01-16T01:19:00Z"/>
  <w16cex:commentExtensible w16cex:durableId="2755D2E6" w16cex:dateUtc="2022-12-20T23:25:00Z"/>
  <w16cex:commentExtensible w16cex:durableId="2756B7AF" w16cex:dateUtc="2022-12-20T2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B6D985" w16cid:durableId="2752F762"/>
  <w16cid:commentId w16cid:paraId="7EC09D68" w16cid:durableId="2763C9A8"/>
  <w16cid:commentId w16cid:paraId="0AAF7B1E" w16cid:durableId="27A3011E"/>
  <w16cid:commentId w16cid:paraId="04606F1C" w16cid:durableId="27A313C9"/>
  <w16cid:commentId w16cid:paraId="188B80BA" w16cid:durableId="27A314A7"/>
  <w16cid:commentId w16cid:paraId="003343F0" w16cid:durableId="27A31928"/>
  <w16cid:commentId w16cid:paraId="5493AFB4" w16cid:durableId="27A31AFD"/>
  <w16cid:commentId w16cid:paraId="0385AA3A" w16cid:durableId="27A5B053"/>
  <w16cid:commentId w16cid:paraId="3CE9DDD2" w16cid:durableId="276FB7AA"/>
  <w16cid:commentId w16cid:paraId="36135A5D" w16cid:durableId="276FB7CF"/>
  <w16cid:commentId w16cid:paraId="1F11206D" w16cid:durableId="27A31B37"/>
  <w16cid:commentId w16cid:paraId="43F60BF9" w16cid:durableId="276FB6AE"/>
  <w16cid:commentId w16cid:paraId="4FD70623" w16cid:durableId="276FB8C0"/>
  <w16cid:commentId w16cid:paraId="55D49746" w16cid:durableId="27A31BF9"/>
  <w16cid:commentId w16cid:paraId="04EF31F3" w16cid:durableId="274B0EF8"/>
  <w16cid:commentId w16cid:paraId="60FC3A47" w16cid:durableId="276FB93F"/>
  <w16cid:commentId w16cid:paraId="74A1FCBB" w16cid:durableId="276FBACB"/>
  <w16cid:commentId w16cid:paraId="5AEC7825" w16cid:durableId="276FB6B2"/>
  <w16cid:commentId w16cid:paraId="701ED8F6" w16cid:durableId="276FB9A3"/>
  <w16cid:commentId w16cid:paraId="28301F87" w16cid:durableId="2755AD4E"/>
  <w16cid:commentId w16cid:paraId="59364214" w16cid:durableId="2755AD4D"/>
  <w16cid:commentId w16cid:paraId="34398DF1" w16cid:durableId="2756AB1B"/>
  <w16cid:commentId w16cid:paraId="52E04DAB" w16cid:durableId="27A33737"/>
  <w16cid:commentId w16cid:paraId="490C4BAB" w16cid:durableId="27A5B1CA"/>
  <w16cid:commentId w16cid:paraId="679C12BF" w16cid:durableId="276FBC37"/>
  <w16cid:commentId w16cid:paraId="22404678" w16cid:durableId="276FBC51"/>
  <w16cid:commentId w16cid:paraId="5BD912C2" w16cid:durableId="27A33382"/>
  <w16cid:commentId w16cid:paraId="24FA489E" w16cid:durableId="276FB6B7"/>
  <w16cid:commentId w16cid:paraId="4AF5EACB" w16cid:durableId="276FBDC8"/>
  <w16cid:commentId w16cid:paraId="2DD0243F" w16cid:durableId="276FBD5A"/>
  <w16cid:commentId w16cid:paraId="0A6EBFA5" w16cid:durableId="276FBD7C"/>
  <w16cid:commentId w16cid:paraId="3C3E41ED" w16cid:durableId="27A324A7"/>
  <w16cid:commentId w16cid:paraId="3DA02DAF" w16cid:durableId="27A5B25A"/>
  <w16cid:commentId w16cid:paraId="646E9841" w16cid:durableId="28115707"/>
  <w16cid:commentId w16cid:paraId="6B768392" w16cid:durableId="276FBE0E"/>
  <w16cid:commentId w16cid:paraId="634E7E6A" w16cid:durableId="274C420C"/>
  <w16cid:commentId w16cid:paraId="2C87DD39" w16cid:durableId="276FBE52"/>
  <w16cid:commentId w16cid:paraId="5F6D62C5" w16cid:durableId="27A32947"/>
  <w16cid:commentId w16cid:paraId="310C0F6B" w16cid:durableId="27A5B449"/>
  <w16cid:commentId w16cid:paraId="63119320" w16cid:durableId="281157ED"/>
  <w16cid:commentId w16cid:paraId="6BE9C6C5" w16cid:durableId="27A3361C"/>
  <w16cid:commentId w16cid:paraId="0802C865" w16cid:durableId="274C5527"/>
  <w16cid:commentId w16cid:paraId="0F2E75CF" w16cid:durableId="274C557B"/>
  <w16cid:commentId w16cid:paraId="6D3A4743" w16cid:durableId="274ED3F6"/>
  <w16cid:commentId w16cid:paraId="7A291A46" w16cid:durableId="275451A1"/>
  <w16cid:commentId w16cid:paraId="2A3A5C19" w16cid:durableId="274ED29D"/>
  <w16cid:commentId w16cid:paraId="0A548E1E" w16cid:durableId="274ED7FA"/>
  <w16cid:commentId w16cid:paraId="1E881132" w16cid:durableId="274EDC8A"/>
  <w16cid:commentId w16cid:paraId="151333C8" w16cid:durableId="275480AA"/>
  <w16cid:commentId w16cid:paraId="2B0BF185" w16cid:durableId="27A33A40"/>
  <w16cid:commentId w16cid:paraId="129D729B" w16cid:durableId="274EDCCC"/>
  <w16cid:commentId w16cid:paraId="52C9EC7E" w16cid:durableId="2754A511"/>
  <w16cid:commentId w16cid:paraId="551AE16B" w16cid:durableId="27A33A93"/>
  <w16cid:commentId w16cid:paraId="42486F45" w16cid:durableId="2754A52F"/>
  <w16cid:commentId w16cid:paraId="7BD54DF0" w16cid:durableId="276403D7"/>
  <w16cid:commentId w16cid:paraId="4CD7D172" w16cid:durableId="27A33A74"/>
  <w16cid:commentId w16cid:paraId="603DF958" w16cid:durableId="2756AD33"/>
  <w16cid:commentId w16cid:paraId="6F975125" w16cid:durableId="2756ABE4"/>
  <w16cid:commentId w16cid:paraId="4CEDF439" w16cid:durableId="27A33B04"/>
  <w16cid:commentId w16cid:paraId="280E098C" w16cid:durableId="27A33B3F"/>
  <w16cid:commentId w16cid:paraId="3F0EDB48" w16cid:durableId="27A31C53"/>
  <w16cid:commentId w16cid:paraId="29D431DA" w16cid:durableId="276FBF68"/>
  <w16cid:commentId w16cid:paraId="3D8A25A5" w16cid:durableId="2755D2E6"/>
  <w16cid:commentId w16cid:paraId="55A73A0C" w16cid:durableId="2756B7A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2A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rson w15:author="Thomas Parkinson">
    <w15:presenceInfo w15:providerId="AD" w15:userId="S::tom.parkinson@berkeley.edu::7b089278-6165-40e5-a3a4-648c3cb20f85"/>
  </w15:person>
  <w15:person w15:author="Stefano Schiavon">
    <w15:presenceInfo w15:providerId="None" w15:userId="Stefano Schiavon"/>
  </w15:person>
  <w15:person w15:author="Thomas Parkinson [2]">
    <w15:presenceInfo w15:providerId="AD" w15:userId="S::tom.parkinson@BERKELEY.EDU::7b089278-6165-40e5-a3a4-648c3cb20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6CC9"/>
    <w:rsid w:val="00025846"/>
    <w:rsid w:val="000311DB"/>
    <w:rsid w:val="00040BE4"/>
    <w:rsid w:val="00046A7D"/>
    <w:rsid w:val="00050481"/>
    <w:rsid w:val="00050CB2"/>
    <w:rsid w:val="00070C4D"/>
    <w:rsid w:val="00071641"/>
    <w:rsid w:val="000777C3"/>
    <w:rsid w:val="000A1C92"/>
    <w:rsid w:val="000B0477"/>
    <w:rsid w:val="000C72EE"/>
    <w:rsid w:val="000D2C08"/>
    <w:rsid w:val="000E5263"/>
    <w:rsid w:val="000F1229"/>
    <w:rsid w:val="00104816"/>
    <w:rsid w:val="00105E3B"/>
    <w:rsid w:val="0011443F"/>
    <w:rsid w:val="00114AAF"/>
    <w:rsid w:val="00147501"/>
    <w:rsid w:val="001658C9"/>
    <w:rsid w:val="001662A1"/>
    <w:rsid w:val="00183113"/>
    <w:rsid w:val="00187EDA"/>
    <w:rsid w:val="001B2BF7"/>
    <w:rsid w:val="001C1EBD"/>
    <w:rsid w:val="001D7C13"/>
    <w:rsid w:val="001E5C84"/>
    <w:rsid w:val="001F66F4"/>
    <w:rsid w:val="00213C73"/>
    <w:rsid w:val="00227E88"/>
    <w:rsid w:val="0023313F"/>
    <w:rsid w:val="00235A5A"/>
    <w:rsid w:val="00242493"/>
    <w:rsid w:val="0024337D"/>
    <w:rsid w:val="00283883"/>
    <w:rsid w:val="002A2630"/>
    <w:rsid w:val="002C705E"/>
    <w:rsid w:val="002D0D70"/>
    <w:rsid w:val="002D532E"/>
    <w:rsid w:val="002D6E33"/>
    <w:rsid w:val="002E0A8C"/>
    <w:rsid w:val="002E3622"/>
    <w:rsid w:val="0030322E"/>
    <w:rsid w:val="00306945"/>
    <w:rsid w:val="00326E3B"/>
    <w:rsid w:val="00343121"/>
    <w:rsid w:val="00355BEE"/>
    <w:rsid w:val="00365E0F"/>
    <w:rsid w:val="0037262D"/>
    <w:rsid w:val="0037269A"/>
    <w:rsid w:val="00386C76"/>
    <w:rsid w:val="003917FD"/>
    <w:rsid w:val="00393B65"/>
    <w:rsid w:val="003943AB"/>
    <w:rsid w:val="003D0E23"/>
    <w:rsid w:val="003E2724"/>
    <w:rsid w:val="003F02A6"/>
    <w:rsid w:val="004142FF"/>
    <w:rsid w:val="00416536"/>
    <w:rsid w:val="004253E5"/>
    <w:rsid w:val="00446A4F"/>
    <w:rsid w:val="004749BE"/>
    <w:rsid w:val="004A3A32"/>
    <w:rsid w:val="004C2C72"/>
    <w:rsid w:val="004D74F8"/>
    <w:rsid w:val="004E5290"/>
    <w:rsid w:val="004F7E72"/>
    <w:rsid w:val="004F7F1A"/>
    <w:rsid w:val="00501060"/>
    <w:rsid w:val="00503764"/>
    <w:rsid w:val="00503E4D"/>
    <w:rsid w:val="005215B8"/>
    <w:rsid w:val="00527503"/>
    <w:rsid w:val="00531E1E"/>
    <w:rsid w:val="00533CC8"/>
    <w:rsid w:val="00561F98"/>
    <w:rsid w:val="005951D7"/>
    <w:rsid w:val="005964D7"/>
    <w:rsid w:val="005A0458"/>
    <w:rsid w:val="005A1BEF"/>
    <w:rsid w:val="005D436F"/>
    <w:rsid w:val="005E7647"/>
    <w:rsid w:val="006005ED"/>
    <w:rsid w:val="006212FB"/>
    <w:rsid w:val="00644C33"/>
    <w:rsid w:val="00644DB8"/>
    <w:rsid w:val="00657CA8"/>
    <w:rsid w:val="0067340E"/>
    <w:rsid w:val="00693711"/>
    <w:rsid w:val="00696567"/>
    <w:rsid w:val="006D0622"/>
    <w:rsid w:val="006E4A2D"/>
    <w:rsid w:val="00711CDA"/>
    <w:rsid w:val="00723ED9"/>
    <w:rsid w:val="007268F9"/>
    <w:rsid w:val="007340F6"/>
    <w:rsid w:val="0074369D"/>
    <w:rsid w:val="00751038"/>
    <w:rsid w:val="00751670"/>
    <w:rsid w:val="0075710F"/>
    <w:rsid w:val="007610A8"/>
    <w:rsid w:val="007A0889"/>
    <w:rsid w:val="007B66CB"/>
    <w:rsid w:val="007D0E8C"/>
    <w:rsid w:val="007D128D"/>
    <w:rsid w:val="007E6B76"/>
    <w:rsid w:val="007F2B56"/>
    <w:rsid w:val="008019C3"/>
    <w:rsid w:val="00810380"/>
    <w:rsid w:val="0082218C"/>
    <w:rsid w:val="008273CF"/>
    <w:rsid w:val="00836915"/>
    <w:rsid w:val="008374B8"/>
    <w:rsid w:val="0084123E"/>
    <w:rsid w:val="00861ACB"/>
    <w:rsid w:val="00863756"/>
    <w:rsid w:val="00867761"/>
    <w:rsid w:val="00872113"/>
    <w:rsid w:val="00877F00"/>
    <w:rsid w:val="00881B2F"/>
    <w:rsid w:val="008920CF"/>
    <w:rsid w:val="008A3CA2"/>
    <w:rsid w:val="008A7AE4"/>
    <w:rsid w:val="008B0944"/>
    <w:rsid w:val="008E557D"/>
    <w:rsid w:val="00906D08"/>
    <w:rsid w:val="009107BE"/>
    <w:rsid w:val="009662F8"/>
    <w:rsid w:val="009709FC"/>
    <w:rsid w:val="00974A79"/>
    <w:rsid w:val="00974FE7"/>
    <w:rsid w:val="0099175E"/>
    <w:rsid w:val="009969F4"/>
    <w:rsid w:val="009A5F49"/>
    <w:rsid w:val="009B4F35"/>
    <w:rsid w:val="009E7124"/>
    <w:rsid w:val="009F11DF"/>
    <w:rsid w:val="00A0699E"/>
    <w:rsid w:val="00A22649"/>
    <w:rsid w:val="00A23477"/>
    <w:rsid w:val="00A32F49"/>
    <w:rsid w:val="00A3761C"/>
    <w:rsid w:val="00A46F95"/>
    <w:rsid w:val="00A6530B"/>
    <w:rsid w:val="00A6595D"/>
    <w:rsid w:val="00A66AAB"/>
    <w:rsid w:val="00A76AC4"/>
    <w:rsid w:val="00A902C5"/>
    <w:rsid w:val="00A94109"/>
    <w:rsid w:val="00AB3AD3"/>
    <w:rsid w:val="00AC3DB7"/>
    <w:rsid w:val="00AC4FEA"/>
    <w:rsid w:val="00AD2AAE"/>
    <w:rsid w:val="00AD6949"/>
    <w:rsid w:val="00AE081B"/>
    <w:rsid w:val="00AE7BC6"/>
    <w:rsid w:val="00AF1157"/>
    <w:rsid w:val="00AF7DBB"/>
    <w:rsid w:val="00B0241F"/>
    <w:rsid w:val="00B07C94"/>
    <w:rsid w:val="00B20484"/>
    <w:rsid w:val="00B3225C"/>
    <w:rsid w:val="00B44199"/>
    <w:rsid w:val="00B4500C"/>
    <w:rsid w:val="00B518EF"/>
    <w:rsid w:val="00B52057"/>
    <w:rsid w:val="00B54898"/>
    <w:rsid w:val="00B61458"/>
    <w:rsid w:val="00B66776"/>
    <w:rsid w:val="00B877D9"/>
    <w:rsid w:val="00B92ADB"/>
    <w:rsid w:val="00B9330E"/>
    <w:rsid w:val="00BB0BB1"/>
    <w:rsid w:val="00BC21A7"/>
    <w:rsid w:val="00BF1F00"/>
    <w:rsid w:val="00C12724"/>
    <w:rsid w:val="00C312AF"/>
    <w:rsid w:val="00C378BD"/>
    <w:rsid w:val="00C52F0B"/>
    <w:rsid w:val="00C544E9"/>
    <w:rsid w:val="00C559DD"/>
    <w:rsid w:val="00C662FF"/>
    <w:rsid w:val="00C66FF3"/>
    <w:rsid w:val="00C70212"/>
    <w:rsid w:val="00C7721E"/>
    <w:rsid w:val="00C83AC6"/>
    <w:rsid w:val="00C8745F"/>
    <w:rsid w:val="00C90808"/>
    <w:rsid w:val="00CB4AD7"/>
    <w:rsid w:val="00CE4E32"/>
    <w:rsid w:val="00D00EBD"/>
    <w:rsid w:val="00D17F37"/>
    <w:rsid w:val="00D32080"/>
    <w:rsid w:val="00D40FAA"/>
    <w:rsid w:val="00D4127F"/>
    <w:rsid w:val="00D44F6E"/>
    <w:rsid w:val="00D46C83"/>
    <w:rsid w:val="00D46CD4"/>
    <w:rsid w:val="00D56AFD"/>
    <w:rsid w:val="00D730C2"/>
    <w:rsid w:val="00DB714A"/>
    <w:rsid w:val="00DD3B88"/>
    <w:rsid w:val="00DF66D6"/>
    <w:rsid w:val="00E112B3"/>
    <w:rsid w:val="00E12277"/>
    <w:rsid w:val="00E1350B"/>
    <w:rsid w:val="00E2551F"/>
    <w:rsid w:val="00E35E04"/>
    <w:rsid w:val="00E87CB3"/>
    <w:rsid w:val="00E90867"/>
    <w:rsid w:val="00E978A8"/>
    <w:rsid w:val="00EC0DE9"/>
    <w:rsid w:val="00EC3164"/>
    <w:rsid w:val="00ED30A4"/>
    <w:rsid w:val="00ED5988"/>
    <w:rsid w:val="00EF4927"/>
    <w:rsid w:val="00EF62E3"/>
    <w:rsid w:val="00F00ED7"/>
    <w:rsid w:val="00F14522"/>
    <w:rsid w:val="00F15671"/>
    <w:rsid w:val="00F177AB"/>
    <w:rsid w:val="00F239A3"/>
    <w:rsid w:val="00F26F11"/>
    <w:rsid w:val="00F3522F"/>
    <w:rsid w:val="00F5115E"/>
    <w:rsid w:val="00F550D5"/>
    <w:rsid w:val="00F62F70"/>
    <w:rsid w:val="00F81E67"/>
    <w:rsid w:val="00FE0C52"/>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02AF5BE5-68DE-314A-ABAA-30949D4F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nature.com/articles/s41560-022-00997-9" TargetMode="External"/><Relationship Id="rId2" Type="http://schemas.openxmlformats.org/officeDocument/2006/relationships/hyperlink" Target="https://www.globaltimes.cn/content/688162.shtml" TargetMode="External"/><Relationship Id="rId1" Type="http://schemas.openxmlformats.org/officeDocument/2006/relationships/hyperlink" Target="https://www.nature.com/nenergy/submission-guidelines/dbpr" TargetMode="External"/><Relationship Id="rId4" Type="http://schemas.openxmlformats.org/officeDocument/2006/relationships/hyperlink" Target="https://www.nature.com/articles/s41560-022-01148-w"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mailto:schiavon@berkeley.edu"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39085</Words>
  <Characters>222787</Characters>
  <Application>Microsoft Office Word</Application>
  <DocSecurity>0</DocSecurity>
  <Lines>1856</Lines>
  <Paragraphs>522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Arfa Aijazi</dc:creator>
  <cp:lastModifiedBy>Arfa Aijazi</cp:lastModifiedBy>
  <cp:revision>2</cp:revision>
  <dcterms:created xsi:type="dcterms:W3CDTF">2023-05-19T06:59:00Z</dcterms:created>
  <dcterms:modified xsi:type="dcterms:W3CDTF">2023-05-19T06:59:00Z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id="wZ7P8h5N"/&gt;&lt;style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