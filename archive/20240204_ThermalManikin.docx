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6528D20" w:rsidR="0024337D" w:rsidRDefault="0024337D" w:rsidP="00852A7D">
      <w:pPr>
        <w:pStyle w:val="Title"/>
        <w:spacing w:before="0"/>
        <w:jc w:val="left"/>
      </w:pPr>
      <w:r>
        <w:t xml:space="preserve">Passive and low-energy strategies </w:t>
      </w:r>
      <w:r w:rsidR="0099175E">
        <w:t xml:space="preserve">to </w:t>
      </w:r>
      <w:r>
        <w:t xml:space="preserve">improve </w:t>
      </w:r>
      <w:r w:rsidR="0099175E">
        <w:t xml:space="preserve">sleep </w:t>
      </w:r>
      <w:r>
        <w:t xml:space="preserve">thermal comfort </w:t>
      </w:r>
      <w:r w:rsidR="0099175E">
        <w:t>and energy resiliency during heat</w:t>
      </w:r>
      <w:r w:rsidR="004A3A32">
        <w:t xml:space="preserve"> </w:t>
      </w:r>
      <w:r w:rsidR="0099175E">
        <w:t xml:space="preserve">waves and cold </w:t>
      </w:r>
      <w:proofErr w:type="gramStart"/>
      <w:r w:rsidR="0099175E">
        <w:t>snaps</w:t>
      </w:r>
      <w:proofErr w:type="gramEnd"/>
      <w:r>
        <w:t xml:space="preserve"> </w:t>
      </w:r>
    </w:p>
    <w:p w14:paraId="345942BA" w14:textId="67225D07" w:rsidR="0024337D" w:rsidRPr="005A0458" w:rsidRDefault="0024337D" w:rsidP="0024337D">
      <w:proofErr w:type="spellStart"/>
      <w:r>
        <w:t>Arfa</w:t>
      </w:r>
      <w:proofErr w:type="spellEnd"/>
      <w:r>
        <w:t xml:space="preserve"> Aijazi</w:t>
      </w:r>
      <w:r w:rsidRPr="006244EE">
        <w:rPr>
          <w:vertAlign w:val="superscript"/>
        </w:rPr>
        <w:t>1</w:t>
      </w:r>
      <w:r w:rsidR="00346C98">
        <w:rPr>
          <w:vertAlign w:val="superscript"/>
        </w:rPr>
        <w:t>,2</w:t>
      </w:r>
      <w:r>
        <w:t>, Thomas Parkinson</w:t>
      </w:r>
      <w:r w:rsidRPr="006244EE">
        <w:rPr>
          <w:vertAlign w:val="superscript"/>
        </w:rPr>
        <w:t>1</w:t>
      </w:r>
      <w:r w:rsidR="00C31C62">
        <w:rPr>
          <w:vertAlign w:val="superscript"/>
        </w:rPr>
        <w:t>,</w:t>
      </w:r>
      <w:r w:rsidR="00346C98">
        <w:rPr>
          <w:vertAlign w:val="superscript"/>
        </w:rPr>
        <w:t>3</w:t>
      </w:r>
      <w:r>
        <w:t>, Hui Zhang</w:t>
      </w:r>
      <w:r w:rsidRPr="006244EE">
        <w:rPr>
          <w:vertAlign w:val="superscript"/>
        </w:rPr>
        <w:t>1</w:t>
      </w:r>
      <w:r w:rsidR="005A0458">
        <w:t>, &amp; Stefano Schiavon</w:t>
      </w:r>
      <w:r w:rsidR="005A0458" w:rsidRPr="006244EE">
        <w:rPr>
          <w:vertAlign w:val="superscript"/>
        </w:rPr>
        <w:t>1</w:t>
      </w:r>
      <w:r w:rsidR="005A0458">
        <w:rPr>
          <w:noProof/>
          <w:lang w:eastAsia="zh-CN"/>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r w:rsidRPr="002E1487">
        <w:rPr>
          <w:vertAlign w:val="superscript"/>
        </w:rPr>
        <w:t>1</w:t>
      </w:r>
      <w:r>
        <w:t>Center for the Built Environment (CBE), University of California, Berkeley, CA, USA</w:t>
      </w:r>
    </w:p>
    <w:p w14:paraId="6930DFEF" w14:textId="5B0BF213" w:rsidR="00346C98" w:rsidRPr="00346C98" w:rsidRDefault="00346C98" w:rsidP="0024337D">
      <w:bookmarkStart w:id="0" w:name="OLE_LINK6"/>
      <w:bookmarkStart w:id="1" w:name="OLE_LINK7"/>
      <w:r>
        <w:rPr>
          <w:vertAlign w:val="superscript"/>
        </w:rPr>
        <w:t>2</w:t>
      </w:r>
      <w:r>
        <w:t>School of Architecture, University of Waterloo, Canada</w:t>
      </w:r>
    </w:p>
    <w:bookmarkEnd w:id="0"/>
    <w:bookmarkEnd w:id="1"/>
    <w:p w14:paraId="04E5B53A" w14:textId="59BBF04C" w:rsidR="00FD64F3" w:rsidRPr="00A81897" w:rsidRDefault="00346C98" w:rsidP="00FD64F3">
      <w:r>
        <w:rPr>
          <w:vertAlign w:val="superscript"/>
        </w:rPr>
        <w:t>3</w:t>
      </w:r>
      <w:r w:rsidR="00FD64F3" w:rsidRPr="00A81897">
        <w:t>Indoor Environmental Quality</w:t>
      </w:r>
      <w:r w:rsidR="00FD64F3">
        <w:t xml:space="preserve"> (IEQ)</w:t>
      </w:r>
      <w:r w:rsidR="00FD64F3" w:rsidRPr="00A81897">
        <w:t xml:space="preserve"> Lab, The University of Sydney, Australia</w:t>
      </w:r>
    </w:p>
    <w:p w14:paraId="5141BD4C" w14:textId="474671C3" w:rsidR="0024337D" w:rsidRPr="007E6B76" w:rsidRDefault="00283883" w:rsidP="007E6B76">
      <w:pPr>
        <w:pStyle w:val="Heading1"/>
      </w:pPr>
      <w:r w:rsidRPr="007E6B76">
        <w:t>Abstract</w:t>
      </w:r>
    </w:p>
    <w:p w14:paraId="6207E5D9" w14:textId="4799335B" w:rsidR="0024337D" w:rsidRPr="007268F9" w:rsidRDefault="0024337D" w:rsidP="0024337D">
      <w:bookmarkStart w:id="2" w:name="OLE_LINK1"/>
      <w:bookmarkStart w:id="3" w:name="OLE_LINK5"/>
      <w:r w:rsidRPr="007268F9">
        <w:t xml:space="preserve">Sleep is a pillar of human health and wellbeing. In </w:t>
      </w:r>
      <w:r w:rsidR="004F7E72" w:rsidRPr="007268F9">
        <w:t>high- and middle-income</w:t>
      </w:r>
      <w:r w:rsidR="001E5C84" w:rsidRPr="007268F9">
        <w:t xml:space="preserve"> </w:t>
      </w:r>
      <w:r w:rsidRPr="007268F9">
        <w:t xml:space="preserve">countries, there is a </w:t>
      </w:r>
      <w:r w:rsidR="005A0458" w:rsidRPr="007268F9">
        <w:t>great</w:t>
      </w:r>
      <w:r w:rsidRPr="007268F9">
        <w:t xml:space="preserve"> reliance on heating ventilation and air conditioning systems (HVAC) to control the interior thermal environment in the bedroom. However, these systems </w:t>
      </w:r>
      <w:r w:rsidR="000B55C1">
        <w:t xml:space="preserve">are </w:t>
      </w:r>
      <w:r w:rsidR="001E5C84" w:rsidRPr="007268F9">
        <w:t xml:space="preserve">expensive to buy and </w:t>
      </w:r>
      <w:r w:rsidR="007268F9">
        <w:t xml:space="preserve">operate while being </w:t>
      </w:r>
      <w:r w:rsidRPr="007268F9">
        <w:t>energy</w:t>
      </w:r>
      <w:r w:rsidR="00B44199" w:rsidRPr="007268F9">
        <w:t xml:space="preserve"> and environmentally</w:t>
      </w:r>
      <w:r w:rsidRPr="007268F9">
        <w:t xml:space="preserve"> intensive</w:t>
      </w:r>
      <w:r w:rsidR="0023313F" w:rsidRPr="007268F9">
        <w:t xml:space="preserve"> - </w:t>
      </w:r>
      <w:r w:rsidR="00531E1E" w:rsidRPr="007268F9">
        <w:t xml:space="preserve">problems </w:t>
      </w:r>
      <w:r w:rsidR="0023313F" w:rsidRPr="007268F9">
        <w:t xml:space="preserve">that </w:t>
      </w:r>
      <w:r w:rsidR="00B07C94">
        <w:t>may</w:t>
      </w:r>
      <w:r w:rsidR="0023313F" w:rsidRPr="007268F9">
        <w:t xml:space="preserve"> </w:t>
      </w:r>
      <w:r w:rsidR="00531E1E" w:rsidRPr="007268F9">
        <w:t>increase due to</w:t>
      </w:r>
      <w:r w:rsidRPr="007268F9">
        <w:t xml:space="preserve"> climate change. Passive and low-energy strategies, such as </w:t>
      </w:r>
      <w:r w:rsidR="005A0458" w:rsidRPr="007268F9">
        <w:t>fans and electrical</w:t>
      </w:r>
      <w:r w:rsidR="00F26D09">
        <w:t xml:space="preserve"> heated</w:t>
      </w:r>
      <w:r w:rsidR="005A0458" w:rsidRPr="007268F9">
        <w:t xml:space="preserve"> blankets</w:t>
      </w:r>
      <w:r w:rsidRPr="007268F9">
        <w:t xml:space="preserve">, address these challenges but their </w:t>
      </w:r>
      <w:r w:rsidR="00B44199" w:rsidRPr="007268F9">
        <w:t xml:space="preserve">comparative </w:t>
      </w:r>
      <w:r w:rsidRPr="007268F9">
        <w:t xml:space="preserve">effectiveness </w:t>
      </w:r>
      <w:r w:rsidR="00B44199" w:rsidRPr="007268F9">
        <w:t xml:space="preserve">for providing comfort </w:t>
      </w:r>
      <w:r w:rsidR="00B20484">
        <w:t xml:space="preserve">in sleep environments </w:t>
      </w:r>
      <w:r w:rsidR="00B44199" w:rsidRPr="007268F9">
        <w:t>has not been studied</w:t>
      </w:r>
      <w:r w:rsidRPr="007268F9">
        <w:t xml:space="preserve">. We </w:t>
      </w:r>
      <w:r w:rsidR="007268F9">
        <w:t xml:space="preserve">used a thermal manikin to </w:t>
      </w:r>
      <w:r w:rsidR="001E5C84" w:rsidRPr="007268F9">
        <w:t xml:space="preserve">experimentally </w:t>
      </w:r>
      <w:r w:rsidRPr="007268F9">
        <w:t>show</w:t>
      </w:r>
      <w:r w:rsidR="001E5C84" w:rsidRPr="007268F9">
        <w:t xml:space="preserve"> </w:t>
      </w:r>
      <w:r w:rsidRPr="007268F9">
        <w:t>that many passive and low-energy strategies are highly effective in supplementing or replacing HVAC systems during sleep. Using passive strategies in combination with low-energy strategies that elevate air movement like ceiling or pedestal fans enhance</w:t>
      </w:r>
      <w:r w:rsidR="006971DB">
        <w:t>s</w:t>
      </w:r>
      <w:r w:rsidRPr="007268F9">
        <w:t xml:space="preserve"> the cooling effect by </w:t>
      </w:r>
      <w:r w:rsidR="0023313F" w:rsidRPr="007268F9">
        <w:t>three</w:t>
      </w:r>
      <w:r w:rsidRPr="007268F9">
        <w:t xml:space="preserve"> times</w:t>
      </w:r>
      <w:r w:rsidR="00365E0F">
        <w:t xml:space="preserve"> compared to </w:t>
      </w:r>
      <w:r w:rsidR="00F26D09">
        <w:t>using fans alone</w:t>
      </w:r>
      <w:r w:rsidRPr="007268F9">
        <w:t xml:space="preserve">. We </w:t>
      </w:r>
      <w:r w:rsidR="00D73C6A">
        <w:t>extrapolated</w:t>
      </w:r>
      <w:r w:rsidRPr="007268F9">
        <w:t xml:space="preserve"> our </w:t>
      </w:r>
      <w:r w:rsidR="005A0458" w:rsidRPr="007268F9">
        <w:t>experimental</w:t>
      </w:r>
      <w:r w:rsidR="00D73C6A">
        <w:t xml:space="preserve"> findings to estimate</w:t>
      </w:r>
      <w:r w:rsidRPr="007268F9">
        <w:t xml:space="preserve"> heating and cooling effect</w:t>
      </w:r>
      <w:r w:rsidR="00F3522F">
        <w:t>s</w:t>
      </w:r>
      <w:r w:rsidRPr="007268F9">
        <w:t xml:space="preserve"> </w:t>
      </w:r>
      <w:r w:rsidR="00D73C6A">
        <w:t>in</w:t>
      </w:r>
      <w:r w:rsidRPr="007268F9">
        <w:t xml:space="preserve"> two historical case studies: the 2015 Pakistan heat wave and the 2021 Texas power crisis. Passive and low-energy strategies reduce</w:t>
      </w:r>
      <w:r w:rsidR="006971DB">
        <w:t>d</w:t>
      </w:r>
      <w:r w:rsidRPr="007268F9">
        <w:t xml:space="preserve"> sleep time heat or cold exposure by </w:t>
      </w:r>
      <w:r w:rsidR="007961CB">
        <w:t>69-91%.</w:t>
      </w:r>
      <w:r w:rsidRPr="007268F9">
        <w:t xml:space="preserve"> The low-energy strategies we tested </w:t>
      </w:r>
      <w:r w:rsidR="00C66FF3" w:rsidRPr="007268F9">
        <w:t xml:space="preserve">require </w:t>
      </w:r>
      <w:r w:rsidRPr="007268F9">
        <w:t xml:space="preserve">one to two orders of magnitude less energy than HVAC systems, and the passive strategies require no energy input. </w:t>
      </w:r>
      <w:r w:rsidR="006971DB">
        <w:t>T</w:t>
      </w:r>
      <w:r w:rsidRPr="007268F9">
        <w:t xml:space="preserve">hese strategies </w:t>
      </w:r>
      <w:r w:rsidR="00F26D09">
        <w:t xml:space="preserve">can also </w:t>
      </w:r>
      <w:r w:rsidRPr="007268F9">
        <w:t xml:space="preserve">help reduce peak load surges </w:t>
      </w:r>
      <w:r w:rsidR="00A81897">
        <w:t xml:space="preserve">and total energy demand </w:t>
      </w:r>
      <w:r w:rsidRPr="007268F9">
        <w:t xml:space="preserve">in extreme temperature events. This reduces the need for utility loadshedding, which can put individuals at risk of </w:t>
      </w:r>
      <w:r w:rsidR="0023313F" w:rsidRPr="007268F9">
        <w:t xml:space="preserve">hazardous </w:t>
      </w:r>
      <w:r w:rsidRPr="007268F9">
        <w:t xml:space="preserve">heat or cold exposure. Our results may serve as a starting point for evidence-based public health guidelines on how individuals can sleep better during heat waves and cold snaps without </w:t>
      </w:r>
      <w:r w:rsidR="006971DB">
        <w:t xml:space="preserve">relying on </w:t>
      </w:r>
      <w:r w:rsidRPr="007268F9">
        <w:t>HVAC.</w:t>
      </w:r>
    </w:p>
    <w:bookmarkEnd w:id="2"/>
    <w:bookmarkEnd w:id="3"/>
    <w:p w14:paraId="79E30A2E" w14:textId="67830E75" w:rsidR="004F7E72" w:rsidRDefault="00A85128" w:rsidP="007268F9">
      <w:pPr>
        <w:pStyle w:val="Heading1"/>
      </w:pPr>
      <w:r>
        <w:t>Introduction</w:t>
      </w:r>
    </w:p>
    <w:p w14:paraId="160A9228" w14:textId="35355D37" w:rsidR="004F7E72" w:rsidRDefault="004F7E72" w:rsidP="004F7E72">
      <w:r>
        <w:t>The quantity and quality of sleep affects human health</w:t>
      </w:r>
      <w:r>
        <w:fldChar w:fldCharType="begin"/>
      </w:r>
      <w:r w:rsidR="00105E3B">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outcomes","URL":"https://doi.org/10.1093/eurheartj/ehr007","volume":"32","author":[{"family":"Cappuccio","given":"Francesco P."},{"family":"Cooper","given":"Daniel"},{"family":"D'Elia","given":"Lanfranco"},{"family":"Strazzullo","given":"Pasquale"},{"family":"Miller","given":"Michelle A."}],"accessed":{"date-parts":[["2021",8,2]]},"issued":{"date-parts":[["2011",6,1]]}}},{"id":351,"uris":["http://zotero.org/users/4259226/items/9VNRP3DY"],"itemData":{"id":351,"type":"article-journal","abstract":"Experimental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Tolerance","URL":"https://doi.org/10.1001/archinte.165.8.863","volume":"165","author":[{"family":"Gottlieb","given":"Daniel J."},{"family":"Punjabi","given":"Naresh M."},{"family":"Newman","given":"Ann B."},{"family":"Resnick","given":"Helaine E."},{"family":"Redline","given":"Susan"},{"family":"Baldwin","given":"Carol M."},{"family":"Nieto","given":"F. Javier"}],"accessed":{"date-parts":[["2021",8,2]]},"issued":{"date-parts":[["2005",4,25]]}}},{"id":353,"uris":["http://zotero.org/users/4259226/items/4684ELGR"],"itemData":{"id":353,"type":"article-journal","abstract":"During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diabetes","URL":"https://www.ncbi.nlm.nih.gov/pmc/articles/PMC4394987/","volume":"1129","author":[{"family":"Knutson","given":"Kristen L."},{"family":"Van Cauter","given":"Eve"}],"accessed":{"date-parts":[["2021",8,2]]},"issued":{"date-parts":[["2008"]]}}},{"id":352,"uris":["http://zotero.org/users/4259226/items/HMCJ7Z5T"],"itemData":{"id":352,"type":"article-journal","abstract":"BACKGROUND: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306945" w:rsidRPr="00306945">
        <w:rPr>
          <w:rFonts w:cs="Times New Roman"/>
          <w:vertAlign w:val="superscript"/>
        </w:rPr>
        <w:t>1–4</w:t>
      </w:r>
      <w:r>
        <w:fldChar w:fldCharType="end"/>
      </w:r>
      <w:r>
        <w:t xml:space="preserve"> and cognitive performance</w:t>
      </w:r>
      <w:r>
        <w:fldChar w:fldCharType="begin"/>
      </w:r>
      <w:r w:rsidR="00105E3B">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URL":"https://www.nature.com/articles/nature05309","volume":"444","author":[{"family":"Stickgold","given":"Robert"}],"accessed":{"date-parts":[["2021",8,2]]},"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Brain","URL":"https://science.sciencemag.org/content/342/6156/373","volume":"342","author":[{"family":"Xie","given":"Lulu"},{"family":"Kang","given":"Hongyi"},{"family":"Xu","given":"Qiwu"},{"family":"Chen","given":"Michael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accessed":{"date-parts":[["2021",8,2]]},"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w:t>
      </w:r>
      <w:r w:rsidR="00FF1004">
        <w:t xml:space="preserve">The thermal environment, characterized by the dry-bulb air temperature, mean radiant temperature, relative humidity, and air speed, affects </w:t>
      </w:r>
      <w:r>
        <w:t xml:space="preserve"> sleep quality</w:t>
      </w:r>
      <w:r>
        <w:fldChar w:fldCharType="begin"/>
      </w:r>
      <w:r w:rsidR="00105E3B">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quality","URL":"https://www.sciencedirect.com/science/article/pii/S0378778817317681","volume":"149","author":[{"family":"Lan","given":"L."},{"family":"Tsuzuki","given":"K."},{"family":"Liu","given":"Y. F."},{"family":"Lian","given":"Z. W."}],"accessed":{"date-parts":[["2021",8,2]]},"issued":{"date-parts":[["2017",8,15]]}}},{"id":359,"uris":["http://zotero.org/users/4259226/items/NLZFQ7YZ"],"itemData":{"id":359,"type":"article-journal","abstract":"Sleep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quality","URL":"https://doi.org/10.1080/23744731.2020.1756664","volume":"26","author":[{"family":"Xiong","given":"Jing"},{"family":"Lan","given":"Li"},{"family":"Lian","given":"Zhiwei"},{"family":"De dear","given":"Richard"}],"accessed":{"date-parts":[["2021",8,2]]},"issued":{"date-parts":[["2020",10,20]]}}}],"schema":"https://github.com/citation-style-language/schema/raw/master/csl-citation.json"} </w:instrText>
      </w:r>
      <w:r>
        <w:fldChar w:fldCharType="separate"/>
      </w:r>
      <w:r w:rsidR="00306945" w:rsidRPr="00306945">
        <w:rPr>
          <w:rFonts w:cs="Times New Roman"/>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w:t>
      </w:r>
      <w:r w:rsidR="0030322E" w:rsidRPr="00755BBE">
        <w:t>h</w:t>
      </w:r>
      <w:r w:rsidR="0030322E">
        <w:t>ot</w:t>
      </w:r>
      <w:r w:rsidR="0030322E" w:rsidRPr="00755BBE">
        <w:t xml:space="preserve"> </w:t>
      </w:r>
      <w:r w:rsidRPr="00755BBE">
        <w:t xml:space="preserve">and </w:t>
      </w:r>
      <w:r w:rsidR="0030322E">
        <w:t>cold</w:t>
      </w:r>
      <w:r w:rsidR="0030322E" w:rsidRPr="00755BBE">
        <w:t xml:space="preserve"> </w:t>
      </w:r>
      <w:r w:rsidR="00F26F11">
        <w:t>thermal conditions</w:t>
      </w:r>
      <w:r w:rsidR="00F26F11" w:rsidRPr="00755BBE">
        <w:t xml:space="preserve"> </w:t>
      </w:r>
      <w:r w:rsidRPr="00755BBE">
        <w:t>have a negative impact</w:t>
      </w:r>
      <w:r>
        <w:t xml:space="preserve"> on sleep outcomes</w:t>
      </w:r>
      <w:r>
        <w:fldChar w:fldCharType="begin"/>
      </w:r>
      <w:r w:rsidR="00105E3B">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t xml:space="preserve">. </w:t>
      </w:r>
      <w:r w:rsidR="00C662FF">
        <w:t>Feeling too warm</w:t>
      </w:r>
      <w:r>
        <w:t xml:space="preserve"> during sleep increases wakefulness and decreases time in shortwave sleep prominent in the initial sleep segments, and rapid eye movement (REM) </w:t>
      </w:r>
      <w:r w:rsidR="00227E88">
        <w:t xml:space="preserve">sleep </w:t>
      </w:r>
      <w:r>
        <w:t>in the later stages</w:t>
      </w:r>
      <w:r>
        <w:fldChar w:fldCharType="begin"/>
      </w:r>
      <w:r w:rsidR="004749BE">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wakefulness.","container-title":"Sleep","DOI":"10.1093/sleep/22.6.767","ISSN":"1550-9109","issue":"6","language":"en","page":"767-773","source":"DOI.org (Crossref)","title":"Effects of Humid Heat Exposure on Human Sleep Stages and Body Temperature.","URL":"https://academic.oup.com/sleep/article/22/6/767/2729947/Effects-of-Humid-Heat-Exposure-on-Human-Sleep","volume":"22","author":[{"family":"Okamoto-Mizuno","given":"Kazue"}],"accessed":{"date-parts":[["2021",8,2]]},"issued":{"date-parts":[["1999",9,1]]}}}],"schema":"https://github.com/citation-style-language/schema/raw/master/csl-citation.json"} </w:instrText>
      </w:r>
      <w:r>
        <w:fldChar w:fldCharType="separate"/>
      </w:r>
      <w:r w:rsidR="00306945" w:rsidRPr="00306945">
        <w:rPr>
          <w:rFonts w:cs="Times New Roman"/>
          <w:vertAlign w:val="superscript"/>
        </w:rPr>
        <w:t>11</w:t>
      </w:r>
      <w:r>
        <w:fldChar w:fldCharType="end"/>
      </w:r>
      <w:r>
        <w:t xml:space="preserve">. </w:t>
      </w:r>
      <w:r w:rsidR="00C662FF">
        <w:t>Feeling too cold</w:t>
      </w:r>
      <w:r>
        <w:t xml:space="preserve"> during sleep primarily effects the later stages of sleep, where REM is dominant</w:t>
      </w:r>
      <w:r>
        <w:fldChar w:fldCharType="begin"/>
      </w:r>
      <w:r w:rsidR="00105E3B">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rsidR="007D0E8C">
        <w:t xml:space="preserve"> and significantly affects heart rate variability during sleep</w:t>
      </w:r>
      <w:r w:rsidR="007D0E8C">
        <w:fldChar w:fldCharType="begin"/>
      </w:r>
      <w:r w:rsidR="00105E3B">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rsidR="007D0E8C">
        <w:fldChar w:fldCharType="separate"/>
      </w:r>
      <w:r w:rsidR="00306945" w:rsidRPr="00306945">
        <w:rPr>
          <w:rFonts w:cs="Times New Roman"/>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306945" w:rsidRPr="00306945">
        <w:rPr>
          <w:rFonts w:cs="Times New Roman"/>
          <w:vertAlign w:val="superscript"/>
        </w:rPr>
        <w:t>13</w:t>
      </w:r>
      <w:r w:rsidR="007D0E8C">
        <w:fldChar w:fldCharType="end"/>
      </w:r>
      <w:r w:rsidR="007D0E8C">
        <w:t xml:space="preserve"> and in winter</w:t>
      </w:r>
      <w:r w:rsidR="007D0E8C">
        <w:fldChar w:fldCharType="begin"/>
      </w:r>
      <w:r w:rsidR="00105E3B">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URL":"https://www.jacc.org/doi/full/10.1016/S0735-1097%2899%2900137-0","volume":"33","author":[{"family":"Sheth","given":"Tej"},{"family":"Nair","given":"Cyril"},{"family":"Muller","given":"James"},{"family":"Yusuf","given":"Salim"}],"accessed":{"date-parts":[["2021",8,2]]},"issued":{"date-parts":[["1999",6,1]]}}}],"schema":"https://github.com/citation-style-language/schema/raw/master/csl-citation.json"} </w:instrText>
      </w:r>
      <w:r w:rsidR="007D0E8C">
        <w:fldChar w:fldCharType="separate"/>
      </w:r>
      <w:r w:rsidR="00306945" w:rsidRPr="00306945">
        <w:rPr>
          <w:rFonts w:cs="Times New Roman"/>
          <w:vertAlign w:val="superscript"/>
        </w:rPr>
        <w:t>14</w:t>
      </w:r>
      <w:r w:rsidR="007D0E8C">
        <w:fldChar w:fldCharType="end"/>
      </w:r>
      <w:r w:rsidR="007D0E8C">
        <w:t>.</w:t>
      </w:r>
      <w:r>
        <w:t xml:space="preserve"> </w:t>
      </w:r>
      <w:r w:rsidR="007D0E8C">
        <w:t xml:space="preserve">The negative effect can be compensated with bedding insulation, for example, </w:t>
      </w:r>
      <w:r w:rsidR="009D11BF">
        <w:t>one</w:t>
      </w:r>
      <w:r w:rsidR="007D0E8C">
        <w:t xml:space="preserve"> study </w:t>
      </w:r>
      <w:r>
        <w:t>report</w:t>
      </w:r>
      <w:r w:rsidR="009D11BF">
        <w:t>ed</w:t>
      </w:r>
      <w:r>
        <w:t xml:space="preserve"> no significant reduction in sleep quality in ambient temperatures as low as 3°C due to bed covers maintaining a near constant bed </w:t>
      </w:r>
      <w:r w:rsidR="00836915">
        <w:t>thermal environment</w:t>
      </w:r>
      <w:r>
        <w:fldChar w:fldCharType="begin"/>
      </w:r>
      <w:r w:rsidR="00105E3B">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fldChar w:fldCharType="separate"/>
      </w:r>
      <w:r w:rsidR="00306945" w:rsidRPr="00306945">
        <w:rPr>
          <w:rFonts w:cs="Times New Roman"/>
          <w:vertAlign w:val="superscript"/>
        </w:rPr>
        <w:t>12</w:t>
      </w:r>
      <w:r>
        <w:fldChar w:fldCharType="end"/>
      </w:r>
      <w:r>
        <w:t xml:space="preserve">. </w:t>
      </w:r>
    </w:p>
    <w:p w14:paraId="7B6981EA" w14:textId="5B45EA1C" w:rsidR="00AF1157" w:rsidRDefault="004F7E72" w:rsidP="004F7E72">
      <w:r>
        <w:lastRenderedPageBreak/>
        <w:t xml:space="preserve">Despite the importance of the thermal environment to sleep, there are </w:t>
      </w:r>
      <w:r w:rsidR="00836915">
        <w:t xml:space="preserve">limited </w:t>
      </w:r>
      <w:r w:rsidR="00F00ED7">
        <w:t xml:space="preserve">building </w:t>
      </w:r>
      <w:r>
        <w:t>regulations or guidelines that specifically address the design temperature in sleeping environments. 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D37EB0">
        <w:instrText xml:space="preserve"> ADDIN ZOTERO_ITEM CSL_CITATION {"citationID":"JNNpV1FJ","properties":{"formattedCitation":"\\super 15\\nosupersub{}","plainCitation":"15","noteIndex":0},"citationItems":[{"id":"H0uZokVw/aJGTZeOi","uris":["http://zotero.org/users/4259226/items/3UII6DYL"],"itemData":{"id":674,"type":"book","publisher":"CIBSE","source":"Google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rsidR="00105E3B">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Lomas et al.</w:t>
      </w:r>
      <w:r>
        <w:fldChar w:fldCharType="begin"/>
      </w:r>
      <w:r w:rsidR="00105E3B">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also finds that the TM59 criterion suggests a much higher prevalence of overheating than was reported by the English Housing Surveys (EHS). </w:t>
      </w:r>
      <w:r w:rsidR="00FD64F3">
        <w:t>Lomas et al.</w:t>
      </w:r>
      <w:r w:rsidR="00FD64F3">
        <w:fldChar w:fldCharType="begin"/>
      </w:r>
      <w:r w:rsidR="00FD64F3">
        <w:instrText xml:space="preserve"> ADDIN ZOTERO_ITEM CSL_CITATION {"citationID":"ID24i6NR","properties":{"formattedCitation":"\\super 18\\nosupersub{}","plainCitation":"18","noteIndex":0},"citationItems":[{"id":1743,"uris":["http://zotero.org/users/4259226/items/55JWPL2L"],"itemData":{"id":1743,"type":"article-journal","abstract":"Adequate sleep is crucial to human health and well-being and elevated night-time temperatures can degrade sleep quality. European countries with temperate climates use temperature thresholds between 25°C and 28°C to identify homes that are overheated. The current UK bedroom threshold of 26°C, is based on one small study, which is now over 45 years old. An extensive literature review indicated that with modern summertime bedding and bedwear, which enables body coverage to be easily adjusted, thermal comfort can be achieved for night-time bedroom temperatures up to approximately 29°C. Temperatures measured in 591 bedrooms during England’s hottest ever summer, 2018, are re-analysed. The prevalences of night-time overheating generated by alternative criteria are compared with the prevalences generated by the established adaptive overheating criterion. Comparisons are made for homes with different dwelling and household characteristics. Finally, a new overheating criterion is proposed based on the mean night-time bedroom temperature, with thresholds between 26°C and 29°C depending on the application of the criterion. The allowable exceedance of the chosen threshold is limited to seven nights between May and September. Adopting thresholds of 27°C for vulnerable households and 28°C for others, 23% (5.5 million) of the main bedrooms in English homes were deemed to be overheated in the hot summer of 2018, far fewer than the 69% obtained using the current UK bedroom criterion. Irrespective of the threshold chosen, there were clear, consistent and significant differences in overheating prevalence depending on dwelling and household characteristics. The proposed new overheating criterion is applicable to unconditioned bedrooms in temperate regions. It seeks to strike a balance between the risk that hot bedrooms will be air-conditioned and the risk of temperatures detrimental to a “good nights’ sleep”.\nPractical Application\nA new overheating criterion is proposed to identify overheated bedrooms. It adopts the familiar format of a temperature threshold and an allowable exceedance. It is applicable in temperate climates when people are asleep in unconditioned bedrooms. The criterion is intended to aid the interpretation of night-time temperatures predicted by dynamic thermal models and temperature measurements in existing bedrooms. It is applicable to individuals of different heat sensitivity, the design of new homes or the refurbishment of existing homes. With further testing and refinement, it offers a credible replacement to the existing UK bedroom criterion given in CIBSE Guide A, TM59 and in other guides. It can thus underpin the new overheating regulations, Part O, for the design of new dwellings in England.","container-title":"Building Services Engineering Research and Technology","DOI":"10.1177/01436244231183113","ISSN":"0143-6244","issue":"5","language":"en","note":"publisher: SAGE Publications Ltd STM","page":"485-517","source":"SAGE Journals","title":"An overheating criterion for bedrooms in temperate climates: Derivation and application","title-short":"An overheating criterion for bedrooms in temperate climates","URL":"https://doi.org/10.1177/01436244231183113","volume":"44","author":[{"family":"Lomas","given":"Kevin J"},{"family":"Li","given":"Matthew"}],"accessed":{"date-parts":[["2023",12,13]]},"issued":{"date-parts":[["2023",9,1]]}}}],"schema":"https://github.com/citation-style-language/schema/raw/master/csl-citation.json"} </w:instrText>
      </w:r>
      <w:r w:rsidR="00FD64F3">
        <w:fldChar w:fldCharType="separate"/>
      </w:r>
      <w:r w:rsidR="00FD64F3" w:rsidRPr="00FD64F3">
        <w:rPr>
          <w:rFonts w:cs="Times New Roman"/>
          <w:vertAlign w:val="superscript"/>
        </w:rPr>
        <w:t>18</w:t>
      </w:r>
      <w:r w:rsidR="00FD64F3">
        <w:fldChar w:fldCharType="end"/>
      </w:r>
      <w:r w:rsidR="00FD64F3">
        <w:t xml:space="preserve"> recently extended this survey analysis to derive new overheating criteria between </w:t>
      </w:r>
      <w:r w:rsidR="00FD64F3" w:rsidRPr="00FD64F3">
        <w:t>26°C and 29°C</w:t>
      </w:r>
      <w:r w:rsidR="00FD64F3">
        <w:t>.</w:t>
      </w:r>
    </w:p>
    <w:p w14:paraId="6699761D" w14:textId="6EBB1AFA" w:rsidR="00AE081B" w:rsidRDefault="00AE081B" w:rsidP="004F7E72">
      <w:r>
        <w:t xml:space="preserve">Public health agencies have a role in communicating evidence-based guidelines on coping with extreme </w:t>
      </w:r>
      <w:r w:rsidR="00693711">
        <w:t>temperatures</w:t>
      </w:r>
      <w:r>
        <w:t>. Currently</w:t>
      </w:r>
      <w:r w:rsidR="00A6530B">
        <w:t>,</w:t>
      </w:r>
      <w:r>
        <w:t xml:space="preserve"> </w:t>
      </w:r>
      <w:r w:rsidR="00693711">
        <w:t>most public health</w:t>
      </w:r>
      <w:r>
        <w:t xml:space="preserve"> guid</w:t>
      </w:r>
      <w:r w:rsidR="00A6530B">
        <w:t>ance</w:t>
      </w:r>
      <w:r w:rsidR="00693711">
        <w:t xml:space="preserve"> focus</w:t>
      </w:r>
      <w:r w:rsidR="00A6530B">
        <w:t>es</w:t>
      </w:r>
      <w:r>
        <w:t xml:space="preserve"> on preventing adverse health effects from overheating</w:t>
      </w:r>
      <w:r w:rsidR="00AB3AD3">
        <w:fldChar w:fldCharType="begin"/>
      </w:r>
      <w:r w:rsidR="00FD64F3">
        <w:instrText xml:space="preserve"> ADDIN ZOTERO_ITEM CSL_CITATION {"citationID":"QWCvGwAR","properties":{"formattedCitation":"\\super 19\\uc0\\u8211{}22\\nosupersub{}","plainCitation":"19–22","noteIndex":0},"citationItems":[{"id":1528,"uris":["http://zotero.org/users/4259226/items/WIAYISIU"],"itemData":{"id":1528,"type":"report","abstract":"The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FD64F3" w:rsidRPr="00FD64F3">
        <w:rPr>
          <w:rFonts w:cs="Times New Roman"/>
          <w:vertAlign w:val="superscript"/>
        </w:rPr>
        <w:t>19–22</w:t>
      </w:r>
      <w:r w:rsidR="00AB3AD3">
        <w:fldChar w:fldCharType="end"/>
      </w:r>
      <w:r w:rsidR="00C12724">
        <w:t>.</w:t>
      </w:r>
      <w:r w:rsidR="00AB3AD3">
        <w:t xml:space="preserve"> With regards to the home and personal adaptations, these guidelines are often limited to </w:t>
      </w:r>
      <w:r w:rsidR="008273CF">
        <w:t>reducing</w:t>
      </w:r>
      <w:r w:rsidR="006E4A2D">
        <w:t xml:space="preserve"> use of internal heat gains like ovens and lights</w:t>
      </w:r>
      <w:r w:rsidR="00AB3AD3">
        <w:t xml:space="preserve">, opening windows at night </w:t>
      </w:r>
      <w:r w:rsidR="008273CF">
        <w:t>(</w:t>
      </w:r>
      <w:r w:rsidR="00AB3AD3">
        <w:t>if safe</w:t>
      </w:r>
      <w:r w:rsidR="008273CF">
        <w:t>)</w:t>
      </w:r>
      <w:r w:rsidR="00AB3AD3">
        <w:t>, using air-conditioning, staying hydrated, and dressing in light clothing.</w:t>
      </w:r>
      <w:r w:rsidR="00C12724">
        <w:t xml:space="preserve"> </w:t>
      </w:r>
      <w:r w:rsidR="00F00ED7">
        <w:t xml:space="preserve">Fewer </w:t>
      </w:r>
      <w:r w:rsidR="006E4A2D">
        <w:t>agencies</w:t>
      </w:r>
      <w:r w:rsidR="00F00ED7">
        <w:t xml:space="preserve"> provide guidelines on preventing adverse health effects fro</w:t>
      </w:r>
      <w:r w:rsidR="00AB3AD3">
        <w:t>m a winter power outage</w:t>
      </w:r>
      <w:r w:rsidR="000A1C92">
        <w:t xml:space="preserve"> or extreme cold</w:t>
      </w:r>
      <w:r w:rsidR="00644C33">
        <w:fldChar w:fldCharType="begin"/>
      </w:r>
      <w:r w:rsidR="00FD64F3">
        <w:instrText xml:space="preserve"> ADDIN ZOTERO_ITEM CSL_CITATION {"citationID":"AGHyavrx","properties":{"formattedCitation":"\\super 23,24\\nosupersub{}","plainCitation":"23,24","noteIndex":0},"citationItems":[{"id":1539,"uris":["http://zotero.org/users/4259226/items/JMS5PKQQ"],"itemData":{"id":1539,"type":"webpage","abstract":"What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FD64F3" w:rsidRPr="00FD64F3">
        <w:rPr>
          <w:rFonts w:cs="Times New Roman"/>
          <w:vertAlign w:val="superscript"/>
        </w:rPr>
        <w:t>23,24</w:t>
      </w:r>
      <w:r w:rsidR="00644C33">
        <w:fldChar w:fldCharType="end"/>
      </w:r>
      <w:r w:rsidR="00F00ED7">
        <w:t>.</w:t>
      </w:r>
      <w:r w:rsidR="00644C33">
        <w:t xml:space="preserve"> </w:t>
      </w:r>
      <w:r w:rsidR="00A32F49">
        <w:t>G</w:t>
      </w:r>
      <w:r w:rsidR="00644C33">
        <w:t>uidance with regards to the home and personal adaptations focuses</w:t>
      </w:r>
      <w:r w:rsidR="00A32F49">
        <w:t xml:space="preserve"> on</w:t>
      </w:r>
      <w:r w:rsidR="009107BE">
        <w:t xml:space="preserve"> using gas-powered generators with caution and dressing </w:t>
      </w:r>
      <w:r w:rsidR="00E1350B">
        <w:t>in warm layers</w:t>
      </w:r>
      <w:r w:rsidR="009107BE">
        <w:t>.</w:t>
      </w:r>
      <w:r w:rsidR="00F00ED7">
        <w:t xml:space="preserve"> In both cases, there are no specific guidelines on sleeping in extreme temperatures. </w:t>
      </w:r>
      <w:r w:rsidR="009107BE">
        <w:t xml:space="preserve">As a result, </w:t>
      </w:r>
      <w:r w:rsidR="00E1350B">
        <w:t>popular consumer publications attempt to fill this communication gap</w:t>
      </w:r>
      <w:r w:rsidR="00ED30A4">
        <w:t xml:space="preserve">, demonstrating public </w:t>
      </w:r>
      <w:r w:rsidR="008273CF">
        <w:t>interest in the topic</w:t>
      </w:r>
      <w:r w:rsidR="00E1350B">
        <w:t xml:space="preserve">, but their guidelines are often based on reader anecdotes and not on sound scientific research. </w:t>
      </w:r>
    </w:p>
    <w:p w14:paraId="65FBB6F1" w14:textId="0C49A08D" w:rsidR="00895731" w:rsidRDefault="004F7E72" w:rsidP="004F7E72">
      <w:pPr>
        <w:tabs>
          <w:tab w:val="left" w:pos="2970"/>
        </w:tabs>
      </w:pPr>
      <w:r>
        <w:t xml:space="preserve">Conventional heating, ventilation, and air conditioning (HVAC) systems are a common </w:t>
      </w:r>
      <w:r w:rsidR="005D436F">
        <w:t xml:space="preserve">and effective </w:t>
      </w:r>
      <w:r>
        <w:t xml:space="preserve">way to regulate the </w:t>
      </w:r>
      <w:r w:rsidR="00F26F11">
        <w:t xml:space="preserve">thermal conditions </w:t>
      </w:r>
      <w:r w:rsidR="0030322E">
        <w:t xml:space="preserve">inside </w:t>
      </w:r>
      <w:r>
        <w:t xml:space="preserve">residential buildings. </w:t>
      </w:r>
      <w:r w:rsidR="00840EF8">
        <w:t>Adoption of</w:t>
      </w:r>
      <w:r w:rsidR="005D436F">
        <w:t xml:space="preserve"> residential air conditioning </w:t>
      </w:r>
      <w:r w:rsidR="00895731">
        <w:t>correlates to a</w:t>
      </w:r>
      <w:r w:rsidR="005D436F">
        <w:t xml:space="preserve"> </w:t>
      </w:r>
      <w:r w:rsidR="00840EF8">
        <w:t xml:space="preserve">75% </w:t>
      </w:r>
      <w:r w:rsidR="005D436F">
        <w:t xml:space="preserve">reduction </w:t>
      </w:r>
      <w:r w:rsidR="00840EF8">
        <w:t>in</w:t>
      </w:r>
      <w:r w:rsidR="005D436F">
        <w:t xml:space="preserve"> </w:t>
      </w:r>
      <w:r w:rsidR="00840EF8">
        <w:t xml:space="preserve">heat-related </w:t>
      </w:r>
      <w:r w:rsidR="005D436F">
        <w:t xml:space="preserve">mortality </w:t>
      </w:r>
      <w:r w:rsidR="00840EF8">
        <w:t>in the U.S. since 1960</w:t>
      </w:r>
      <w:r w:rsidR="00E1350B">
        <w:fldChar w:fldCharType="begin"/>
      </w:r>
      <w:r w:rsidR="00FD64F3">
        <w:instrText xml:space="preserve"> ADDIN ZOTERO_ITEM CSL_CITATION {"citationID":"PHPLKJN7","properties":{"formattedCitation":"\\super 25\\nosupersub{}","plainCitation":"25","noteIndex":0},"citationItems":[{"id":556,"uris":["http://zotero.org/users/4259226/items/FEPX84IP"],"itemData":{"id":556,"type":"article-journal","abstract":"This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URL":"https://www.journals.uchicago.edu/doi/10.1086/684582","volume":"124","author":[{"family":"Barreca","given":"Alan"},{"family":"Clay","given":"Karen"},{"family":"Deschenes","given":"Olivier"},{"family":"Greenstone","given":"Michael"},{"family":"Shapiro","given":"Joseph S."}],"accessed":{"date-parts":[["2021",8,3]]},"issued":{"date-parts":[["2016",2,1]]}}}],"schema":"https://github.com/citation-style-language/schema/raw/master/csl-citation.json"} </w:instrText>
      </w:r>
      <w:r w:rsidR="00E1350B">
        <w:fldChar w:fldCharType="separate"/>
      </w:r>
      <w:r w:rsidR="00FD64F3" w:rsidRPr="00FD64F3">
        <w:rPr>
          <w:rFonts w:cs="Times New Roman"/>
          <w:vertAlign w:val="superscript"/>
        </w:rPr>
        <w:t>25</w:t>
      </w:r>
      <w:r w:rsidR="00E1350B">
        <w:fldChar w:fldCharType="end"/>
      </w:r>
      <w:r w:rsidR="005D436F">
        <w:t xml:space="preserve">. HVAC </w:t>
      </w:r>
      <w:r>
        <w:t>technologies have high penetration in the United States, where over 95% of homes have some form of space heating and 88% have some form of space cooling</w:t>
      </w:r>
      <w:r>
        <w:fldChar w:fldCharType="begin"/>
      </w:r>
      <w:r w:rsidR="00FD64F3">
        <w:instrText xml:space="preserve"> ADDIN ZOTERO_ITEM CSL_CITATION {"citationID":"CAUfy65c","properties":{"formattedCitation":"\\super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However, space heating and cooling </w:t>
      </w:r>
      <w:r w:rsidR="00840EF8">
        <w:t>are</w:t>
      </w:r>
      <w:r>
        <w:t xml:space="preserve"> energy intensive and historically represents over 50% of energy end use in residential buildings</w:t>
      </w:r>
      <w:r>
        <w:fldChar w:fldCharType="begin"/>
      </w:r>
      <w:r w:rsidR="00FD64F3">
        <w:instrText xml:space="preserve"> ADDIN ZOTERO_ITEM CSL_CITATION {"citationID":"ziCkyvlM","properties":{"formattedCitation":"\\super 27\\nosupersub{}","plainCitation":"27","noteIndex":0},"citationItems":[{"id":390,"uris":["http://zotero.org/users/4259226/items/DL77EXMZ"],"itemData":{"id":390,"type":"report","event-place":"Washington,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fldChar w:fldCharType="separate"/>
      </w:r>
      <w:r w:rsidR="00FD64F3" w:rsidRPr="00FD64F3">
        <w:rPr>
          <w:rFonts w:cs="Times New Roman"/>
          <w:vertAlign w:val="superscript"/>
        </w:rPr>
        <w:t>27</w:t>
      </w:r>
      <w:r>
        <w:fldChar w:fldCharType="end"/>
      </w:r>
      <w:r>
        <w:t>.</w:t>
      </w:r>
      <w:r w:rsidR="007676DE">
        <w:t xml:space="preserve"> An average U.S. home of approximately 170 m</w:t>
      </w:r>
      <w:r w:rsidR="007676DE">
        <w:rPr>
          <w:vertAlign w:val="superscript"/>
        </w:rPr>
        <w:t>2</w:t>
      </w:r>
      <w:r w:rsidR="007676DE">
        <w:t xml:space="preserve"> </w:t>
      </w:r>
      <w:r w:rsidR="007676DE">
        <w:fldChar w:fldCharType="begin"/>
      </w:r>
      <w:r w:rsidR="007676DE">
        <w:instrText xml:space="preserve"> ADDIN ZOTERO_ITEM CSL_CITATION {"citationID":"lRs8dKgt","properties":{"formattedCitation":"\\super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7676DE">
        <w:fldChar w:fldCharType="separate"/>
      </w:r>
      <w:r w:rsidR="007676DE" w:rsidRPr="007676DE">
        <w:rPr>
          <w:rFonts w:cs="Times New Roman"/>
          <w:vertAlign w:val="superscript"/>
        </w:rPr>
        <w:t>26</w:t>
      </w:r>
      <w:r w:rsidR="007676DE">
        <w:fldChar w:fldCharType="end"/>
      </w:r>
      <w:r w:rsidR="007676DE">
        <w:t xml:space="preserve"> will require a 3 ton air conditioner</w:t>
      </w:r>
      <w:r w:rsidR="007676DE">
        <w:fldChar w:fldCharType="begin"/>
      </w:r>
      <w:r w:rsidR="007676DE">
        <w:instrText xml:space="preserve"> ADDIN ZOTERO_ITEM CSL_CITATION {"citationID":"FMLNvYef","properties":{"formattedCitation":"\\super 28\\nosupersub{}","plainCitation":"28","noteIndex":0},"citationItems":[{"id":1757,"uris":["http://zotero.org/users/4259226/items/GPWRVZND"],"itemData":{"id":1757,"type":"webpage","abstract":"AC Masters, here! Today, we go over our guide to HVAC units. The details on types and sizes are discussed in detail. Give us a call!","container-title":"A/C Masters Heating &amp; Air Conditioning Inc.","language":"en-US","title":"HVAC Units: a Guide to Types and Sizes","title-short":"HVAC Units","URL":"https://acmasters.com/a-guide-to-hvac-unit-types-sizes/","author":[{"family":"A/C Masters","given":""}],"accessed":{"date-parts":[["2023",12,20]]},"issued":{"date-parts":[["2019",6,26]]}}}],"schema":"https://github.com/citation-style-language/schema/raw/master/csl-citation.json"} </w:instrText>
      </w:r>
      <w:r w:rsidR="007676DE">
        <w:fldChar w:fldCharType="separate"/>
      </w:r>
      <w:r w:rsidR="007676DE" w:rsidRPr="007676DE">
        <w:rPr>
          <w:rFonts w:cs="Times New Roman"/>
          <w:vertAlign w:val="superscript"/>
        </w:rPr>
        <w:t>28</w:t>
      </w:r>
      <w:r w:rsidR="007676DE">
        <w:fldChar w:fldCharType="end"/>
      </w:r>
      <w:r w:rsidR="00895731">
        <w:t xml:space="preserve"> </w:t>
      </w:r>
      <w:r w:rsidR="007676DE">
        <w:t>and a 70,000 B</w:t>
      </w:r>
      <w:r w:rsidR="00B44D84">
        <w:t>tu</w:t>
      </w:r>
      <w:r w:rsidR="007676DE">
        <w:t>/h gas furnace</w:t>
      </w:r>
      <w:r w:rsidR="007676DE">
        <w:fldChar w:fldCharType="begin"/>
      </w:r>
      <w:r w:rsidR="007676DE">
        <w:instrText xml:space="preserve"> ADDIN ZOTERO_ITEM CSL_CITATION {"citationID":"HvGXSWGK","properties":{"formattedCitation":"\\super 29\\nosupersub{}","plainCitation":"29","noteIndex":0},"citationItems":[{"id":1759,"uris":["http://zotero.org/users/4259226/items/UQPDQGVP"],"itemData":{"id":1759,"type":"webpage","abstract":"Our furnace size calculator asks where you live, how old your home is, and how many square feet it is, then tells you how many BTUs you need.","container-title":"Modernize","language":"en-US","title":"2023 Furnace Size Calculator | What Size Furnace Do I Need?","URL":"https://modernize.com/hvac/heating-repair-installation/furnace/furnace-size-calculator","author":[{"family":"Modernize Home Services","given":""}],"accessed":{"date-parts":[["2023",12,20]]},"issued":{"literal":"n.d."}}}],"schema":"https://github.com/citation-style-language/schema/raw/master/csl-citation.json"} </w:instrText>
      </w:r>
      <w:r w:rsidR="007676DE">
        <w:fldChar w:fldCharType="separate"/>
      </w:r>
      <w:r w:rsidR="007676DE" w:rsidRPr="007676DE">
        <w:rPr>
          <w:rFonts w:cs="Times New Roman"/>
          <w:vertAlign w:val="superscript"/>
        </w:rPr>
        <w:t>29</w:t>
      </w:r>
      <w:r w:rsidR="007676DE">
        <w:fldChar w:fldCharType="end"/>
      </w:r>
      <w:r w:rsidR="007676DE">
        <w:t xml:space="preserve">. This equates to </w:t>
      </w:r>
      <w:r w:rsidR="00290AB3">
        <w:t xml:space="preserve">a power draw of </w:t>
      </w:r>
      <w:r w:rsidR="007676DE">
        <w:t xml:space="preserve">around 10 kW </w:t>
      </w:r>
      <w:r w:rsidR="001A5768">
        <w:t>and</w:t>
      </w:r>
      <w:r w:rsidR="007676DE">
        <w:t xml:space="preserve"> 21 kW for </w:t>
      </w:r>
      <w:r w:rsidR="001A5768">
        <w:t xml:space="preserve">centralized cooling and </w:t>
      </w:r>
      <w:r w:rsidR="007676DE">
        <w:t>heating</w:t>
      </w:r>
      <w:r w:rsidR="001A5768">
        <w:t xml:space="preserve"> respectively</w:t>
      </w:r>
      <w:r w:rsidR="007676DE">
        <w:t xml:space="preserve">. </w:t>
      </w:r>
      <w:r w:rsidR="00840EF8">
        <w:t>For comparison, t</w:t>
      </w:r>
      <w:r w:rsidR="00D37E0D">
        <w:t xml:space="preserve">he power rating of a portable or window air conditioning unit </w:t>
      </w:r>
      <w:r w:rsidR="00615859">
        <w:t xml:space="preserve">can be as high as </w:t>
      </w:r>
      <w:r w:rsidR="00D37E0D">
        <w:t>4.8 kW</w:t>
      </w:r>
      <w:r w:rsidR="00D37E0D">
        <w:fldChar w:fldCharType="begin"/>
      </w:r>
      <w:r w:rsidR="00615859">
        <w:instrText xml:space="preserve"> ADDIN ZOTERO_ITEM CSL_CITATION {"citationID":"PY2b3aKr","properties":{"formattedCitation":"\\super 30\\nosupersub{}","plainCitation":"30","noteIndex":0},"citationItems":[{"id":1747,"uris":["http://zotero.org/users/4259226/items/T9RFS6NS"],"itemData":{"id":1747,"type":"webpage","abstract":"The Koldfront 25,000 BTU Heat/Cool Window Air Conditioner (WAC25001W) can service a space up to 1,500 sq. ft. with cool air during the warm summer months and heat during the winter. This air conditioner","container-title":"The Home Depot","genre":"Consumer catalog","language":"en","title":"Koldfront 25,000 BTU 230V Window Air Conditioner Cools 1500 Sq. Ft. with Heater and Remote in White WAC25001W","URL":"https://www.homedepot.com/p/Koldfront-25-000-BTU-230V-Window-Air-Conditioner-Cools-1500-Sq-Ft-with-Heater-and-Remote-in-White-WAC25001W/309204561","author":[{"family":"Home Depot","given":""}],"accessed":{"date-parts":[["2023",12,18]]},"issued":{"date-parts":[["2023",12,18]]}},"label":"page"}],"schema":"https://github.com/citation-style-language/schema/raw/master/csl-citation.json"} </w:instrText>
      </w:r>
      <w:r w:rsidR="00D37E0D">
        <w:fldChar w:fldCharType="separate"/>
      </w:r>
      <w:r w:rsidR="00615859" w:rsidRPr="00615859">
        <w:rPr>
          <w:rFonts w:cs="Times New Roman"/>
          <w:vertAlign w:val="superscript"/>
        </w:rPr>
        <w:t>30</w:t>
      </w:r>
      <w:r w:rsidR="00D37E0D">
        <w:fldChar w:fldCharType="end"/>
      </w:r>
      <w:r w:rsidR="00D37E0D">
        <w:t xml:space="preserve"> and that of a portable space heater </w:t>
      </w:r>
      <w:r w:rsidR="00615859">
        <w:t xml:space="preserve">can be up to </w:t>
      </w:r>
      <w:r w:rsidR="00D37E0D">
        <w:t>1.5 kW</w:t>
      </w:r>
      <w:r w:rsidR="00D37E0D">
        <w:fldChar w:fldCharType="begin"/>
      </w:r>
      <w:r w:rsidR="00615859">
        <w:instrText xml:space="preserve"> ADDIN ZOTERO_ITEM CSL_CITATION {"citationID":"so8btiAV","properties":{"formattedCitation":"\\super 31\\nosupersub{}","plainCitation":"31","noteIndex":0},"citationItems":[{"id":291,"uris":["http://zotero.org/users/4259226/items/564UIVLI"],"itemData":{"id":291,"type":"thesis","abstract":"There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sidR="00D37E0D">
        <w:fldChar w:fldCharType="separate"/>
      </w:r>
      <w:r w:rsidR="00615859" w:rsidRPr="00615859">
        <w:rPr>
          <w:rFonts w:cs="Times New Roman"/>
          <w:vertAlign w:val="superscript"/>
        </w:rPr>
        <w:t>31</w:t>
      </w:r>
      <w:r w:rsidR="00D37E0D">
        <w:fldChar w:fldCharType="end"/>
      </w:r>
      <w:r w:rsidR="00840EF8">
        <w:t>, but these are designed for much smaller space volumes, like a single room</w:t>
      </w:r>
      <w:r w:rsidR="00D37E0D">
        <w:t>.</w:t>
      </w:r>
      <w:r w:rsidR="00F94423">
        <w:t xml:space="preserve"> </w:t>
      </w:r>
      <w:r>
        <w:t>In a survey of New York City residents, 91% of respondents with air conditioning at home had it installed in their bedroom</w:t>
      </w:r>
      <w:r>
        <w:fldChar w:fldCharType="begin"/>
      </w:r>
      <w:r w:rsidR="00615859">
        <w:instrText xml:space="preserve"> ADDIN ZOTERO_ITEM CSL_CITATION {"citationID":"JiDqKviZ","properties":{"formattedCitation":"\\super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615859" w:rsidRPr="00615859">
        <w:rPr>
          <w:rFonts w:cs="Times New Roman"/>
          <w:vertAlign w:val="superscript"/>
        </w:rPr>
        <w:t>32</w:t>
      </w:r>
      <w:r>
        <w:fldChar w:fldCharType="end"/>
      </w:r>
      <w:r>
        <w:t>. Bedroom air conditioning is especially energy intensive because it typically operates continuously throughout the night.</w:t>
      </w:r>
      <w:r w:rsidRPr="005927FD">
        <w:t xml:space="preserve"> </w:t>
      </w:r>
      <w:r>
        <w:t>Survey data has recorded this behavior in New York City</w:t>
      </w:r>
      <w:r>
        <w:fldChar w:fldCharType="begin"/>
      </w:r>
      <w:r w:rsidR="00615859">
        <w:instrText xml:space="preserve"> ADDIN ZOTERO_ITEM CSL_CITATION {"citationID":"4J7hTJlT","properties":{"formattedCitation":"\\super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615859" w:rsidRPr="00615859">
        <w:rPr>
          <w:rFonts w:cs="Times New Roman"/>
          <w:vertAlign w:val="superscript"/>
        </w:rPr>
        <w:t>32</w:t>
      </w:r>
      <w:r>
        <w:fldChar w:fldCharType="end"/>
      </w:r>
      <w:r>
        <w:t>, Hong Kong</w:t>
      </w:r>
      <w:r>
        <w:fldChar w:fldCharType="begin"/>
      </w:r>
      <w:r w:rsidR="00615859">
        <w:instrText xml:space="preserve"> ADDIN ZOTERO_ITEM CSL_CITATION {"citationID":"70W0VCEY","properties":{"formattedCitation":"\\super 33\\nosupersub{}","plainCitation":"33","noteIndex":0},"citationItems":[{"id":502,"uris":["http://zotero.org/users/4259226/items/CJYQZK26"],"itemData":{"id":502,"type":"article-journal","abstract":"This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URL":"https://linkinghub.elsevier.com/retrieve/pii/S0378778806000934","volume":"38","author":[{"family":"Lin","given":"Zhongping"},{"family":"Deng","given":"Shiming"}],"accessed":{"date-parts":[["2022",5,19]]},"issued":{"date-parts":[["2006",11]]}}}],"schema":"https://github.com/citation-style-language/schema/raw/master/csl-citation.json"} </w:instrText>
      </w:r>
      <w:r>
        <w:fldChar w:fldCharType="separate"/>
      </w:r>
      <w:r w:rsidR="00615859" w:rsidRPr="00615859">
        <w:rPr>
          <w:rFonts w:cs="Times New Roman"/>
          <w:vertAlign w:val="superscript"/>
        </w:rPr>
        <w:t>33</w:t>
      </w:r>
      <w:r>
        <w:fldChar w:fldCharType="end"/>
      </w:r>
      <w:r>
        <w:t>, China</w:t>
      </w:r>
      <w:r>
        <w:fldChar w:fldCharType="begin"/>
      </w:r>
      <w:r w:rsidR="00615859">
        <w:instrText xml:space="preserve"> ADDIN ZOTERO_ITEM CSL_CITATION {"citationID":"Z8oOJ6LK","properties":{"formattedCitation":"\\super 34\\nosupersub{}","plainCitation":"34","noteIndex":0},"citationItems":[{"id":501,"uris":["http://zotero.org/users/4259226/items/RQ3PIRY6"],"itemData":{"id":501,"type":"article-journal","container-title":"Energy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URL":"https://linkinghub.elsevier.com/retrieve/pii/S0378778818307199","volume":"174","author":[{"family":"An","given":"Jingjing"},{"family":"Yan","given":"Da"},{"family":"Hong","given":"Tianzhen"}],"accessed":{"date-parts":[["2022",5,19]]},"issued":{"date-parts":[["2018",9]]}}}],"schema":"https://github.com/citation-style-language/schema/raw/master/csl-citation.json"} </w:instrText>
      </w:r>
      <w:r>
        <w:fldChar w:fldCharType="separate"/>
      </w:r>
      <w:r w:rsidR="00615859" w:rsidRPr="00615859">
        <w:rPr>
          <w:rFonts w:cs="Times New Roman"/>
          <w:vertAlign w:val="superscript"/>
        </w:rPr>
        <w:t>34</w:t>
      </w:r>
      <w:r>
        <w:fldChar w:fldCharType="end"/>
      </w:r>
      <w:r>
        <w:t>, and Singapore</w:t>
      </w:r>
      <w:r>
        <w:fldChar w:fldCharType="begin"/>
      </w:r>
      <w:r w:rsidR="00615859">
        <w:instrText xml:space="preserve"> ADDIN ZOTERO_ITEM CSL_CITATION {"citationID":"zGJy5UGA","properties":{"formattedCitation":"\\super 35\\nosupersub{}","plainCitation":"35","noteIndex":0},"citationItems":[{"id":503,"uris":["http://zotero.org/users/4259226/items/TV76JWWA"],"itemData":{"id":503,"type":"article-journal","abstract":"The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URL":"https://linkinghub.elsevier.com/retrieve/pii/S0360132311000904","volume":"46","author":[{"family":"Sekhar","given":"S.C."},{"family":"Goh","given":"S.E."}],"accessed":{"date-parts":[["2022",5,19]]},"issued":{"date-parts":[["2011",10]]}}}],"schema":"https://github.com/citation-style-language/schema/raw/master/csl-citation.json"} </w:instrText>
      </w:r>
      <w:r>
        <w:fldChar w:fldCharType="separate"/>
      </w:r>
      <w:r w:rsidR="00615859" w:rsidRPr="00615859">
        <w:rPr>
          <w:rFonts w:cs="Times New Roman"/>
          <w:vertAlign w:val="superscript"/>
        </w:rPr>
        <w:t>35</w:t>
      </w:r>
      <w:r>
        <w:fldChar w:fldCharType="end"/>
      </w:r>
      <w:r>
        <w:t xml:space="preserve">. This indicates a priority for comfortable sleeping environments in many different contexts. </w:t>
      </w:r>
    </w:p>
    <w:p w14:paraId="418E2812" w14:textId="29F98F50" w:rsidR="004F7E72" w:rsidRDefault="004F7E72" w:rsidP="004F7E72">
      <w:pPr>
        <w:tabs>
          <w:tab w:val="left" w:pos="2970"/>
        </w:tabs>
      </w:pPr>
      <w:r>
        <w:t>Yet HVAC systems are cost-prohibitive for many households. Over a quarter of the 123.5 million households in the U.S. report energy insecurity, which may result in leaving the home at uncomfortable temperatures (12.2 million households), receiving a disconnect or delivery stop notice (12.4 million households), or unable to use heating (5.1 million households) or air-conditioning equipment (6.4 million households)</w:t>
      </w:r>
      <w:r>
        <w:fldChar w:fldCharType="begin"/>
      </w:r>
      <w:r w:rsidR="00FD64F3">
        <w:instrText xml:space="preserve"> ADDIN ZOTERO_ITEM CSL_CITATION {"citationID":"QOLnWbRM","properties":{"formattedCitation":"\\super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When taking a broader world view, access to </w:t>
      </w:r>
      <w:r>
        <w:lastRenderedPageBreak/>
        <w:t xml:space="preserve">HVAC systems as well as reliable and affordable energy is </w:t>
      </w:r>
      <w:r w:rsidR="00355BEE">
        <w:t>limited to only a part of the world population</w:t>
      </w:r>
      <w:r>
        <w:t>. According to the International Energy Agency (IEA)’s report on the future of cooling, of the 2.8 billion people living in the hottest parts of the world, only 8% currently have access to air conditioning</w:t>
      </w:r>
      <w:r>
        <w:fldChar w:fldCharType="begin"/>
      </w:r>
      <w:r w:rsidR="00615859">
        <w:instrText xml:space="preserve"> ADDIN ZOTERO_ITEM CSL_CITATION {"citationID":"YOANzYEF","properties":{"formattedCitation":"\\super 36\\nosupersub{}","plainCitation":"36","noteIndex":0},"citationItems":[{"id":"H0uZokVw/2pPxvqax","uris":["http://zotero.org/users/4259226/items/ICUCU7D6"],"itemData":{"id":1464,"type":"article-journal","language":"en","page":"92","source":"Zotero","title":"The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615859" w:rsidRPr="00615859">
        <w:rPr>
          <w:rFonts w:cs="Times New Roman"/>
          <w:vertAlign w:val="superscript"/>
        </w:rPr>
        <w:t>36</w:t>
      </w:r>
      <w:r>
        <w:fldChar w:fldCharType="end"/>
      </w:r>
      <w:r>
        <w:t xml:space="preserve">. </w:t>
      </w:r>
    </w:p>
    <w:p w14:paraId="05A4167B" w14:textId="159018B7"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rsidR="00615859">
        <w:instrText xml:space="preserve"> ADDIN ZOTERO_ITEM CSL_CITATION {"citationID":"MBuII3Ef","properties":{"formattedCitation":"\\super 37\\nosupersub{}","plainCitation":"37","noteIndex":0},"citationItems":[{"id":82,"uris":["http://zotero.org/users/4259226/items/X8I8KYYS"],"itemData":{"id":82,"type":"article-journal","abstract":"The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index","URL":"https://onlinelibrary.wiley.com/doi/abs/10.1111/gcb.15336","volume":"26","author":[{"family":"Cox","given":"Daniel T. C."},{"family":"Maclean","given":"Ilya M. D."},{"family":"Gardner","given":"Alexandra S."},{"family":"Gaston","given":"Kevin J."}],"accessed":{"date-parts":[["2021",7,22]]},"issued":{"date-parts":[["2020"]]}}}],"schema":"https://github.com/citation-style-language/schema/raw/master/csl-citation.json"} </w:instrText>
      </w:r>
      <w:r>
        <w:fldChar w:fldCharType="separate"/>
      </w:r>
      <w:r w:rsidR="00615859" w:rsidRPr="00615859">
        <w:rPr>
          <w:rFonts w:cs="Times New Roman"/>
          <w:vertAlign w:val="superscript"/>
        </w:rPr>
        <w:t>37</w:t>
      </w:r>
      <w:r>
        <w:fldChar w:fldCharType="end"/>
      </w:r>
      <w:r>
        <w:t xml:space="preserve"> means nighttime temperatures are warming faster than daytime temperatures</w:t>
      </w:r>
      <w:r w:rsidRPr="005927FD">
        <w:t xml:space="preserve"> </w:t>
      </w:r>
      <w:r>
        <w:t>in much of the world</w:t>
      </w:r>
      <w:r w:rsidR="0030322E">
        <w:t>,</w:t>
      </w:r>
      <w:r w:rsidR="00B07C94">
        <w:t xml:space="preserve"> </w:t>
      </w:r>
      <w:r w:rsidR="00895731">
        <w:t>which</w:t>
      </w:r>
      <w:r w:rsidR="00B07C94">
        <w:t xml:space="preserve"> could</w:t>
      </w:r>
      <w:r w:rsidR="00895731">
        <w:t xml:space="preserve"> especially</w:t>
      </w:r>
      <w:r w:rsidR="00B07C94">
        <w:t xml:space="preserve"> be a problem in </w:t>
      </w:r>
      <w:r w:rsidR="00895731">
        <w:t xml:space="preserve">cooling dominated </w:t>
      </w:r>
      <w:r w:rsidR="00B07C94">
        <w:t>climates</w:t>
      </w:r>
      <w:r>
        <w:t xml:space="preserve">. </w:t>
      </w:r>
      <w:r w:rsidR="00B07C94">
        <w:t>A</w:t>
      </w:r>
      <w:r>
        <w:t>typically warm nighttime temperatures are associated with elevated mortality</w:t>
      </w:r>
      <w:r>
        <w:fldChar w:fldCharType="begin"/>
      </w:r>
      <w:r w:rsidR="00615859">
        <w:instrText xml:space="preserve"> ADDIN ZOTERO_ITEM CSL_CITATION {"citationID":"zHimcxXz","properties":{"formattedCitation":"\\super 38\\nosupersub{}","plainCitation":"38","noteIndex":0},"citationItems":[{"id":470,"uris":["http://zotero.org/users/4259226/items/RCATCHDX"],"itemData":{"id":470,"type":"article-journal","abstract":"Background: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London","URL":"https://journals.lww.com/environepidem/fulltext/2017/12000/effect_of_night_time_temperatures_on_cause_and.1.aspx","volume":"1","author":[{"family":"Murage","given":"Peninah"},{"family":"Hajat","given":"Shakoor"},{"family":"Kovats","given":"R. Sari"}],"accessed":{"date-parts":[["2021",6,11]]},"issued":{"date-parts":[["2017",12]]}}}],"schema":"https://github.com/citation-style-language/schema/raw/master/csl-citation.json"} </w:instrText>
      </w:r>
      <w:r>
        <w:fldChar w:fldCharType="separate"/>
      </w:r>
      <w:r w:rsidR="00615859" w:rsidRPr="00615859">
        <w:rPr>
          <w:rFonts w:cs="Times New Roman"/>
          <w:vertAlign w:val="superscript"/>
        </w:rPr>
        <w:t>38</w:t>
      </w:r>
      <w:r>
        <w:fldChar w:fldCharType="end"/>
      </w:r>
      <w:r>
        <w:t xml:space="preserve"> and poor sleep quality</w:t>
      </w:r>
      <w:r>
        <w:fldChar w:fldCharType="begin"/>
      </w:r>
      <w:r w:rsidR="00615859">
        <w:instrText xml:space="preserve"> ADDIN ZOTERO_ITEM CSL_CITATION {"citationID":"R6rr71S5","properties":{"formattedCitation":"\\super 39\\nosupersub{}","plainCitation":"39","noteIndex":0},"citationItems":[{"id":358,"uris":["http://zotero.org/users/4259226/items/YUYLAGDX"],"itemData":{"id":358,"type":"article-journal","abstract":"Human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fldChar w:fldCharType="separate"/>
      </w:r>
      <w:r w:rsidR="00615859" w:rsidRPr="00615859">
        <w:rPr>
          <w:rFonts w:cs="Times New Roman"/>
          <w:vertAlign w:val="superscript"/>
        </w:rPr>
        <w:t>39</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rsidR="00B07C94">
        <w:t xml:space="preserve"> persons</w:t>
      </w:r>
      <w:r w:rsidRPr="0067642C">
        <w:t>.</w:t>
      </w:r>
      <w:r>
        <w:t xml:space="preserve"> Higher nighttime temperatures will increase the energy consumption of existing air conditioners and drive installation of new </w:t>
      </w:r>
      <w:r w:rsidR="00895731">
        <w:t>ones</w:t>
      </w:r>
      <w:r>
        <w:t>, further exacerbating climate change</w:t>
      </w:r>
      <w:r w:rsidR="003943AB">
        <w:t xml:space="preserve"> and urban overheating</w:t>
      </w:r>
      <w:r w:rsidR="001D7C13">
        <w:fldChar w:fldCharType="begin"/>
      </w:r>
      <w:r w:rsidR="00615859">
        <w:instrText xml:space="preserve"> ADDIN ZOTERO_ITEM CSL_CITATION {"citationID":"Pz1vNcTu","properties":{"formattedCitation":"\\super 40\\nosupersub{}","plainCitation":"40","noteIndex":0},"citationItems":[{"id":1554,"uris":["http://zotero.org/users/4259226/items/E8C2Q36V"],"itemData":{"id":1554,"type":"article-journal","abstract":"A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URL":"https://onlinelibrary.wiley.com/doi/abs/10.1002/joc.3415","volume":"33","author":[{"family":"Munck","given":"Cécile","non-dropping-particle":"de"},{"family":"Pigeon","given":"Grégoire"},{"family":"Masson","given":"Valéry"},{"family":"Meunier","given":"Francis"},{"family":"Bousquet","given":"Pierre"},{"family":"Tréméac","given":"Brice"},{"family":"Merchat","given":"Michèle"},{"family":"Poeuf","given":"Pierre"},{"family":"Marchadier","given":"Colette"}],"accessed":{"date-parts":[["2022",12,25]]},"issued":{"date-parts":[["2013"]]}}}],"schema":"https://github.com/citation-style-language/schema/raw/master/csl-citation.json"} </w:instrText>
      </w:r>
      <w:r w:rsidR="001D7C13">
        <w:fldChar w:fldCharType="separate"/>
      </w:r>
      <w:r w:rsidR="00615859" w:rsidRPr="00615859">
        <w:rPr>
          <w:rFonts w:cs="Times New Roman"/>
          <w:vertAlign w:val="superscript"/>
        </w:rPr>
        <w:t>40</w:t>
      </w:r>
      <w:r w:rsidR="001D7C13">
        <w:fldChar w:fldCharType="end"/>
      </w:r>
      <w:r w:rsidR="00895731">
        <w:t xml:space="preserve">. </w:t>
      </w:r>
      <w:r>
        <w:t>Second, the greater frequency and intensity of climate change impacts like heat waves, cold snaps, and wildfires increases the probability of power disruptions. These events compound the disaster</w:t>
      </w:r>
      <w:r>
        <w:fldChar w:fldCharType="begin"/>
      </w:r>
      <w:r w:rsidR="00615859">
        <w:instrText xml:space="preserve"> ADDIN ZOTERO_ITEM CSL_CITATION {"citationID":"D3fCTuT3","properties":{"formattedCitation":"\\super 41\\nosupersub{}","plainCitation":"41","noteIndex":0},"citationItems":[{"id":295,"uris":["http://zotero.org/users/4259226/items/SKKP5G8A"],"itemData":{"id":295,"type":"article-journal","abstract":"The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615859" w:rsidRPr="00615859">
        <w:rPr>
          <w:rFonts w:cs="Times New Roman"/>
          <w:vertAlign w:val="superscript"/>
        </w:rPr>
        <w:t>41</w:t>
      </w:r>
      <w:r>
        <w:fldChar w:fldCharType="end"/>
      </w:r>
      <w:r>
        <w:t xml:space="preserve"> as was seen in British Columbia, Canada and the U.S. Pacific Northwest in summer 2021 and in Texas in Winter 2021</w:t>
      </w:r>
      <w:r>
        <w:fldChar w:fldCharType="begin"/>
      </w:r>
      <w:r w:rsidR="00615859">
        <w:instrText xml:space="preserve"> ADDIN ZOTERO_ITEM CSL_CITATION {"citationID":"3rRpRdEw","properties":{"formattedCitation":"\\super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615859" w:rsidRPr="00615859">
        <w:rPr>
          <w:rFonts w:cs="Times New Roman"/>
          <w:vertAlign w:val="superscript"/>
        </w:rPr>
        <w:t>42</w:t>
      </w:r>
      <w:r>
        <w:fldChar w:fldCharType="end"/>
      </w:r>
      <w:r>
        <w:t>. The lack of resiliency and energy intensity of conventional HVAC systems necessitate an alternate strategy, such as personal comfort systems (PCS) to maintain comfortable and health</w:t>
      </w:r>
      <w:r w:rsidR="00531E1E">
        <w:t>y</w:t>
      </w:r>
      <w:r>
        <w:t xml:space="preserve"> indoor air temperatures during sleep. </w:t>
      </w:r>
    </w:p>
    <w:p w14:paraId="02FF1B4B" w14:textId="293DCF06" w:rsidR="004F7E72" w:rsidRDefault="004F7E72" w:rsidP="004F7E72">
      <w:r>
        <w:t>PCS are</w:t>
      </w:r>
      <w:r w:rsidR="00DF66D6">
        <w:t xml:space="preserve"> thermal systems that heat and/or cool </w:t>
      </w:r>
      <w:r w:rsidR="008273CF">
        <w:t xml:space="preserve">the </w:t>
      </w:r>
      <w:r w:rsidR="00DF66D6">
        <w:t>individual</w:t>
      </w:r>
      <w:r>
        <w:t xml:space="preserve"> rather than the entire space</w:t>
      </w:r>
      <w:r w:rsidR="00DF66D6">
        <w:t xml:space="preserve"> and are under the individual’s control</w:t>
      </w:r>
      <w:r w:rsidR="001D7C13">
        <w:fldChar w:fldCharType="begin"/>
      </w:r>
      <w:r w:rsidR="00615859">
        <w:instrText xml:space="preserve"> ADDIN ZOTERO_ITEM CSL_CITATION {"citationID":"CBI3HXFK","properties":{"formattedCitation":"\\super 43\\nosupersub{}","plainCitation":"43","noteIndex":0},"citationItems":[{"id":471,"uris":["http://zotero.org/users/4259226/items/HHWPVF8B"],"itemData":{"id":471,"type":"article-journal","abstract":"This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URL":"https://www.sciencedirect.com/science/article/pii/S0360132315001225","volume":"91","author":[{"family":"Zhang","given":"Hui"},{"family":"Arens","given":"Edward"},{"family":"Zhai","given":"Yongchao"}],"accessed":{"date-parts":[["2021",6,11]]},"issued":{"date-parts":[["2015",9,1]]}}}],"schema":"https://github.com/citation-style-language/schema/raw/master/csl-citation.json"} </w:instrText>
      </w:r>
      <w:r w:rsidR="001D7C13">
        <w:fldChar w:fldCharType="separate"/>
      </w:r>
      <w:r w:rsidR="00615859" w:rsidRPr="00615859">
        <w:rPr>
          <w:rFonts w:cs="Times New Roman"/>
          <w:vertAlign w:val="superscript"/>
        </w:rPr>
        <w:t>43</w:t>
      </w:r>
      <w:r w:rsidR="001D7C13">
        <w:fldChar w:fldCharType="end"/>
      </w:r>
      <w:r>
        <w:t>. Most research on applications of PCS focus on increasing thermal comfort and reducing energy consumption in office buildings</w:t>
      </w:r>
      <w:r>
        <w:fldChar w:fldCharType="begin"/>
      </w:r>
      <w:r w:rsidR="00615859">
        <w:instrText xml:space="preserve"> ADDIN ZOTERO_ITEM CSL_CITATION {"citationID":"Dyh0uQNi","properties":{"formattedCitation":"\\super 44\\nosupersub{}","plainCitation":"44","noteIndex":0},"citationItems":[{"id":303,"uris":["http://zotero.org/users/4259226/items/UQMZ8TBI"],"itemData":{"id":303,"type":"article-journal","abstract":"Conventional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systems","URL":"https://www.sciencedirect.com/science/article/pii/S0378778819316111","volume":"214","author":[{"family":"Rawal","given":"Rajan"},{"family":"Schweiker","given":"Marcel"},{"family":"Kazanci","given":"Ongun Berk"},{"family":"Vardhan","given":"Vishnu"},{"family":"Jin","given":"Quan"},{"family":"Duanmu","given":"Lin"}],"accessed":{"date-parts":[["2021",6,11]]},"issued":{"date-parts":[["2020",5,1]]}}}],"schema":"https://github.com/citation-style-language/schema/raw/master/csl-citation.json"} </w:instrText>
      </w:r>
      <w:r>
        <w:fldChar w:fldCharType="separate"/>
      </w:r>
      <w:r w:rsidR="00615859" w:rsidRPr="00615859">
        <w:rPr>
          <w:rFonts w:cs="Times New Roman"/>
          <w:vertAlign w:val="superscript"/>
        </w:rPr>
        <w:t>44</w:t>
      </w:r>
      <w:r>
        <w:fldChar w:fldCharType="end"/>
      </w:r>
      <w:r>
        <w:t xml:space="preserve">. However, PCS may be well-suited for sleeping due to the stationary nature of the person. They are cheaper to operate as they </w:t>
      </w:r>
      <w:r w:rsidR="0082218C">
        <w:t>require less power</w:t>
      </w:r>
      <w:r>
        <w:t xml:space="preserve"> </w:t>
      </w:r>
      <w:r w:rsidR="00B07C94">
        <w:t xml:space="preserve">(1-100 W) </w:t>
      </w:r>
      <w:r>
        <w:t xml:space="preserve">than conventional HVAC systems. Some devices are so efficient that they can be battery operated, making them resilient to utility power interruptions. PCS can also be implemented as part of a strategy to reduce building </w:t>
      </w:r>
      <w:r w:rsidR="00F550D5">
        <w:t xml:space="preserve">HVAC </w:t>
      </w:r>
      <w:r>
        <w:t>energy consumption by extending air temperature set points</w:t>
      </w:r>
      <w:r>
        <w:fldChar w:fldCharType="begin"/>
      </w:r>
      <w:r w:rsidR="00615859">
        <w:instrText xml:space="preserve"> ADDIN ZOTERO_ITEM CSL_CITATION {"citationID":"U2tPeFcy","properties":{"formattedCitation":"\\super 45\\uc0\\u8211{}47\\nosupersub{}","plainCitation":"45–47","noteIndex":0},"citationItems":[{"id":1563,"uris":["http://zotero.org/users/4259226/items/HNKQVCSJ"],"itemData":{"id":1563,"type":"article-journal","abstract":"In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analysis","URL":"https://www.sciencedirect.com/science/article/pii/037877889500932N","volume":"23","author":[{"family":"Sekhar","given":"S. C."}],"accessed":{"date-parts":[["2022",12,25]]},"issued":{"date-parts":[["1995",10,1]]}}},{"id":1565,"uris":["http://zotero.org/users/4259226/items/W7Q66Z5E"],"itemData":{"id":1565,"type":"article-journal","abstract":"In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movement","URL":"https://www.sciencedirect.com/science/article/pii/S0378778808001084","volume":"40","author":[{"family":"Schiavon","given":"Stefano"},{"family":"Melikov","given":"Arsen K."}],"accessed":{"date-parts":[["2022",12,25]]},"issued":{"date-parts":[["2008",1,1]]}}},{"id":512,"uris":["http://zotero.org/users/4259226/items/WV3Y242K"],"itemData":{"id":512,"type":"article-journal","abstract":"The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reduced.","container-title":"Building and Environment","DOI":"10.1016/j.buildenv.2014.09.010","language":"en","page":"89-96","source":"escholarship.org","title":"Extending air temperature setpoints: Simulated energy savings and design considerations for new and retrofit buildings","title-short":"Extending air temperature setpoints","URL":"https://escholarship.org/uc/item/13s1q2xc","volume":"88","author":[{"family":"Hoyt","given":"Tyler"},{"family":"Arens","given":"Edward"},{"family":"Zhang","given":"Hui"}],"accessed":{"date-parts":[["2021",10,23]]},"issued":{"date-parts":[["2014",9,1]]}}}],"schema":"https://github.com/citation-style-language/schema/raw/master/csl-citation.json"} </w:instrText>
      </w:r>
      <w:r>
        <w:fldChar w:fldCharType="separate"/>
      </w:r>
      <w:r w:rsidR="00615859" w:rsidRPr="00615859">
        <w:rPr>
          <w:rFonts w:cs="Times New Roman"/>
          <w:vertAlign w:val="superscript"/>
        </w:rPr>
        <w:t>45–47</w:t>
      </w:r>
      <w:r>
        <w:fldChar w:fldCharType="end"/>
      </w:r>
      <w:r>
        <w:t xml:space="preserve">. </w:t>
      </w:r>
    </w:p>
    <w:p w14:paraId="0FC6BEFA" w14:textId="387D84E4" w:rsidR="004F7E72" w:rsidRDefault="004F7E72" w:rsidP="004F7E72">
      <w:r>
        <w:t>A few studies have reviewed the impact of PCS on sleep quality and thermal comfort. Lan et al</w:t>
      </w:r>
      <w:r>
        <w:fldChar w:fldCharType="begin"/>
      </w:r>
      <w:r w:rsidR="00615859">
        <w:instrText xml:space="preserve"> ADDIN ZOTERO_ITEM CSL_CITATION {"citationID":"1PBe47Yn","properties":{"formattedCitation":"\\super 48\\nosupersub{}","plainCitation":"48","noteIndex":0},"citationItems":[{"id":356,"uris":["http://zotero.org/users/4259226/items/SV75C9QL"],"itemData":{"id":356,"type":"article-journal","abstract":"The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environment","URL":"https://onlinelibrary.wiley.com/doi/abs/10.1111/ina.12428","volume":"28","author":[{"family":"Lan","given":"L."},{"family":"Qian","given":"X. L."},{"family":"Lian","given":"Z. W."},{"family":"Lin","given":"Y. B."}],"accessed":{"date-parts":[["2021",8,2]]},"issued":{"date-parts":[["2018"]]}}}],"schema":"https://github.com/citation-style-language/schema/raw/master/csl-citation.json"} </w:instrText>
      </w:r>
      <w:r>
        <w:fldChar w:fldCharType="separate"/>
      </w:r>
      <w:r w:rsidR="00615859" w:rsidRPr="00615859">
        <w:rPr>
          <w:rFonts w:cs="Times New Roman"/>
          <w:vertAlign w:val="superscript"/>
        </w:rPr>
        <w:t>48</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r w:rsidR="00A66AAB">
        <w:t xml:space="preserve">a </w:t>
      </w:r>
      <w:r w:rsidR="008019C3">
        <w:t xml:space="preserve">pillow with a chemical cooling medium </w:t>
      </w:r>
      <w:r>
        <w:t>improved sleep quality</w:t>
      </w:r>
      <w:r>
        <w:fldChar w:fldCharType="begin"/>
      </w:r>
      <w:r w:rsidR="00615859">
        <w:instrText xml:space="preserve"> ADDIN ZOTERO_ITEM CSL_CITATION {"citationID":"tOSYhNlK","properties":{"formattedCitation":"\\super 49\\nosupersub{}","plainCitation":"49","noteIndex":0},"citationItems":[{"id":340,"uris":["http://zotero.org/users/4259226/items/6DAW2DLL"],"itemData":{"id":340,"type":"article-journal","abstract":"We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615859" w:rsidRPr="00615859">
        <w:rPr>
          <w:rFonts w:cs="Times New Roman"/>
          <w:vertAlign w:val="superscript"/>
        </w:rPr>
        <w:t>49</w:t>
      </w:r>
      <w:r>
        <w:fldChar w:fldCharType="end"/>
      </w:r>
      <w:r>
        <w:t xml:space="preserve"> and decreased the sweat rate</w:t>
      </w:r>
      <w:r>
        <w:fldChar w:fldCharType="begin"/>
      </w:r>
      <w:r w:rsidR="00615859">
        <w:instrText xml:space="preserve"> ADDIN ZOTERO_ITEM CSL_CITATION {"citationID":"SuJ9mC6i","properties":{"formattedCitation":"\\super 50\\nosupersub{}","plainCitation":"50","noteIndex":0},"citationItems":[{"id":341,"uris":["http://zotero.org/users/4259226/items/BX5P9BKG"],"itemData":{"id":341,"type":"article-journal","abstract":"The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URL":"https://doi.org/10.1007/s00484-003-0181-3","volume":"48","author":[{"family":"Okamoto-Mizuno","given":"Kazue"},{"family":"Tsuzuki","given":"Kazuyo"},{"family":"Mizuno","given":"Koh"}],"accessed":{"date-parts":[["2021",8,2]]},"issued":{"date-parts":[["2003",12,1]]}}}],"schema":"https://github.com/citation-style-language/schema/raw/master/csl-citation.json"} </w:instrText>
      </w:r>
      <w:r>
        <w:fldChar w:fldCharType="separate"/>
      </w:r>
      <w:r w:rsidR="00615859" w:rsidRPr="00615859">
        <w:rPr>
          <w:rFonts w:cs="Times New Roman"/>
          <w:vertAlign w:val="superscript"/>
        </w:rPr>
        <w:t>50</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615859">
        <w:instrText xml:space="preserve"> ADDIN ZOTERO_ITEM CSL_CITATION {"citationID":"4kOTolmQ","properties":{"formattedCitation":"\\super 51\\nosupersub{}","plainCitation":"51","noteIndex":0},"citationItems":[{"id":339,"uris":["http://zotero.org/users/4259226/items/R54II7GT"],"itemData":{"id":339,"type":"article-journal","abstract":"The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URL":"https://onlinelibrary.wiley.com/doi/abs/10.1111/ina.12599","volume":"29","author":[{"family":"Lan","given":"Li"},{"family":"Xia","given":"Lulu"},{"family":"Tang","given":"Jieyu"},{"family":"Zhang","given":"Xiaojing"},{"family":"Lin","given":"Yanbin"},{"family":"Wang","given":"Zhentao"}],"accessed":{"date-parts":[["2021",8,2]]},"issued":{"date-parts":[["2019"]]}}}],"schema":"https://github.com/citation-style-language/schema/raw/master/csl-citation.json"} </w:instrText>
      </w:r>
      <w:r>
        <w:fldChar w:fldCharType="separate"/>
      </w:r>
      <w:r w:rsidR="00615859" w:rsidRPr="00615859">
        <w:rPr>
          <w:rFonts w:cs="Times New Roman"/>
          <w:vertAlign w:val="superscript"/>
        </w:rPr>
        <w:t>51</w:t>
      </w:r>
      <w:r>
        <w:fldChar w:fldCharType="end"/>
      </w:r>
      <w:r>
        <w:t>. In cold ambient temperatures (5°C), Song et al.</w:t>
      </w:r>
      <w:r>
        <w:fldChar w:fldCharType="begin"/>
      </w:r>
      <w:r w:rsidR="00615859">
        <w:instrText xml:space="preserve"> ADDIN ZOTERO_ITEM CSL_CITATION {"citationID":"6SXA2Tae","properties":{"formattedCitation":"\\super 52\\nosupersub{}","plainCitation":"52","noteIndex":0},"citationItems":[{"id":338,"uris":["http://zotero.org/users/4259226/items/27PQGB7E"],"itemData":{"id":338,"type":"article-journal","abstract":"This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URL":"https://www.sciencedirect.com/science/article/pii/S0360132319307978","volume":"169","author":[{"family":"Song","given":"Wenfang"},{"family":"Lu","given":"Yehu"},{"family":"Liu","given":"Yuping"},{"family":"Yang","given":"Yang"},{"family":"Jiang","given":"Xinghong"}],"accessed":{"date-parts":[["2021",8,2]]},"issued":{"date-parts":[["2020",2,1]]}}}],"schema":"https://github.com/citation-style-language/schema/raw/master/csl-citation.json"} </w:instrText>
      </w:r>
      <w:r>
        <w:fldChar w:fldCharType="separate"/>
      </w:r>
      <w:r w:rsidR="00615859" w:rsidRPr="00615859">
        <w:rPr>
          <w:rFonts w:cs="Times New Roman"/>
          <w:vertAlign w:val="superscript"/>
        </w:rPr>
        <w:t>52</w:t>
      </w:r>
      <w:r>
        <w:fldChar w:fldCharType="end"/>
      </w:r>
      <w:r>
        <w:t xml:space="preserve"> found a partial-body heating system with a heated electric blanket improved thermal comfort and sleep quality. Okamoto-Mizuno et al.</w:t>
      </w:r>
      <w:r>
        <w:fldChar w:fldCharType="begin"/>
      </w:r>
      <w:r w:rsidR="00615859">
        <w:instrText xml:space="preserve"> ADDIN ZOTERO_ITEM CSL_CITATION {"citationID":"6XSgoje4","properties":{"formattedCitation":"\\super 53\\nosupersub{}","plainCitation":"53","noteIndex":0},"citationItems":[{"id":337,"uris":["http://zotero.org/users/4259226/items/9VFTZNTG"],"itemData":{"id":337,"type":"article-journal","abstract":"The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615859" w:rsidRPr="00615859">
        <w:rPr>
          <w:rFonts w:cs="Times New Roman"/>
          <w:vertAlign w:val="superscript"/>
        </w:rPr>
        <w:t>53</w:t>
      </w:r>
      <w:r>
        <w:fldChar w:fldCharType="end"/>
      </w:r>
      <w:r>
        <w:t xml:space="preserve"> also found a heated electric blanket to decrease cold stress in a 3°C environment during sleep. </w:t>
      </w:r>
    </w:p>
    <w:p w14:paraId="56992F2C" w14:textId="28198292" w:rsidR="004F7E72" w:rsidRDefault="004F7E72" w:rsidP="004F7E72">
      <w:r>
        <w:t>Fans are a relatively common amenity in U.S. homes, with over 70% of households having at least one ceiling fan and over 40% hav</w:t>
      </w:r>
      <w:r w:rsidR="00FC1C50">
        <w:t>ing</w:t>
      </w:r>
      <w:r>
        <w:t xml:space="preserve"> at least one floor or window fan</w:t>
      </w:r>
      <w:r>
        <w:fldChar w:fldCharType="begin"/>
      </w:r>
      <w:r w:rsidR="00FD64F3">
        <w:instrText xml:space="preserve"> ADDIN ZOTERO_ITEM CSL_CITATION {"citationID":"Kpl9MnXz","properties":{"formattedCitation":"\\super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Elevated air movement using fans can replace or augment cooling from air conditioning</w:t>
      </w:r>
      <w:r w:rsidR="005951D7">
        <w:t xml:space="preserve"> in normal and extreme thermal conditions</w:t>
      </w:r>
      <w:r>
        <w:t>. The elevated air movement from fans increases thermal comfort at higher air temperatures by accelerating convective and evaporative heat loss</w:t>
      </w:r>
      <w:r w:rsidR="00F550D5">
        <w:t xml:space="preserve"> from occupants</w:t>
      </w:r>
      <w:r>
        <w:t xml:space="preserve">. Other benefits of fans include improved air distribution, improved perceived air quality, </w:t>
      </w:r>
      <w:r w:rsidR="00FC1C50">
        <w:t xml:space="preserve">initial </w:t>
      </w:r>
      <w:r>
        <w:t>HVAC cost savings, and energy savings</w:t>
      </w:r>
      <w:r>
        <w:fldChar w:fldCharType="begin"/>
      </w:r>
      <w:r w:rsidR="00615859">
        <w:instrText xml:space="preserve"> ADDIN ZOTERO_ITEM CSL_CITATION {"citationID":"N6lsMOVg","properties":{"formattedCitation":"\\super 54\\uc0\\u8211{}56\\nosupersub{}","plainCitation":"54–56","noteIndex":0},"citationItems":[{"id":1568,"uris":["http://zotero.org/users/4259226/items/H5RFRZ9Z"],"itemData":{"id":1568,"type":"article-journal","abstract":"We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URL":"https://www.sciencedirect.com/science/article/pii/S0360132319302021","volume":"155","author":[{"family":"Raftery","given":"Paul"},{"family":"Fizer","given":"Jay"},{"family":"Chen","given":"Wenhua"},{"family":"He","given":"Yingdong"},{"family":"Zhang","given":"Hui"},{"family":"Arens","given":"Edward"},{"family":"Schiavon","given":"Stefano"},{"family":"Paliaga","given":"Gwelen"}],"accessed":{"date-parts":[["2022",12,25]]},"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URL":"https://www.nature.com/articles/s41370-019-0179-5","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accessed":{"date-parts":[["2022",12,25]]},"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instrText>
      </w:r>
      <w:r>
        <w:fldChar w:fldCharType="separate"/>
      </w:r>
      <w:r w:rsidR="00615859" w:rsidRPr="00615859">
        <w:rPr>
          <w:rFonts w:cs="Times New Roman"/>
          <w:vertAlign w:val="superscript"/>
        </w:rPr>
        <w:t>54–56</w:t>
      </w:r>
      <w:r>
        <w:fldChar w:fldCharType="end"/>
      </w:r>
      <w:r>
        <w:t>.</w:t>
      </w:r>
    </w:p>
    <w:p w14:paraId="4DB39E39" w14:textId="5C426423" w:rsidR="004F7E72" w:rsidRDefault="004F7E72" w:rsidP="004F7E72">
      <w:r>
        <w:lastRenderedPageBreak/>
        <w:t xml:space="preserve">Although the power consumption of PCS is significantly less than conventional HVAC systems, both are considered active strategies as they require an energy input. Alternatively, there are </w:t>
      </w:r>
      <w:r w:rsidR="00FC1C50">
        <w:t xml:space="preserve">many </w:t>
      </w:r>
      <w:r>
        <w:t xml:space="preserve">passive adaptations to improve sleep quality that do not require energy input. Examples include change of bedclothes </w:t>
      </w:r>
      <w:r w:rsidR="00446A4F">
        <w:t>and bed type</w:t>
      </w:r>
      <w:r>
        <w:t>, and changing posture</w:t>
      </w:r>
      <w:r>
        <w:fldChar w:fldCharType="begin"/>
      </w:r>
      <w:r w:rsidR="00105E3B">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may provide more cooling than a conventional mattress. Other behavioral adaptations include migrating to different </w:t>
      </w:r>
      <w:r w:rsidR="00446A4F">
        <w:t xml:space="preserve">levels </w:t>
      </w:r>
      <w:r>
        <w:t xml:space="preserve">of a building based on the principle of heat rising i.e., sleeping downstairs or on the floor in the summer and sleeping upstairs in the winter, or even sleeping outside to take advantage of radiative sky cooling. </w:t>
      </w:r>
    </w:p>
    <w:p w14:paraId="7E448564" w14:textId="6A780F4B" w:rsidR="00F15671" w:rsidRDefault="004F7E72" w:rsidP="004F7E72">
      <w:r>
        <w:t xml:space="preserve">We know that sleep is crucial for human health and wellbeing, and that </w:t>
      </w:r>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is </w:t>
      </w:r>
      <w:r w:rsidR="00B9330E">
        <w:t xml:space="preserve">challenging </w:t>
      </w:r>
      <w:r>
        <w:t>from an energy</w:t>
      </w:r>
      <w:r w:rsidR="00242493">
        <w:t>, sustainability</w:t>
      </w:r>
      <w:r w:rsidR="00C52F0B">
        <w:t>,</w:t>
      </w:r>
      <w:r>
        <w:t xml:space="preserve"> and </w:t>
      </w:r>
      <w:r w:rsidR="00B9330E">
        <w:t xml:space="preserve">affordability </w:t>
      </w:r>
      <w:r>
        <w:t xml:space="preserve">perspective – issues further exacerbated by climate change. </w:t>
      </w:r>
      <w:r w:rsidRPr="00365E0F">
        <w:t>We do not know the role that localized interventions like PCS and other personal adaptations can play in improving sleep quality</w:t>
      </w:r>
      <w:r w:rsidR="00B3225C">
        <w:t>.</w:t>
      </w:r>
    </w:p>
    <w:p w14:paraId="2B524FF9" w14:textId="485AD809" w:rsidR="00F15671" w:rsidRDefault="00F15671" w:rsidP="00070C4D">
      <w:pPr>
        <w:pStyle w:val="Heading1"/>
      </w:pPr>
      <w:r>
        <w:t>Approach</w:t>
      </w:r>
    </w:p>
    <w:p w14:paraId="4529FA74" w14:textId="13F856B7" w:rsidR="00D46CD4" w:rsidRDefault="00F15671" w:rsidP="007D128D">
      <w:r>
        <w:t>We</w:t>
      </w:r>
      <w:r w:rsidR="004F7E72" w:rsidRPr="00297354">
        <w:t xml:space="preserve"> used a dry heat loss thermal manikin</w:t>
      </w:r>
      <w:r w:rsidR="007F2B56">
        <w:fldChar w:fldCharType="begin"/>
      </w:r>
      <w:r w:rsidR="00615859">
        <w:instrText xml:space="preserve"> ADDIN ZOTERO_ITEM CSL_CITATION {"citationID":"B6ICMTPH","properties":{"formattedCitation":"\\super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615859" w:rsidRPr="00615859">
        <w:rPr>
          <w:rFonts w:cs="Times New Roman"/>
          <w:vertAlign w:val="superscript"/>
        </w:rPr>
        <w:t>57</w:t>
      </w:r>
      <w:r w:rsidR="007F2B56">
        <w:fldChar w:fldCharType="end"/>
      </w:r>
      <w:r w:rsidR="004F7E72" w:rsidRPr="00297354">
        <w:t xml:space="preserve"> </w:t>
      </w:r>
      <w:r w:rsidR="004F7E72">
        <w:t xml:space="preserve">in a controlled environmental chamber </w:t>
      </w:r>
      <w:r w:rsidR="004F7E72" w:rsidRPr="00297354">
        <w:t xml:space="preserve">to evaluate the </w:t>
      </w:r>
      <w:r w:rsidR="008273CF">
        <w:t>performance</w:t>
      </w:r>
      <w:r w:rsidR="004F7E72" w:rsidRPr="00297354">
        <w:t xml:space="preserve"> of </w:t>
      </w:r>
      <w:r w:rsidR="00881B2F">
        <w:t>11</w:t>
      </w:r>
      <w:r w:rsidR="007A0889" w:rsidRPr="00297354">
        <w:t xml:space="preserve"> </w:t>
      </w:r>
      <w:r w:rsidR="004F7E72">
        <w:t>passive and low-energy strategies</w:t>
      </w:r>
      <w:r w:rsidR="004F7E72" w:rsidRPr="00297354">
        <w:t xml:space="preserve"> in the context of sleeping. </w:t>
      </w:r>
      <w:r w:rsidR="0011443F">
        <w:rPr>
          <w:rFonts w:eastAsiaTheme="minorEastAsia"/>
        </w:rPr>
        <w:t xml:space="preserve">These </w:t>
      </w:r>
      <w:r w:rsidR="004F7E72">
        <w:rPr>
          <w:rFonts w:eastAsiaTheme="minorEastAsia"/>
        </w:rPr>
        <w:t xml:space="preserve">strategies ranged from simple measures such as </w:t>
      </w:r>
      <w:r w:rsidR="00393B65">
        <w:rPr>
          <w:rFonts w:eastAsiaTheme="minorEastAsia"/>
        </w:rPr>
        <w:t>changing clothing and posture</w:t>
      </w:r>
      <w:r w:rsidR="00FC1C50">
        <w:rPr>
          <w:rFonts w:eastAsiaTheme="minorEastAsia"/>
        </w:rPr>
        <w:t xml:space="preserve"> or </w:t>
      </w:r>
      <w:r w:rsidR="00F5115E">
        <w:rPr>
          <w:rFonts w:eastAsiaTheme="minorEastAsia"/>
        </w:rPr>
        <w:t>using a fan,</w:t>
      </w:r>
      <w:r w:rsidR="004F7E72">
        <w:rPr>
          <w:rFonts w:eastAsiaTheme="minorEastAsia"/>
        </w:rPr>
        <w:t xml:space="preserve"> to more advanced products like a hydro-powered mattress pad.</w:t>
      </w:r>
      <w:r w:rsidR="004F7E72">
        <w:t xml:space="preserve"> </w:t>
      </w:r>
      <w:r w:rsidR="004F7F1A">
        <w:t>We tested heating strategies at an indoor air temperature of 16</w:t>
      </w:r>
      <w:r w:rsidR="004F7F1A">
        <w:sym w:font="Symbol" w:char="F0B0"/>
      </w:r>
      <w:r w:rsidR="004F7F1A">
        <w:t>C and cooling strategies at 28</w:t>
      </w:r>
      <w:r w:rsidR="004F7F1A">
        <w:sym w:font="Symbol" w:char="F0B0"/>
      </w:r>
      <w:r w:rsidR="004F7F1A">
        <w:t xml:space="preserve">C. </w:t>
      </w:r>
      <w:r w:rsidR="00393B65">
        <w:t xml:space="preserve">For each strategy, </w:t>
      </w:r>
      <w:r w:rsidR="0011443F">
        <w:t xml:space="preserve">we measured the thermal manikin skin temperature and heat loss at 16 body segments. We then calculated the equivalent temperature, defined as the </w:t>
      </w:r>
      <w:r w:rsidR="0011443F" w:rsidRPr="0074674D" w:rsidDel="00131E6E">
        <w:t>temperature in which a thermal manikin with realistic skin temperature would lose heat at the same rate as it would in the actual environment</w:t>
      </w:r>
      <w:r w:rsidR="00F5115E">
        <w:t>, for each of the 16 body parts</w:t>
      </w:r>
      <w:r w:rsidR="0011443F" w:rsidDel="00131E6E">
        <w:fldChar w:fldCharType="begin"/>
      </w:r>
      <w:r w:rsidR="00615859">
        <w:instrText xml:space="preserve"> ADDIN ZOTERO_ITEM CSL_CITATION {"citationID":"csBPObX1","properties":{"formattedCitation":"\\super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615859" w:rsidRPr="00615859">
        <w:rPr>
          <w:rFonts w:cs="Times New Roman"/>
          <w:vertAlign w:val="superscript"/>
        </w:rPr>
        <w:t>57</w:t>
      </w:r>
      <w:r w:rsidR="0011443F" w:rsidDel="00131E6E">
        <w:fldChar w:fldCharType="end"/>
      </w:r>
      <w:r w:rsidR="0011443F">
        <w:t>. The whole</w:t>
      </w:r>
      <w:r w:rsidR="004F7F1A">
        <w:t>-</w:t>
      </w:r>
      <w:r w:rsidR="0011443F">
        <w:t xml:space="preserve">body </w:t>
      </w:r>
      <w:r w:rsidR="00A3761C">
        <w:t xml:space="preserve">equivalent temperature </w:t>
      </w:r>
      <w:r w:rsidR="0011443F">
        <w:t xml:space="preserve">is the area-weighted average over all body segments. </w:t>
      </w:r>
      <w:r w:rsidR="00A0699E">
        <w:t xml:space="preserve">The difference in equivalent temperature </w:t>
      </w:r>
      <w:r w:rsidR="00A3761C">
        <w:t>between</w:t>
      </w:r>
      <w:r w:rsidR="00A0699E">
        <w:t xml:space="preserve"> </w:t>
      </w:r>
      <w:r w:rsidR="00A3761C">
        <w:t>the thermal manikin with</w:t>
      </w:r>
      <w:r w:rsidR="00FC1C50">
        <w:t xml:space="preserve"> the</w:t>
      </w:r>
      <w:r w:rsidR="00A0699E">
        <w:t xml:space="preserve"> heating or cooling intervention and a baseline condition gives the heating and cooling effect</w:t>
      </w:r>
      <w:r w:rsidR="0075710F" w:rsidRPr="0075710F">
        <w:rPr>
          <w:vertAlign w:val="superscript"/>
        </w:rPr>
        <w:t>68</w:t>
      </w:r>
      <w:r w:rsidR="00A0699E">
        <w:t xml:space="preserve">. </w:t>
      </w:r>
      <w:r w:rsidR="00F94919">
        <w:t xml:space="preserve">While this metric </w:t>
      </w:r>
      <w:r w:rsidR="00017DEA">
        <w:t>will be</w:t>
      </w:r>
      <w:r w:rsidR="00F94919">
        <w:t xml:space="preserve"> conservative</w:t>
      </w:r>
      <w:r w:rsidR="00F24186">
        <w:t xml:space="preserve"> for cooling</w:t>
      </w:r>
      <w:r w:rsidR="00F94919">
        <w:t>, since the thermal manikin cannot measure latent heat loss, such as the evaporative cooling effect from sweating, it</w:t>
      </w:r>
      <w:r w:rsidR="00A0699E">
        <w:t xml:space="preserve"> </w:t>
      </w:r>
      <w:r w:rsidR="00F94919">
        <w:t>still allows</w:t>
      </w:r>
      <w:r w:rsidR="00A0699E">
        <w:t xml:space="preserve"> us to quantitatively compare the different </w:t>
      </w:r>
      <w:r w:rsidR="00A3761C">
        <w:t xml:space="preserve">heating and cooling </w:t>
      </w:r>
      <w:r w:rsidR="00A0699E">
        <w:t>strategies.</w:t>
      </w:r>
    </w:p>
    <w:p w14:paraId="653195E9" w14:textId="1EEEF9A0" w:rsidR="00483565" w:rsidRDefault="00F15671" w:rsidP="007D128D">
      <w:r>
        <w:t>To better contextualize our laboratory findings, we applied our results to two historical case studies: the 2015 Pakistan heat wave and the 2021 Texas power crisis</w:t>
      </w:r>
      <w:r w:rsidR="00F5115E">
        <w:t xml:space="preserve"> </w:t>
      </w:r>
      <w:r w:rsidR="00D46CD4">
        <w:t>during a cold snap</w:t>
      </w:r>
      <w:r>
        <w:t>. These represent extreme heat and extreme cold events where conventional HVAC systems were not available either due to lack of access or a multi-day power outage.</w:t>
      </w:r>
      <w:r w:rsidR="00A0699E">
        <w:t xml:space="preserve"> For both case studies, we modeled </w:t>
      </w:r>
      <w:r w:rsidR="00A3761C">
        <w:t xml:space="preserve">both </w:t>
      </w:r>
      <w:r w:rsidR="00A0699E">
        <w:t>the indoor air temperature of a typical residence</w:t>
      </w:r>
      <w:r w:rsidR="00C544E9">
        <w:t xml:space="preserve"> and the relationship between our experimentally measured heating and cooling effect and indoor air temperature. </w:t>
      </w:r>
      <w:r w:rsidR="00A3761C">
        <w:t>We calculated the intensity and duration of hazardous heat or cold exposure during sleep</w:t>
      </w:r>
      <w:r w:rsidR="007D128D">
        <w:t xml:space="preserve"> with and without top-performing heating and cooling interventions. During the case study period, we calculated hazardous heat or cold exposure as the difference between the modeled indoor temperature and </w:t>
      </w:r>
      <w:r w:rsidR="00FC1C50">
        <w:t>the World Health Organization’s (W</w:t>
      </w:r>
      <w:r w:rsidR="007D128D">
        <w:t>HO</w:t>
      </w:r>
      <w:r w:rsidR="00FC1C50">
        <w:t>)</w:t>
      </w:r>
      <w:r w:rsidR="007D128D">
        <w:t xml:space="preserve"> guidelines for indoor minimal risk temperature for adverse health effects</w:t>
      </w:r>
      <w:r w:rsidR="007D128D">
        <w:fldChar w:fldCharType="begin"/>
      </w:r>
      <w:r w:rsidR="00615859">
        <w:instrText xml:space="preserve"> ADDIN ZOTERO_ITEM CSL_CITATION {"citationID":"tZPR4NXk","properties":{"formattedCitation":"\\super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rsidR="007D128D">
        <w:fldChar w:fldCharType="separate"/>
      </w:r>
      <w:r w:rsidR="00615859" w:rsidRPr="00615859">
        <w:rPr>
          <w:rFonts w:cs="Times New Roman"/>
          <w:vertAlign w:val="superscript"/>
        </w:rPr>
        <w:t>58</w:t>
      </w:r>
      <w:r w:rsidR="007D128D">
        <w:fldChar w:fldCharType="end"/>
      </w:r>
      <w:r w:rsidR="007D128D">
        <w:t xml:space="preserve"> as appropriate for the heating or cooling condition and local climate. We only considered hazardous heat or cold exposure during sleeping hours, defined as 10 p.m. – 7 a.m. per CIBSE TM59. We assume that outside of sleeping hours, individuals would have access to a different set of heating or cooling interventions. </w:t>
      </w:r>
    </w:p>
    <w:p w14:paraId="7E52B714" w14:textId="62DC716C" w:rsidR="00F15671" w:rsidRDefault="00483565" w:rsidP="007D128D">
      <w:r>
        <w:t xml:space="preserve">For the 2021 Texas power crisis, we also modeled the impact of coupling low-energy and passive heating interventions with heating setpoint reductions as a way to reduce demand on the electric grid. We modeled the heating intervention and heating setpoint reductions from 10:00 pm on </w:t>
      </w:r>
      <w:r>
        <w:lastRenderedPageBreak/>
        <w:t xml:space="preserve">February 13 until 7:00 am on February 14, effectively the first night of significant power outages. </w:t>
      </w:r>
      <w:r w:rsidR="00FC1C50">
        <w:t>To estimate the power load of low-energy heating interventions, w</w:t>
      </w:r>
      <w:r>
        <w:t xml:space="preserve">e assumed </w:t>
      </w:r>
      <w:r w:rsidR="00C31C62">
        <w:t>four</w:t>
      </w:r>
      <w:r>
        <w:t xml:space="preserve"> persons in the household</w:t>
      </w:r>
      <w:r w:rsidR="00C31C62">
        <w:t>,</w:t>
      </w:r>
      <w:r>
        <w:t xml:space="preserve"> each using the device continuously overnight</w:t>
      </w:r>
      <w:r w:rsidR="00FC1C50">
        <w:t>.</w:t>
      </w:r>
    </w:p>
    <w:p w14:paraId="2082D67B" w14:textId="1FCAD37B" w:rsidR="004F7E72" w:rsidRDefault="008374B8" w:rsidP="008374B8">
      <w:pPr>
        <w:pStyle w:val="Heading1List"/>
        <w:numPr>
          <w:ilvl w:val="0"/>
          <w:numId w:val="0"/>
        </w:numPr>
        <w:ind w:left="360" w:hanging="360"/>
      </w:pPr>
      <w:r>
        <w:t>Results</w:t>
      </w:r>
    </w:p>
    <w:p w14:paraId="566AE075" w14:textId="1F5DD836" w:rsidR="004F7E72" w:rsidRDefault="004F7E72" w:rsidP="004F7E72">
      <w:r>
        <w:t xml:space="preserve">The results of the thermal manikin tests in </w:t>
      </w:r>
      <w:r w:rsidR="00483565">
        <w:fldChar w:fldCharType="begin"/>
      </w:r>
      <w:r w:rsidR="00483565">
        <w:instrText xml:space="preserve"> REF _Ref153360977 \h </w:instrText>
      </w:r>
      <w:r w:rsidR="00483565">
        <w:fldChar w:fldCharType="separate"/>
      </w:r>
      <w:r w:rsidR="00483565">
        <w:t xml:space="preserve">Fig. </w:t>
      </w:r>
      <w:r w:rsidR="00483565">
        <w:rPr>
          <w:noProof/>
        </w:rPr>
        <w:t>1</w:t>
      </w:r>
      <w:r w:rsidR="00483565">
        <w:fldChar w:fldCharType="end"/>
      </w:r>
      <w:r w:rsidR="00483565">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in </w:t>
      </w:r>
      <w:r w:rsidR="00A7445D">
        <w:t xml:space="preserve">a state of thermal </w:t>
      </w:r>
      <w:r w:rsidR="005D436F">
        <w:t>comfort while sleeping.</w:t>
      </w:r>
      <w:r>
        <w:t xml:space="preserve"> While passive personal adaptations </w:t>
      </w:r>
      <w:r w:rsidR="00F239A3">
        <w:t xml:space="preserve">provide an effect </w:t>
      </w:r>
      <w:r>
        <w:t>equivalent to (or exceed) th</w:t>
      </w:r>
      <w:r w:rsidR="00F239A3">
        <w:t>at</w:t>
      </w:r>
      <w:r>
        <w:t xml:space="preserve"> of low-energy strategies, the combined effect is particularly effective at helping to offset more extreme bedroom temperatures.</w:t>
      </w:r>
      <w:r w:rsidRPr="00134FB1">
        <w:t xml:space="preserve"> </w:t>
      </w:r>
      <w:r>
        <w:t xml:space="preserve"> </w:t>
      </w:r>
    </w:p>
    <w:p w14:paraId="676C7D58" w14:textId="09DBA7E7" w:rsidR="00483565" w:rsidRDefault="00483565" w:rsidP="00483565">
      <w:pPr>
        <w:pStyle w:val="Caption"/>
        <w:keepNext/>
        <w:jc w:val="left"/>
      </w:pPr>
      <w:bookmarkStart w:id="4" w:name="_Ref153360977"/>
      <w:r>
        <w:t xml:space="preserve">Fig. </w:t>
      </w:r>
      <w:fldSimple w:instr=" SEQ Fig. \* ARABIC ">
        <w:r w:rsidR="00A97D14">
          <w:rPr>
            <w:noProof/>
          </w:rPr>
          <w:t>1</w:t>
        </w:r>
      </w:fldSimple>
      <w:bookmarkEnd w:id="4"/>
      <w:r w:rsidRPr="00483565">
        <w:t xml:space="preserve"> </w:t>
      </w:r>
      <w:r w:rsidRPr="00E114F4">
        <w:t xml:space="preserve">: </w:t>
      </w:r>
      <w:r>
        <w:t>Experimentally determined h</w:t>
      </w:r>
      <w:r w:rsidRPr="00E114F4">
        <w:t>eating and cooling effect</w:t>
      </w:r>
      <w:r w:rsidR="00C31C62">
        <w:t xml:space="preserve"> measured by the thermal manikin in a laboratory setting. Results are</w:t>
      </w:r>
      <w:r w:rsidRPr="00E114F4">
        <w:t xml:space="preserve"> grouped by passive and active strategies and ordered by decreasing magnitude.</w:t>
      </w:r>
    </w:p>
    <w:p w14:paraId="405FE536" w14:textId="784A2F67" w:rsidR="004F7E72" w:rsidRDefault="00306945" w:rsidP="004F7E72">
      <w:pPr>
        <w:pStyle w:val="Caption"/>
      </w:pPr>
      <w:r>
        <w:rPr>
          <w:noProof/>
          <w:lang w:eastAsia="zh-CN"/>
        </w:rPr>
        <w:drawing>
          <wp:inline distT="0" distB="0" distL="0" distR="0" wp14:anchorId="56F336CC" wp14:editId="098BFF7F">
            <wp:extent cx="5943504" cy="4671695"/>
            <wp:effectExtent l="0" t="0" r="635" b="1905"/>
            <wp:docPr id="94391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545"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504" cy="4671695"/>
                    </a:xfrm>
                    <a:prstGeom prst="rect">
                      <a:avLst/>
                    </a:prstGeom>
                  </pic:spPr>
                </pic:pic>
              </a:graphicData>
            </a:graphic>
          </wp:inline>
        </w:drawing>
      </w:r>
      <w:r w:rsidR="004F7E72">
        <w:t xml:space="preserve">The heating or cooling effect is a relative metric, so a value of 0 means there is no heating or cooling effective relative to the baseline and higher values indicate a stronger heating or cooling effect relative to the baseline. Vertical reference lines show no heating or cooling effect (dashed) and a </w:t>
      </w:r>
      <w:r w:rsidR="004F7E72" w:rsidRPr="00D46C83">
        <w:t xml:space="preserve">combination of passive strategies (dotted) for comparison to low-energy strategies. </w:t>
      </w:r>
      <w:r w:rsidR="002E3622">
        <w:t xml:space="preserve">For heating strategies, the combination of passive strategies is adding clothing, bedding, and emergency blanket with fetal posture. For cooling strategies, the combination of passive strategies is removing clothing and bedding with starfish posture. </w:t>
      </w:r>
      <w:r w:rsidR="004F7E72" w:rsidRPr="00D46C83">
        <w:t>Error bars represent 95% confidence interval (CI).</w:t>
      </w:r>
      <w:r w:rsidR="00B61458" w:rsidRPr="00D46C83">
        <w:t xml:space="preserve"> </w:t>
      </w:r>
    </w:p>
    <w:p w14:paraId="07035575" w14:textId="75089F51" w:rsidR="00667D9A" w:rsidRDefault="004F7E72" w:rsidP="004F7E72">
      <w:r>
        <w:t xml:space="preserve">All the tested passive strategies for heating had a measurable </w:t>
      </w:r>
      <w:r w:rsidR="00D46C83">
        <w:t xml:space="preserve">impact </w:t>
      </w:r>
      <w:r>
        <w:t>in isolation</w:t>
      </w:r>
      <w:r w:rsidR="00D46C83">
        <w:t>,</w:t>
      </w:r>
      <w:r>
        <w:t xml:space="preserve"> </w:t>
      </w:r>
      <w:r w:rsidR="00D46C83">
        <w:t>with the more effective options</w:t>
      </w:r>
      <w:r w:rsidR="00A7445D">
        <w:t>,</w:t>
      </w:r>
      <w:r w:rsidR="00D46C83">
        <w:t xml:space="preserve"> like adding bedding</w:t>
      </w:r>
      <w:r w:rsidR="00A7445D">
        <w:t>,</w:t>
      </w:r>
      <w:r w:rsidR="00D46C83">
        <w:t xml:space="preserve"> having almost a </w:t>
      </w:r>
      <w:r w:rsidR="009E7124">
        <w:t>4</w:t>
      </w:r>
      <w:r w:rsidR="009E7124" w:rsidRPr="00072C63">
        <w:t>°</w:t>
      </w:r>
      <w:r w:rsidR="009E7124">
        <w:t>C</w:t>
      </w:r>
      <w:r w:rsidR="00D46C83">
        <w:t xml:space="preserve"> heating effect</w:t>
      </w:r>
      <w:r w:rsidR="009E7124">
        <w:t xml:space="preserve">. </w:t>
      </w:r>
      <w:r>
        <w:t xml:space="preserve">Among low-energy </w:t>
      </w:r>
      <w:r>
        <w:lastRenderedPageBreak/>
        <w:t>strategies, the highest effect came from the heated blanket</w:t>
      </w:r>
      <w:r w:rsidR="009E7124">
        <w:t xml:space="preserve"> (~4.5</w:t>
      </w:r>
      <w:r w:rsidR="009E7124" w:rsidRPr="00072C63">
        <w:t>°</w:t>
      </w:r>
      <w:r w:rsidR="009E7124">
        <w:t>C)</w:t>
      </w:r>
      <w:r>
        <w:t>, followed by the hydro-powered mattress pad</w:t>
      </w:r>
      <w:r w:rsidR="009E7124">
        <w:t xml:space="preserve"> (~2</w:t>
      </w:r>
      <w:r w:rsidR="009E7124" w:rsidRPr="00072C63">
        <w:t>°</w:t>
      </w:r>
      <w:r w:rsidR="009E7124">
        <w:t>C)</w:t>
      </w:r>
      <w:r>
        <w:t>, and then the electric mattress pad</w:t>
      </w:r>
      <w:r w:rsidR="009E7124">
        <w:t xml:space="preserve"> (~1</w:t>
      </w:r>
      <w:r w:rsidR="009E7124" w:rsidRPr="00072C63">
        <w:t>°</w:t>
      </w:r>
      <w:r w:rsidR="009E7124">
        <w:t>C)</w:t>
      </w:r>
      <w:r>
        <w:t>.</w:t>
      </w:r>
      <w:r w:rsidR="00A6595D">
        <w:t xml:space="preserve"> The electric mattress </w:t>
      </w:r>
      <w:r w:rsidR="00A7445D">
        <w:t xml:space="preserve">pad </w:t>
      </w:r>
      <w:r w:rsidR="00A6595D">
        <w:t>was tested a</w:t>
      </w:r>
      <w:r w:rsidR="00050CB2">
        <w:t>t</w:t>
      </w:r>
      <w:r w:rsidR="00A6595D">
        <w:t xml:space="preserve"> </w:t>
      </w:r>
      <w:r w:rsidR="00A7445D">
        <w:t xml:space="preserve">relatively </w:t>
      </w:r>
      <w:r w:rsidR="00A6595D">
        <w:t>low settings</w:t>
      </w:r>
      <w:r w:rsidR="00364BE4">
        <w:t xml:space="preserve"> due to limitations with the thermal manikin</w:t>
      </w:r>
      <w:r w:rsidR="00A7445D">
        <w:t>, so it may be more effective than what we can show in this study</w:t>
      </w:r>
      <w:r w:rsidR="00A6595D">
        <w:t>.</w:t>
      </w:r>
      <w:r>
        <w:t xml:space="preserve"> The hot water bottle had a significantly lower effect, likely because it is a highly localized </w:t>
      </w:r>
      <w:r w:rsidR="00DA0210">
        <w:t>strategy,</w:t>
      </w:r>
      <w:r w:rsidR="009E7124">
        <w:t xml:space="preserve"> and the water temperature was set relatively low </w:t>
      </w:r>
      <w:r w:rsidR="00D46C83">
        <w:t>(</w:t>
      </w:r>
      <w:r w:rsidR="009E7124">
        <w:t>36</w:t>
      </w:r>
      <w:r w:rsidR="009E7124" w:rsidRPr="00072C63">
        <w:t>°</w:t>
      </w:r>
      <w:r w:rsidR="009E7124">
        <w:t>C</w:t>
      </w:r>
      <w:r w:rsidR="00D46C83">
        <w:t>)</w:t>
      </w:r>
      <w:r w:rsidR="00DA0210">
        <w:t>, per product recommendations to prevent burns. Real users may use significantly hotter water temperatures</w:t>
      </w:r>
      <w:r>
        <w:t>.</w:t>
      </w:r>
      <w:r w:rsidR="00DA0210">
        <w:t xml:space="preserve"> </w:t>
      </w:r>
      <w:r>
        <w:t>Combining the passive strategies led to a heating effect</w:t>
      </w:r>
      <w:r w:rsidR="00364BE4">
        <w:t xml:space="preserve"> of</w:t>
      </w:r>
      <w:r>
        <w:t xml:space="preserve"> close to </w:t>
      </w:r>
      <w:bookmarkStart w:id="5" w:name="OLE_LINK2"/>
      <w:bookmarkStart w:id="6" w:name="OLE_LINK3"/>
      <w:r>
        <w:t>6</w:t>
      </w:r>
      <w:r w:rsidRPr="00072C63">
        <w:t>°</w:t>
      </w:r>
      <w:r>
        <w:t>C</w:t>
      </w:r>
      <w:bookmarkEnd w:id="5"/>
      <w:bookmarkEnd w:id="6"/>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for a similar heating effect. An emergency blanket may not be preferred on a day-to-day basis but could be considered under more dire circumstances like a power outage. </w:t>
      </w:r>
    </w:p>
    <w:p w14:paraId="5C8C15D8" w14:textId="5F3E87E1" w:rsidR="005F13FD" w:rsidRDefault="005F13FD" w:rsidP="005F13FD">
      <w:pPr>
        <w:pStyle w:val="Caption"/>
        <w:keepNext/>
        <w:jc w:val="left"/>
      </w:pPr>
      <w:r>
        <w:t xml:space="preserve">Fig. </w:t>
      </w:r>
      <w:fldSimple w:instr=" SEQ Fig. \* ARABIC ">
        <w:r w:rsidR="00A97D14">
          <w:rPr>
            <w:noProof/>
          </w:rPr>
          <w:t>2</w:t>
        </w:r>
      </w:fldSimple>
      <w:r w:rsidRPr="00E114F4">
        <w:t>: Application of laboratory results</w:t>
      </w:r>
      <w:r>
        <w:t xml:space="preserve"> of heating and cooling effects</w:t>
      </w:r>
      <w:r w:rsidRPr="00E114F4">
        <w:t xml:space="preserve"> to two historical case studies</w:t>
      </w:r>
      <w:r>
        <w:t xml:space="preserve"> to model sleep time heat and cold exposure.</w:t>
      </w:r>
    </w:p>
    <w:p w14:paraId="052EEEBE" w14:textId="77777777" w:rsidR="005F13FD" w:rsidRDefault="005F13FD" w:rsidP="005F13FD">
      <w:r>
        <w:rPr>
          <w:i/>
          <w:iCs/>
          <w:noProof/>
          <w:lang w:eastAsia="zh-CN"/>
        </w:rPr>
        <w:drawing>
          <wp:inline distT="0" distB="0" distL="0" distR="0" wp14:anchorId="5DA7CBA1" wp14:editId="093BCC37">
            <wp:extent cx="5943600" cy="4587240"/>
            <wp:effectExtent l="0" t="0" r="0" b="0"/>
            <wp:docPr id="166280955" name="Picture 16628095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955" name="Picture 166280955"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p>
    <w:p w14:paraId="010BA77F" w14:textId="098F8A39" w:rsidR="005F13FD" w:rsidRPr="00852A7D" w:rsidRDefault="005F13FD" w:rsidP="004F7E72">
      <w:pPr>
        <w:rPr>
          <w:i/>
          <w:iCs/>
          <w:sz w:val="18"/>
          <w:szCs w:val="18"/>
        </w:rPr>
      </w:pPr>
      <w:r w:rsidRPr="008C467B">
        <w:rPr>
          <w:i/>
          <w:iCs/>
          <w:sz w:val="18"/>
          <w:szCs w:val="18"/>
        </w:rPr>
        <w:t xml:space="preserve">a) 2015 Pakistan heat wave (June 17-24) and b) 2021 Texas power crisis (February 14-19) as a </w:t>
      </w:r>
      <w:proofErr w:type="spellStart"/>
      <w:r w:rsidRPr="008C467B">
        <w:rPr>
          <w:i/>
          <w:iCs/>
          <w:sz w:val="18"/>
          <w:szCs w:val="18"/>
        </w:rPr>
        <w:t>i</w:t>
      </w:r>
      <w:proofErr w:type="spellEnd"/>
      <w:r w:rsidRPr="008C467B">
        <w:rPr>
          <w:i/>
          <w:iCs/>
          <w:sz w:val="18"/>
          <w:szCs w:val="18"/>
        </w:rPr>
        <w:t>. time series of modeled indoor temperatures with and without heating or cooling effects caused by selected interventions and ii. Sleep time (10 p.m. – 7 a.m.) heat or cold exposure based on the World Health Organization (WHO)’s indoor minimal risk temperature guideline. The higher the sleep time heat/cold exposure the more potentially hazardous is the situation.</w:t>
      </w:r>
    </w:p>
    <w:p w14:paraId="6FB3B413" w14:textId="5790C2A1" w:rsidR="007B66CB" w:rsidRDefault="004F7E72" w:rsidP="00852A7D">
      <w:r>
        <w:lastRenderedPageBreak/>
        <w:t>On the cooling side, only two of the four passive strategies had a measurable cooling effect in isolation. Removing bedding and removing the mattress had a cooling effect of about 1</w:t>
      </w:r>
      <w:bookmarkStart w:id="7" w:name="_Hlk121923253"/>
      <w:bookmarkStart w:id="8" w:name="OLE_LINK4"/>
      <w:r w:rsidRPr="00072C63">
        <w:t>°</w:t>
      </w:r>
      <w:r>
        <w:t>C</w:t>
      </w:r>
      <w:bookmarkEnd w:id="7"/>
      <w:bookmarkEnd w:id="8"/>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r w:rsidR="00F239A3">
        <w:t>high- and middle-income</w:t>
      </w:r>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either fan type generated enough air movement in the low setting. The cooling effect from both fan types is almost three times higher when combined with passive such as minimal clothing and bedding</w:t>
      </w:r>
      <w:r w:rsidR="00D46C83">
        <w:t>.</w:t>
      </w:r>
      <w:r w:rsidR="004253E5">
        <w:t xml:space="preserve"> </w:t>
      </w:r>
    </w:p>
    <w:p w14:paraId="05FCDC3A" w14:textId="0F7DCC2D" w:rsidR="00483565" w:rsidRDefault="004F7E72" w:rsidP="004F7E72">
      <w:r>
        <w:t xml:space="preserve">The results of the thermal manikin test demonstrate the potential for passive and low-energy solutions for heating and cooling to minimize thermal discomfort in sleeping environments. </w:t>
      </w:r>
      <w:r w:rsidR="006D4D1D">
        <w:t>When these results are applied to historical case studies, t</w:t>
      </w:r>
      <w:r>
        <w:t>he results in</w:t>
      </w:r>
      <w:r w:rsidR="00483565">
        <w:t xml:space="preserve"> </w:t>
      </w:r>
      <w:r w:rsidR="00483565">
        <w:fldChar w:fldCharType="begin"/>
      </w:r>
      <w:r w:rsidR="00483565">
        <w:instrText xml:space="preserve"> REF _Ref153360117 \h </w:instrText>
      </w:r>
      <w:r w:rsidR="00483565">
        <w:fldChar w:fldCharType="separate"/>
      </w:r>
      <w:r w:rsidR="00483565">
        <w:t xml:space="preserve">Fig. </w:t>
      </w:r>
      <w:r w:rsidR="00483565">
        <w:rPr>
          <w:noProof/>
        </w:rPr>
        <w:t>2</w:t>
      </w:r>
      <w:r w:rsidR="00483565">
        <w:fldChar w:fldCharType="end"/>
      </w:r>
      <w:r>
        <w:t xml:space="preserve"> show that a combination of passive and low-energy strategies could reduce sleep-time heat exposure by as much as 91% and cold exposure by as much as 84%</w:t>
      </w:r>
      <w:r w:rsidR="00A236DE">
        <w:t xml:space="preserve"> during </w:t>
      </w:r>
      <w:r w:rsidR="00A12AE1">
        <w:t>these extreme weather conditions</w:t>
      </w:r>
      <w:r w:rsidR="006D4D1D">
        <w:t>.</w:t>
      </w:r>
      <w:r>
        <w:t xml:space="preserve">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r w:rsidR="004142FF">
        <w:t>human health and wellbeing</w:t>
      </w:r>
      <w:r>
        <w:t xml:space="preserve">. </w:t>
      </w:r>
    </w:p>
    <w:p w14:paraId="3A536FD8" w14:textId="0EAE05F1" w:rsidR="00FB4352" w:rsidRDefault="00483565" w:rsidP="00483565">
      <w:r>
        <w:t xml:space="preserve">We </w:t>
      </w:r>
      <w:r w:rsidR="00CB039C">
        <w:t>also</w:t>
      </w:r>
      <w:r>
        <w:t xml:space="preserve"> applied the laboratory findings</w:t>
      </w:r>
      <w:r w:rsidR="00CB039C">
        <w:t xml:space="preserve"> of the manikin tests</w:t>
      </w:r>
      <w:r>
        <w:t xml:space="preserve"> to the 2021 Texas power crisis case study </w:t>
      </w:r>
      <w:r w:rsidR="00CB039C">
        <w:t xml:space="preserve">to </w:t>
      </w:r>
      <w:r>
        <w:t>model the energy impact of coupling low-energy and passive heating interventions with lower heating set points during sleep time hours. The original</w:t>
      </w:r>
      <w:r w:rsidR="00CB039C">
        <w:t xml:space="preserve"> reference energy model for</w:t>
      </w:r>
      <w:r>
        <w:t xml:space="preserve"> Dallas had a heating setpoint of 22</w:t>
      </w:r>
      <w:r w:rsidRPr="00483565">
        <w:t>°C</w:t>
      </w:r>
      <w:r>
        <w:t xml:space="preserve">, which exceeds the </w:t>
      </w:r>
      <w:r w:rsidR="006D4D1D">
        <w:t>WHO’s</w:t>
      </w:r>
      <w:r>
        <w:t xml:space="preserve"> indoor minimal risk temperature guideline of 18</w:t>
      </w:r>
      <w:r w:rsidRPr="00483565">
        <w:t>°C</w:t>
      </w:r>
      <w:r>
        <w:t>. We first modeled the effect of reducing the setpoint to the WHO guideline</w:t>
      </w:r>
      <w:r w:rsidR="00CB039C">
        <w:t xml:space="preserve"> </w:t>
      </w:r>
      <w:r>
        <w:t xml:space="preserve">and then subsequently reduced the setpoint so that the heating effect from the intervention would bring the equivalent temperature to within the WHO </w:t>
      </w:r>
      <w:r w:rsidR="006D4D1D">
        <w:t>recommendation</w:t>
      </w:r>
      <w:r>
        <w:t xml:space="preserve">. </w:t>
      </w:r>
      <w:r w:rsidR="00CB039C">
        <w:t>T</w:t>
      </w:r>
      <w:r>
        <w:t>his resulted in a temperature setpoint of 13.9°C</w:t>
      </w:r>
      <w:r w:rsidR="00CB039C">
        <w:t xml:space="preserve"> for a heated blanked</w:t>
      </w:r>
      <w:r>
        <w:t>, a setpoint of 12.3°C</w:t>
      </w:r>
      <w:r w:rsidR="00CB039C">
        <w:t xml:space="preserve"> for the passive combination</w:t>
      </w:r>
      <w:r>
        <w:t>, a</w:t>
      </w:r>
      <w:r w:rsidR="00CB039C">
        <w:t>nd a</w:t>
      </w:r>
      <w:r>
        <w:t xml:space="preserve"> setpoint of 11.6°C</w:t>
      </w:r>
      <w:r w:rsidR="00CB039C">
        <w:t xml:space="preserve"> for the passive combination and heated blanket</w:t>
      </w:r>
      <w:r>
        <w:t xml:space="preserve">. While the thermostat setpoint is significantly lower, we note that it </w:t>
      </w:r>
      <w:r w:rsidR="00CB039C">
        <w:t>is still warmer than</w:t>
      </w:r>
      <w:r>
        <w:t xml:space="preserve"> the indoor temperatures modeled in the home during the power outage with no intervention, </w:t>
      </w:r>
      <w:r>
        <w:fldChar w:fldCharType="begin"/>
      </w:r>
      <w:r>
        <w:instrText xml:space="preserve"> REF _Ref153360117 \h </w:instrText>
      </w:r>
      <w:r>
        <w:fldChar w:fldCharType="separate"/>
      </w:r>
      <w:r>
        <w:t xml:space="preserve">Fig. </w:t>
      </w:r>
      <w:r>
        <w:rPr>
          <w:noProof/>
        </w:rPr>
        <w:t>2</w:t>
      </w:r>
      <w:r>
        <w:fldChar w:fldCharType="end"/>
      </w:r>
      <w:r>
        <w:t xml:space="preserve">b. The results in </w:t>
      </w:r>
      <w:r>
        <w:fldChar w:fldCharType="begin"/>
      </w:r>
      <w:r>
        <w:instrText xml:space="preserve"> REF _Ref153359540 \h </w:instrText>
      </w:r>
      <w:r>
        <w:fldChar w:fldCharType="separate"/>
      </w:r>
      <w:r>
        <w:t xml:space="preserve">Fig. </w:t>
      </w:r>
      <w:r>
        <w:rPr>
          <w:noProof/>
        </w:rPr>
        <w:t>3</w:t>
      </w:r>
      <w:r>
        <w:fldChar w:fldCharType="end"/>
      </w:r>
      <w:r>
        <w:t xml:space="preserve"> show that reducing the setpoint to the WHO guideline gives a 28% reduction in peak loads and a 39% reduction in total energy use during sleep time hours. Applying </w:t>
      </w:r>
      <w:r w:rsidR="006D4D1D">
        <w:t xml:space="preserve">passive strategies and the top performing low-energy heating strategy (a heated blanket), </w:t>
      </w:r>
      <w:r>
        <w:t>lower</w:t>
      </w:r>
      <w:r w:rsidR="00CB039C">
        <w:t>s</w:t>
      </w:r>
      <w:r>
        <w:t xml:space="preserve"> the peak loads </w:t>
      </w:r>
      <w:r w:rsidR="00CB039C">
        <w:t xml:space="preserve">by </w:t>
      </w:r>
      <w:r>
        <w:t xml:space="preserve">up to 67% and the total energy consumption </w:t>
      </w:r>
      <w:r w:rsidR="006D4D1D">
        <w:t xml:space="preserve">by up </w:t>
      </w:r>
      <w:r>
        <w:t xml:space="preserve">to 83%, effectively double that of just lowering the setpoint alone. While the heated blanket consumes a nominal amount of energy, even the load from </w:t>
      </w:r>
      <w:r w:rsidR="00CB039C">
        <w:t>four</w:t>
      </w:r>
      <w:r>
        <w:t xml:space="preserve"> persons is </w:t>
      </w:r>
      <w:r w:rsidR="00CB039C">
        <w:t>small</w:t>
      </w:r>
      <w:r>
        <w:t xml:space="preserve"> relative to the energy savings from reducing the thermostat setpoint. </w:t>
      </w:r>
      <w:r w:rsidR="00CD4659">
        <w:t xml:space="preserve">The heated blanket is much more efficient </w:t>
      </w:r>
      <w:r w:rsidR="00CB039C">
        <w:t>as</w:t>
      </w:r>
      <w:r w:rsidR="00CD4659">
        <w:t xml:space="preserve"> its </w:t>
      </w:r>
      <w:r w:rsidR="00CB039C">
        <w:t>heat</w:t>
      </w:r>
      <w:r w:rsidR="00CD4659">
        <w:t xml:space="preserve"> is </w:t>
      </w:r>
      <w:r w:rsidR="00CB039C">
        <w:t>directed at</w:t>
      </w:r>
      <w:r w:rsidR="00CD4659">
        <w:t xml:space="preserve"> the person, rather than heating the entire space volume. </w:t>
      </w:r>
    </w:p>
    <w:p w14:paraId="5344465F" w14:textId="5ABF685A" w:rsidR="00667D9A" w:rsidRDefault="00667D9A" w:rsidP="00852A7D">
      <w:pPr>
        <w:pStyle w:val="Caption"/>
        <w:keepNext/>
      </w:pPr>
      <w:bookmarkStart w:id="9" w:name="_Ref153359540"/>
      <w:r>
        <w:lastRenderedPageBreak/>
        <w:t xml:space="preserve">Fig. </w:t>
      </w:r>
      <w:fldSimple w:instr=" SEQ Fig. \* ARABIC ">
        <w:r w:rsidR="00A97D14">
          <w:rPr>
            <w:noProof/>
          </w:rPr>
          <w:t>3</w:t>
        </w:r>
      </w:fldSimple>
      <w:bookmarkEnd w:id="9"/>
      <w:r>
        <w:t>: Application of laboratory results of low-energy and passive heating devices to historical case study to model reduced energy loads.</w:t>
      </w:r>
    </w:p>
    <w:p w14:paraId="17422A4F" w14:textId="6E8DDC2B" w:rsidR="00483565" w:rsidRDefault="00667D9A" w:rsidP="00483565">
      <w:r>
        <w:rPr>
          <w:noProof/>
        </w:rPr>
        <w:drawing>
          <wp:inline distT="0" distB="0" distL="0" distR="0" wp14:anchorId="735C5316" wp14:editId="4BD409A9">
            <wp:extent cx="5943600" cy="4559300"/>
            <wp:effectExtent l="0" t="0" r="0" b="0"/>
            <wp:docPr id="451330309" name="Picture 1" descr="A graph of energy efficie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0309" name="Picture 1" descr="A graph of energy efficiency&#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7DFEF030" w14:textId="2670A911" w:rsidR="00667D9A" w:rsidRPr="00483565" w:rsidRDefault="00667D9A" w:rsidP="00852A7D">
      <w:pPr>
        <w:pStyle w:val="Caption"/>
      </w:pPr>
      <w:r>
        <w:t xml:space="preserve">a and c) 2021 Texas power crisis (February 14-19) as a time series of modeled indoor temperatures and energy consumption with and without heating effects caused by selected interventions and b and d) sleep time (10 p.m. – 7 a.m.) reductions in peak energy use and total energy use overnight from February 13-14. The adjusted energy consumption from low-energy heating interventions assumes use by four persons continuously overnight. </w:t>
      </w:r>
    </w:p>
    <w:p w14:paraId="46586075" w14:textId="589640D6" w:rsidR="004F7E72" w:rsidRDefault="004F7E72" w:rsidP="008374B8">
      <w:pPr>
        <w:pStyle w:val="Heading1"/>
      </w:pPr>
      <w:r>
        <w:t>Discussion</w:t>
      </w:r>
    </w:p>
    <w:p w14:paraId="697590E0" w14:textId="6607C52C" w:rsidR="00615859" w:rsidRDefault="004F7E72" w:rsidP="004F7E72">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r w:rsidR="00E90867">
        <w:t>HVAC systems</w:t>
      </w:r>
      <w:r>
        <w:t xml:space="preserve"> for sleeping environments. In comparison to conventional HVAC systems, low-energy strategies </w:t>
      </w:r>
      <w:r w:rsidR="00213C73">
        <w:t xml:space="preserve">require </w:t>
      </w:r>
      <w:r w:rsidR="00E90867">
        <w:t>one or two</w:t>
      </w:r>
      <w:r>
        <w:t xml:space="preserve"> orders of magnitude less energy. </w:t>
      </w:r>
      <w:r w:rsidR="00876193">
        <w:t>T</w:t>
      </w:r>
      <w:r w:rsidR="00483565">
        <w:t>he average cost of household electricity</w:t>
      </w:r>
      <w:r w:rsidR="00876193">
        <w:t xml:space="preserve"> in the United States</w:t>
      </w:r>
      <w:r w:rsidR="001A5768">
        <w:t xml:space="preserve"> in September 2023</w:t>
      </w:r>
      <w:r w:rsidR="00483565">
        <w:t xml:space="preserve"> is $0.1</w:t>
      </w:r>
      <w:r w:rsidR="001A5768">
        <w:t>6</w:t>
      </w:r>
      <w:r w:rsidR="00D37EB0">
        <w:fldChar w:fldCharType="begin"/>
      </w:r>
      <w:r w:rsidR="00615859">
        <w:instrText xml:space="preserve"> ADDIN ZOTERO_ITEM CSL_CITATION {"citationID":"jmWSlION","properties":{"formattedCitation":"\\super 59\\nosupersub{}","plainCitation":"59","noteIndex":0},"citationItems":[{"id":1761,"uris":["http://zotero.org/users/4259226/items/V5HZHBZY"],"itemData":{"id":1761,"type":"webpage","container-title":"U.S. Energy Information Administration","title":"Table 5.6.A. Average Price of Electricity to Ultimate Customers by End-Use Sector","URL":"https://www.eia.gov/electricity/monthly/epm_table_grapher.php","author":[{"family":"EIA","given":""}],"accessed":{"date-parts":[["2023",12,20]]},"issued":{"date-parts":[["2023",12]]}}}],"schema":"https://github.com/citation-style-language/schema/raw/master/csl-citation.json"} </w:instrText>
      </w:r>
      <w:r w:rsidR="00D37EB0">
        <w:fldChar w:fldCharType="separate"/>
      </w:r>
      <w:r w:rsidR="00615859" w:rsidRPr="00615859">
        <w:rPr>
          <w:rFonts w:cs="Times New Roman"/>
          <w:vertAlign w:val="superscript"/>
        </w:rPr>
        <w:t>59</w:t>
      </w:r>
      <w:r w:rsidR="00D37EB0">
        <w:fldChar w:fldCharType="end"/>
      </w:r>
      <w:r w:rsidR="00483565">
        <w:t>, which is significantly cheaper than other parts of the world</w:t>
      </w:r>
      <w:r w:rsidR="00483565">
        <w:fldChar w:fldCharType="begin"/>
      </w:r>
      <w:r w:rsidR="00615859">
        <w:instrText xml:space="preserve"> ADDIN ZOTERO_ITEM CSL_CITATION {"citationID":"NtHu9DIK","properties":{"formattedCitation":"\\super 60\\nosupersub{}","plainCitation":"60","noteIndex":0},"citationItems":[{"id":1741,"uris":["http://zotero.org/users/4259226/items/DU83GHTH"],"itemData":{"id":1741,"type":"webpage","abstract":"Electricity prices, March 2023:  The chart shows the price of electricity for households and businesses in over 100 countries.  The prices are per kWh and include all items in the electricity bill such as the distribution and energy cost, various environmental and fuel cost charges and taxes.  The world average price is 0.158 U.S. Dollar per kWh for household users and 0.163 U.S. Dollar per kWh for business users.  The prices for households are calculated using the average annual household electricity consumption per year and for businesses, we use 1,000,000 kWh consumption per year. We do, however, calculate several data points at different levels of consumption for both households and businesses. The methodology of price collection is described on the about page.  The latest business and household electricity price data from September 2023 are available for download.","container-title":"GlobalPetrolPrices.com","language":"en","title":"Electricity prices around the world","URL":"https://www.globalpetrolprices.com/electricity_prices/","author":[{"family":"GlobalPetrolPrices.com","given":""}],"accessed":{"date-parts":[["2023",12,12]]}}}],"schema":"https://github.com/citation-style-language/schema/raw/master/csl-citation.json"} </w:instrText>
      </w:r>
      <w:r w:rsidR="00483565">
        <w:fldChar w:fldCharType="separate"/>
      </w:r>
      <w:r w:rsidR="00615859" w:rsidRPr="00615859">
        <w:rPr>
          <w:rFonts w:cs="Times New Roman"/>
          <w:vertAlign w:val="superscript"/>
        </w:rPr>
        <w:t>60</w:t>
      </w:r>
      <w:r w:rsidR="00483565">
        <w:fldChar w:fldCharType="end"/>
      </w:r>
      <w:r w:rsidR="00880778">
        <w:t>. Therefore</w:t>
      </w:r>
      <w:r w:rsidR="00876193">
        <w:t>,</w:t>
      </w:r>
      <w:r w:rsidR="00880778">
        <w:t xml:space="preserve"> a </w:t>
      </w:r>
      <w:proofErr w:type="gramStart"/>
      <w:r w:rsidR="005805BF">
        <w:t>3</w:t>
      </w:r>
      <w:r w:rsidR="00880778">
        <w:t xml:space="preserve"> </w:t>
      </w:r>
      <w:r w:rsidR="00D37EB0">
        <w:t>ton</w:t>
      </w:r>
      <w:proofErr w:type="gramEnd"/>
      <w:r w:rsidR="00880778">
        <w:t xml:space="preserve"> air conditioner </w:t>
      </w:r>
      <w:r w:rsidR="005805BF">
        <w:t>would cost</w:t>
      </w:r>
      <w:r w:rsidR="00515E5E">
        <w:t xml:space="preserve"> </w:t>
      </w:r>
      <w:r w:rsidR="00B51AA2">
        <w:t xml:space="preserve">$14.40 </w:t>
      </w:r>
      <w:r w:rsidR="00515E5E">
        <w:t>to run overnight</w:t>
      </w:r>
      <w:r w:rsidR="00D37EB0">
        <w:t xml:space="preserve"> (10 p.m. – 7 a.m.)</w:t>
      </w:r>
      <w:r w:rsidR="005805BF">
        <w:t>.</w:t>
      </w:r>
      <w:r w:rsidR="00B51AA2">
        <w:t xml:space="preserve"> The average cost of household natural gas in the United States in September 2023 is $21.85/1,000 ft</w:t>
      </w:r>
      <w:r w:rsidR="00B51AA2">
        <w:rPr>
          <w:vertAlign w:val="superscript"/>
        </w:rPr>
        <w:t xml:space="preserve">3 </w:t>
      </w:r>
      <w:r w:rsidR="00B51AA2">
        <w:rPr>
          <w:vertAlign w:val="superscript"/>
        </w:rPr>
        <w:fldChar w:fldCharType="begin"/>
      </w:r>
      <w:r w:rsidR="00615859">
        <w:rPr>
          <w:vertAlign w:val="superscript"/>
        </w:rPr>
        <w:instrText xml:space="preserve"> ADDIN ZOTERO_ITEM CSL_CITATION {"citationID":"qs1vIEh2","properties":{"formattedCitation":"\\super 61\\nosupersub{}","plainCitation":"61","noteIndex":0},"citationItems":[{"id":1763,"uris":["http://zotero.org/users/4259226/items/3JXBT824"],"itemData":{"id":1763,"type":"webpage","container-title":"U.S. Energy Information Administration","title":"Natural Gas Prices","URL":"https://www.eia.gov/dnav/ng/ng_pri_sum_a_EPG0_PRS_DMcf_m.htm","author":[{"family":"EIA","given":""}],"accessed":{"date-parts":[["2023",12,20]]},"issued":{"date-parts":[["2023",12]]}}}],"schema":"https://github.com/citation-style-language/schema/raw/master/csl-citation.json"} </w:instrText>
      </w:r>
      <w:r w:rsidR="00B51AA2">
        <w:rPr>
          <w:vertAlign w:val="superscript"/>
        </w:rPr>
        <w:fldChar w:fldCharType="separate"/>
      </w:r>
      <w:r w:rsidR="00615859" w:rsidRPr="00615859">
        <w:rPr>
          <w:rFonts w:cs="Times New Roman"/>
          <w:vertAlign w:val="superscript"/>
        </w:rPr>
        <w:t>61</w:t>
      </w:r>
      <w:r w:rsidR="00B51AA2">
        <w:rPr>
          <w:vertAlign w:val="superscript"/>
        </w:rPr>
        <w:fldChar w:fldCharType="end"/>
      </w:r>
      <w:r w:rsidR="00B51AA2">
        <w:t>.</w:t>
      </w:r>
      <w:r w:rsidR="00515E5E">
        <w:t xml:space="preserve"> </w:t>
      </w:r>
      <w:r w:rsidR="00B44D84">
        <w:t>In the U.S. in September 2022, the average heat content of natural gas delivered to end use sectors is 1,038 Btu/ft</w:t>
      </w:r>
      <w:r w:rsidR="00B44D84" w:rsidRPr="00852A7D">
        <w:rPr>
          <w:vertAlign w:val="superscript"/>
        </w:rPr>
        <w:t>3</w:t>
      </w:r>
      <w:r w:rsidR="00B44D84">
        <w:t xml:space="preserve"> </w:t>
      </w:r>
      <w:r w:rsidR="00B44D84">
        <w:fldChar w:fldCharType="begin"/>
      </w:r>
      <w:r w:rsidR="00615859">
        <w:instrText xml:space="preserve"> ADDIN ZOTERO_ITEM CSL_CITATION {"citationID":"E5FOTDho","properties":{"formattedCitation":"\\super 62\\nosupersub{}","plainCitation":"62","noteIndex":0},"citationItems":[{"id":1765,"uris":["http://zotero.org/users/4259226/items/5ADZLCI9"],"itemData":{"id":1765,"type":"webpage","abstract":"Energy Information Administration - EIA - Official Energy Statistics from the U.S. Government","title":"Frequently Asked Questions (FAQs) - U.S. Energy Information Administration (EIA)","URL":"https://www.eia.gov/tools/faqs/faq.php","author":[{"family":"EIA","given":""}],"accessed":{"date-parts":[["2023",12,25]]},"issued":{"date-parts":[["2023"]]}}}],"schema":"https://github.com/citation-style-language/schema/raw/master/csl-citation.json"} </w:instrText>
      </w:r>
      <w:r w:rsidR="00B44D84">
        <w:fldChar w:fldCharType="separate"/>
      </w:r>
      <w:r w:rsidR="00615859" w:rsidRPr="00615859">
        <w:rPr>
          <w:rFonts w:cs="Times New Roman"/>
          <w:vertAlign w:val="superscript"/>
        </w:rPr>
        <w:t>62</w:t>
      </w:r>
      <w:r w:rsidR="00B44D84">
        <w:fldChar w:fldCharType="end"/>
      </w:r>
      <w:r w:rsidR="00B44D84">
        <w:t xml:space="preserve">. Therefore, a 70,000 Btu/h gas furnace would cost $13.26 to run overnight. </w:t>
      </w:r>
      <w:r w:rsidR="00615859">
        <w:t>Assuming portable heating and cooling options are installed in three bedrooms</w:t>
      </w:r>
      <w:r w:rsidR="00636F83">
        <w:fldChar w:fldCharType="begin"/>
      </w:r>
      <w:r w:rsidR="00F26D09">
        <w:instrText xml:space="preserve"> ADDIN ZOTERO_ITEM CSL_CITATION {"citationID":"oG2R8n2N","properties":{"formattedCitation":"\\super 63\\nosupersub{}","plainCitation":"63","noteIndex":0},"citationItems":[{"id":1769,"uris":["http://zotero.org/users/4259226/items/Z6MNLVC6"],"itemData":{"id":1769,"type":"webpage","container-title":"American Community Survey  1-Year Estimates Detailed Tables","genre":"U.S. Census Bureau Data Portal","title":"B25041: Bedrooms - Census Bureau Table","URL":"https://data.census.gov/table/ACSDT1Y2022.B25041?q=bedrooms&amp;t=Types%20of%20Rooms","author":[{"family":"U.S. Census Bureau","given":""}],"accessed":{"date-parts":[["2023",12,25]]},"issued":{"date-parts":[["2023"]]}}}],"schema":"https://github.com/citation-style-language/schema/raw/master/csl-citation.json"} </w:instrText>
      </w:r>
      <w:r w:rsidR="00636F83">
        <w:fldChar w:fldCharType="separate"/>
      </w:r>
      <w:r w:rsidR="00F26D09" w:rsidRPr="00F26D09">
        <w:rPr>
          <w:rFonts w:cs="Times New Roman"/>
          <w:vertAlign w:val="superscript"/>
        </w:rPr>
        <w:t>63</w:t>
      </w:r>
      <w:r w:rsidR="00636F83">
        <w:fldChar w:fldCharType="end"/>
      </w:r>
      <w:r w:rsidR="00615859">
        <w:t xml:space="preserve">, </w:t>
      </w:r>
      <w:r w:rsidR="00F26D09">
        <w:t>three</w:t>
      </w:r>
      <w:r w:rsidR="00615859">
        <w:t xml:space="preserve"> window air conditioning unit</w:t>
      </w:r>
      <w:r w:rsidR="00F26D09">
        <w:t>s</w:t>
      </w:r>
      <w:r w:rsidR="00615859">
        <w:t xml:space="preserve"> would cost</w:t>
      </w:r>
      <w:r w:rsidR="00F26D09">
        <w:t xml:space="preserve"> $20.70 to run overnight and three space heaters would cost $6.48 to run overnight. </w:t>
      </w:r>
      <w:r w:rsidR="00515E5E" w:rsidRPr="00B44D84">
        <w:t>In</w:t>
      </w:r>
      <w:r w:rsidR="00515E5E">
        <w:t xml:space="preserve"> comparison, </w:t>
      </w:r>
      <w:r w:rsidR="0089601C">
        <w:t>our most effective low-energy cooling</w:t>
      </w:r>
      <w:r w:rsidR="00876193">
        <w:t xml:space="preserve"> (ceiling fan) and </w:t>
      </w:r>
      <w:r w:rsidR="00876193">
        <w:lastRenderedPageBreak/>
        <w:t>heating</w:t>
      </w:r>
      <w:r w:rsidR="0089601C">
        <w:t xml:space="preserve"> option</w:t>
      </w:r>
      <w:r w:rsidR="00876193">
        <w:t>s (heated blanket)</w:t>
      </w:r>
      <w:r w:rsidR="0089601C">
        <w:t xml:space="preserve"> use 18 W </w:t>
      </w:r>
      <w:r w:rsidR="00876193">
        <w:t>and</w:t>
      </w:r>
      <w:r w:rsidR="0089601C">
        <w:t xml:space="preserve"> 41 W</w:t>
      </w:r>
      <w:r w:rsidR="00876193">
        <w:t xml:space="preserve"> respectively</w:t>
      </w:r>
      <w:r w:rsidR="0089601C">
        <w:t>. Either of these devices would cost</w:t>
      </w:r>
      <w:r w:rsidR="00B44D84">
        <w:t xml:space="preserve"> </w:t>
      </w:r>
      <w:r w:rsidR="000129E5">
        <w:t xml:space="preserve">mere cents </w:t>
      </w:r>
      <w:r w:rsidR="00B44D84">
        <w:t>to run overnight</w:t>
      </w:r>
      <w:r w:rsidR="00483565">
        <w:t>.</w:t>
      </w:r>
      <w:r w:rsidR="0089601C">
        <w:t xml:space="preserve"> </w:t>
      </w:r>
    </w:p>
    <w:p w14:paraId="477952C1" w14:textId="2522763E" w:rsidR="004F7E72" w:rsidRDefault="004F7E72" w:rsidP="004F7E72">
      <w:r>
        <w:t xml:space="preserve">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Utility providers and emergency planning agencies must consider ways to reduce peak loads during extreme events to avoid more drastic curtailment measures. </w:t>
      </w:r>
      <w:r w:rsidR="00483565">
        <w:t>Our results show that e</w:t>
      </w:r>
      <w:r>
        <w:t xml:space="preserv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r w:rsidR="00271D16" w:rsidRPr="00271D16">
        <w:t xml:space="preserve">In this paper, our emphasis is on interventions directly applicable to individuals or their sleeping spaces. </w:t>
      </w:r>
      <w:r w:rsidR="00470A67">
        <w:t>T</w:t>
      </w:r>
      <w:r w:rsidR="00271D16" w:rsidRPr="00271D16">
        <w:t>here are additional interventions associated with enhancing building quality or landscapes, such as weatherization, shading, natural ventilation, and vegetation</w:t>
      </w:r>
      <w:r w:rsidR="00470A67">
        <w:t xml:space="preserve">. While </w:t>
      </w:r>
      <w:r w:rsidR="00271D16" w:rsidRPr="00271D16">
        <w:t>we acknowledge their potential importance and recommend further exploration, they were not specifically addressed in our study</w:t>
      </w:r>
      <w:r w:rsidR="002C0CD5">
        <w:t>.</w:t>
      </w:r>
    </w:p>
    <w:p w14:paraId="28EC410A" w14:textId="2C9C947D" w:rsidR="00C4422A" w:rsidRDefault="001D51D8" w:rsidP="004F7E72">
      <w:r>
        <w:t xml:space="preserve">While passive and low-energy strategies may already be </w:t>
      </w:r>
      <w:r w:rsidR="006971DB">
        <w:t>used in many contexts</w:t>
      </w:r>
      <w:r>
        <w:t xml:space="preserve">, </w:t>
      </w:r>
      <w:r w:rsidR="00061E9B">
        <w:t xml:space="preserve">there remain barriers to their </w:t>
      </w:r>
      <w:r w:rsidR="00876193">
        <w:t xml:space="preserve">preferential </w:t>
      </w:r>
      <w:r w:rsidR="00061E9B">
        <w:t>use over conventional HVAC systems when available. A study in New York City, United States, shows that</w:t>
      </w:r>
      <w:r w:rsidR="00D73C6A">
        <w:t xml:space="preserve"> p</w:t>
      </w:r>
      <w:r w:rsidR="004F7E72">
        <w:t>assive strategies are less commonly used than other environmental modifications such as turning on the air conditioning or electric fan</w:t>
      </w:r>
      <w:r w:rsidR="004F7E72">
        <w:fldChar w:fldCharType="begin"/>
      </w:r>
      <w:r w:rsidR="00615859">
        <w:instrText xml:space="preserve"> ADDIN ZOTERO_ITEM CSL_CITATION {"citationID":"7J32ZaKd","properties":{"formattedCitation":"\\super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rsidR="004F7E72">
        <w:fldChar w:fldCharType="separate"/>
      </w:r>
      <w:r w:rsidR="00615859" w:rsidRPr="00615859">
        <w:rPr>
          <w:rFonts w:cs="Times New Roman"/>
          <w:vertAlign w:val="superscript"/>
        </w:rPr>
        <w:t>32</w:t>
      </w:r>
      <w:r w:rsidR="004F7E72">
        <w:fldChar w:fldCharType="end"/>
      </w:r>
      <w:r w:rsidR="004F7E72">
        <w:t xml:space="preserve">. There are social and cultural barriers to the use of passive strategies, </w:t>
      </w:r>
      <w:r w:rsidR="005E7647">
        <w:t>for example, people may prefer</w:t>
      </w:r>
      <w:r w:rsidR="004F7E72">
        <w:t xml:space="preserve"> to sleep with a covering, regardless of the indoor air temperature, because it is associated with feelings of safety and security</w:t>
      </w:r>
      <w:r w:rsidR="004F7E72">
        <w:fldChar w:fldCharType="begin"/>
      </w:r>
      <w:r w:rsidR="00F26D09">
        <w:instrText xml:space="preserve"> ADDIN ZOTERO_ITEM CSL_CITATION {"citationID":"ozeaoGvH","properties":{"formattedCitation":"\\super 64\\nosupersub{}","plainCitation":"64","noteIndex":0},"citationItems":[{"id":500,"uris":["http://zotero.org/users/4259226/items/6MM2EAHW"],"itemData":{"id":500,"type":"article-journal","abstract":"Abstract\n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URL":"https://research.aota.org/ajot/article/74/2/7402205010p1/6662/Weighted-Blanket-Use-A-Systematic-Review","volume":"74","author":[{"family":"Eron","given":"Kathryn"},{"family":"Kohnert","given":"Lindsey"},{"family":"Watters","given":"Ashlie"},{"family":"Logan","given":"Christina"},{"family":"Weisner-Rose","given":"Melissa"},{"family":"Mehler","given":"Philip S."}],"accessed":{"date-parts":[["2022",5,31]]},"issued":{"date-parts":[["2020",3,1]]}}}],"schema":"https://github.com/citation-style-language/schema/raw/master/csl-citation.json"} </w:instrText>
      </w:r>
      <w:r w:rsidR="004F7E72">
        <w:fldChar w:fldCharType="separate"/>
      </w:r>
      <w:r w:rsidR="00F26D09" w:rsidRPr="00F26D09">
        <w:rPr>
          <w:rFonts w:cs="Times New Roman"/>
          <w:vertAlign w:val="superscript"/>
        </w:rPr>
        <w:t>64</w:t>
      </w:r>
      <w:r w:rsidR="004F7E72">
        <w:fldChar w:fldCharType="end"/>
      </w:r>
      <w:r w:rsidR="00E2551F">
        <w:t xml:space="preserve"> or for other reasons </w:t>
      </w:r>
      <w:r w:rsidR="00D17F37">
        <w:t xml:space="preserve">such </w:t>
      </w:r>
      <w:r w:rsidR="00E2551F">
        <w:t xml:space="preserve">as </w:t>
      </w:r>
      <w:r w:rsidR="004F7E72">
        <w:t>privacy. Likewise, swapping a mattress</w:t>
      </w:r>
      <w:r w:rsidR="004F7E72" w:rsidRPr="008E2CCB">
        <w:t xml:space="preserve"> </w:t>
      </w:r>
      <w:r w:rsidR="004F7E72">
        <w:t>for a more ventilated bed type</w:t>
      </w:r>
      <w:r w:rsidR="004F7E72" w:rsidRPr="008E2CCB">
        <w:t xml:space="preserve"> </w:t>
      </w:r>
      <w:r w:rsidR="004F7E72">
        <w:t>may not be a realistic strategy in many parts of the world. While we tested an innerspring mattress, solid foam mattresses</w:t>
      </w:r>
      <w:r w:rsidR="00213C73">
        <w:t>, which create warmer conditions,</w:t>
      </w:r>
      <w:r w:rsidR="004F7E72">
        <w:t xml:space="preserve"> are becoming increasingly common in </w:t>
      </w:r>
      <w:r w:rsidR="00FE0C52">
        <w:t>many parts of the world</w:t>
      </w:r>
      <w:r w:rsidR="004F7E72">
        <w:fldChar w:fldCharType="begin"/>
      </w:r>
      <w:r w:rsidR="00F26D09">
        <w:instrText xml:space="preserve"> ADDIN ZOTERO_ITEM CSL_CITATION {"citationID":"lFTeUKAw","properties":{"formattedCitation":"\\super 65\\nosupersub{}","plainCitation":"65","noteIndex":0},"citationItems":[{"id":499,"uris":["http://zotero.org/users/4259226/items/GYIU88W8"],"itemData":{"id":499,"type":"report","number":"QYR-15055999","page":"90","title":"Global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rsidR="004F7E72">
        <w:fldChar w:fldCharType="separate"/>
      </w:r>
      <w:r w:rsidR="00F26D09" w:rsidRPr="00F26D09">
        <w:rPr>
          <w:rFonts w:cs="Times New Roman"/>
          <w:vertAlign w:val="superscript"/>
        </w:rPr>
        <w:t>65</w:t>
      </w:r>
      <w:r w:rsidR="004F7E72">
        <w:fldChar w:fldCharType="end"/>
      </w:r>
      <w:r w:rsidR="004F7E72">
        <w:t>. Our study suggests</w:t>
      </w:r>
      <w:r w:rsidR="004F7E72" w:rsidRPr="008E2CCB">
        <w:t xml:space="preserve"> </w:t>
      </w:r>
      <w:r w:rsidR="004F7E72">
        <w:t xml:space="preserve">the actual heat transfer impact </w:t>
      </w:r>
      <w:r w:rsidR="00D17F37">
        <w:t xml:space="preserve">of </w:t>
      </w:r>
      <w:r w:rsidR="001658C9">
        <w:t>the</w:t>
      </w:r>
      <w:r w:rsidR="00D17F37">
        <w:t xml:space="preserve"> mattress </w:t>
      </w:r>
      <w:r w:rsidR="004F7E72">
        <w:t xml:space="preserve">may not be as significant as clothing or bedding due to higher contact surface area </w:t>
      </w:r>
      <w:r w:rsidR="001658C9">
        <w:t xml:space="preserve">of </w:t>
      </w:r>
      <w:r w:rsidR="004F7E72">
        <w:t>those layers compared to the relatively limited contact surface</w:t>
      </w:r>
      <w:r w:rsidR="001658C9">
        <w:t xml:space="preserve"> area</w:t>
      </w:r>
      <w:r w:rsidR="004F7E72">
        <w:t xml:space="preserve"> with the mattress. </w:t>
      </w:r>
      <w:r w:rsidR="00C62952">
        <w:t xml:space="preserve">In reality, a person's surface contact with the mattress will likely be higher than what we modeled in this study due to a real adult weighing </w:t>
      </w:r>
      <w:r w:rsidR="00D133D5">
        <w:t xml:space="preserve">approximately </w:t>
      </w:r>
      <w:r w:rsidR="005A493A">
        <w:t>2.9</w:t>
      </w:r>
      <w:r w:rsidR="00C62952">
        <w:t>-4x more</w:t>
      </w:r>
      <w:r w:rsidR="00D133D5">
        <w:fldChar w:fldCharType="begin"/>
      </w:r>
      <w:r w:rsidR="00F26D09">
        <w:instrText xml:space="preserve"> ADDIN ZOTERO_ITEM CSL_CITATION {"citationID":"WMNOA1l8","properties":{"formattedCitation":"\\super 66\\nosupersub{}","plainCitation":"66","noteIndex":0},"citationItems":[{"id":1754,"uris":["http://zotero.org/users/4259226/items/BLZPQ9GC"],"itemData":{"id":1754,"type":"article-journal","abstract":"The energy requirement of species at each trophic level in an ecological pyramid is a function of the number of organisms and their average mass. Regarding human populations, although considerable attention is given to estimating the number of people, much less is given to estimating average mass, despite evidence that average body mass is increasing. We estimate global human biomass, its distribution by region and the proportion of biomass due to overweight and obesity.","container-title":"BMC Public Health","DOI":"10.1186/1471-2458-12-439","ISSN":"1471-2458","issue":"1","journalAbbreviation":"BMC Public Health","page":"439","source":"BioMed Central","title":"The weight of nations: an estimation of adult human biomass","title-short":"The weight of nations","URL":"https://doi.org/10.1186/1471-2458-12-439","volume":"12","author":[{"family":"Walpole","given":"Sarah Catherine"},{"family":"Prieto-Merino","given":"David"},{"family":"Edwards","given":"Phil"},{"family":"Cleland","given":"John"},{"family":"Stevens","given":"Gretchen"},{"family":"Roberts","given":"Ian"}],"accessed":{"date-parts":[["2023",12,19]]},"issued":{"date-parts":[["2012",6,18]]}}}],"schema":"https://github.com/citation-style-language/schema/raw/master/csl-citation.json"} </w:instrText>
      </w:r>
      <w:r w:rsidR="00D133D5">
        <w:fldChar w:fldCharType="separate"/>
      </w:r>
      <w:r w:rsidR="00F26D09" w:rsidRPr="00F26D09">
        <w:rPr>
          <w:rFonts w:cs="Times New Roman"/>
          <w:vertAlign w:val="superscript"/>
        </w:rPr>
        <w:t>66</w:t>
      </w:r>
      <w:r w:rsidR="00D133D5">
        <w:fldChar w:fldCharType="end"/>
      </w:r>
      <w:r w:rsidR="00C62952">
        <w:t xml:space="preserve"> than the thermal manikin and the firmness of a real mattress will decrease over time. Despite this, we’d still expect a higher contact surface area with clothing or bedding </w:t>
      </w:r>
      <w:r w:rsidR="00876193">
        <w:t>compared to</w:t>
      </w:r>
      <w:r w:rsidR="00C62952">
        <w:t xml:space="preserve"> the mattress. </w:t>
      </w:r>
    </w:p>
    <w:p w14:paraId="468FFDA6" w14:textId="477814E4" w:rsidR="005A493A" w:rsidRPr="00852A7D" w:rsidRDefault="005A493A" w:rsidP="005A493A">
      <w:pPr>
        <w:spacing w:before="240"/>
      </w:pPr>
      <w:r w:rsidRPr="00852A7D">
        <w:t>While our study focuses on the impact of indoor temperature on sleep quality, fans may contribute to other factors related to the overall indoor environmental quality of the bedroom, such as acoustics. Loud environmental noise from vehicular traffic, aircraft, trains, and wind turbines can be disruptive to sleep</w:t>
      </w:r>
      <w:r w:rsidRPr="00852A7D">
        <w:fldChar w:fldCharType="begin"/>
      </w:r>
      <w:r w:rsidR="00F26D09">
        <w:instrText xml:space="preserve"> ADDIN ZOTERO_ITEM CSL_CITATION {"citationID":"8VoVHOAQ","properties":{"formattedCitation":"\\super 67\\nosupersub{}","plainCitation":"67","noteIndex":0},"citationItems":[{"id":1734,"uris":["http://zotero.org/users/4259226/items/C8KYGJAH"],"itemData":{"id":1734,"type":"article-journal","container-title":"Noise and Health","DOI":"10.4103/1463-1741.104897","ISSN":"1463-1741","issue":"61","journalAbbreviation":"Noise Health","language":"en","page":"297","source":"DOI.org (Crossref)","title":"Effects of environmental noise on sleep","URL":"http://www.noiseandhealth.org/text.asp?2012/14/61/297/104897","volume":"14","author":[{"family":"Hume","given":"KennethI"},{"family":"Brink","given":"Mark"},{"family":"Basner","given":"Mathias"}],"accessed":{"date-parts":[["2023",12,8]]},"issued":{"date-parts":[["2012"]]}}}],"schema":"https://github.com/citation-style-language/schema/raw/master/csl-citation.json"} </w:instrText>
      </w:r>
      <w:r w:rsidRPr="00852A7D">
        <w:fldChar w:fldCharType="separate"/>
      </w:r>
      <w:r w:rsidR="00F26D09" w:rsidRPr="00F26D09">
        <w:rPr>
          <w:rFonts w:cs="Times New Roman"/>
          <w:vertAlign w:val="superscript"/>
        </w:rPr>
        <w:t>67</w:t>
      </w:r>
      <w:r w:rsidRPr="00852A7D">
        <w:fldChar w:fldCharType="end"/>
      </w:r>
      <w:r w:rsidRPr="00852A7D">
        <w:t>. These noises are generally loud and intermittent. On the other hand, soft and constant noise, such as that produced by a white noise machine may aid sleep</w:t>
      </w:r>
      <w:r w:rsidRPr="00852A7D">
        <w:fldChar w:fldCharType="begin"/>
      </w:r>
      <w:r w:rsidR="00F26D09">
        <w:instrText xml:space="preserve"> ADDIN ZOTERO_ITEM CSL_CITATION {"citationID":"ccDpL5Kw","properties":{"formattedCitation":"\\super 68\\nosupersub{}","plainCitation":"68","noteIndex":0},"citationItems":[{"id":1738,"uris":["http://zotero.org/users/4259226/items/P6QK36RT"],"itemData":{"id":1738,"type":"article-journal","abstract":"White noise is purported to mask disruptive noises in the bedroom environment and be a nonpharmacological approach for promoting sleep and improving sleep quality. We conducted a systematic review of all studies examining the relationships between continuous white noise or similar broadband noise and sleep (PROSPERO 2020: CRD42020148736). Animal studies and studies using intermittent white noise to disrupt sleep or enhance slow wave activity were excluded. Two reviewers independently screened titles and abstracts of articles from three databases and assessed risk of bias for the 38 included articles. The primary outcomes described sleep onset latency, sleep fragmentation, sleep quality, and sleep and wake duration. There was heterogeneity in noise characteristics, sleep measurement methodology, adherence to the intervention, control group conditions or interventions, and presence of simultaneous experimental interventions. There was perhaps resultantly variability in research ﬁndings, with the extremes being that continuous noise improves or disrupts sleep. Following the GRADE criteria, the quality of evidence for continuous noise improving sleep was very low, which contradicts its widespread use. Additional research with objective sleep measures and detailed descriptions of noise exposure is needed before promoting continuous noise as a sleep aid, especially since it may also negatively affect sleep and hearing.","container-title":"Sleep Medicine Reviews","DOI":"10.1016/j.smrv.2020.101385","ISSN":"10870792","journalAbbreviation":"Sleep Medicine Reviews","language":"en","page":"101385","source":"DOI.org (Crossref)","title":"Noise as a sleep aid: A systematic review","title-short":"Noise as a sleep aid","URL":"https://linkinghub.elsevier.com/retrieve/pii/S1087079220301283","volume":"55","author":[{"family":"Riedy","given":"Samantha M."},{"family":"Smith","given":"Michael G."},{"family":"Rocha","given":"Sarah"},{"family":"Basner","given":"Mathias"}],"accessed":{"date-parts":[["2023",12,8]]},"issued":{"date-parts":[["2021",2]]}}}],"schema":"https://github.com/citation-style-language/schema/raw/master/csl-citation.json"} </w:instrText>
      </w:r>
      <w:r w:rsidRPr="00852A7D">
        <w:fldChar w:fldCharType="separate"/>
      </w:r>
      <w:r w:rsidR="00F26D09" w:rsidRPr="00F26D09">
        <w:rPr>
          <w:rFonts w:cs="Times New Roman"/>
          <w:vertAlign w:val="superscript"/>
        </w:rPr>
        <w:t>68</w:t>
      </w:r>
      <w:r w:rsidRPr="00852A7D">
        <w:fldChar w:fldCharType="end"/>
      </w:r>
      <w:r w:rsidRPr="00852A7D">
        <w:t xml:space="preserve">. The noise from fans, like the ceiling and floor fans in this study, is more like the second of these two and if a DC motor is used, </w:t>
      </w:r>
      <w:r w:rsidR="00470A67">
        <w:t>the sound</w:t>
      </w:r>
      <w:r w:rsidRPr="00852A7D">
        <w:t xml:space="preserve"> is</w:t>
      </w:r>
      <w:r w:rsidR="00470A67">
        <w:t xml:space="preserve"> mostly likely</w:t>
      </w:r>
      <w:r w:rsidRPr="00852A7D">
        <w:t xml:space="preserve"> not perceivable, but this is an area for further research. </w:t>
      </w:r>
    </w:p>
    <w:p w14:paraId="1830E3BA" w14:textId="12BD24D8"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Moving towards more extreme conditions, we expect </w:t>
      </w:r>
      <w:r w:rsidR="005964D7">
        <w:t xml:space="preserve">that the heating </w:t>
      </w:r>
      <w:r>
        <w:t>effect</w:t>
      </w:r>
      <w:r w:rsidR="005964D7">
        <w:t xml:space="preserve"> would increase linearly with </w:t>
      </w:r>
      <w:r w:rsidR="001F66F4">
        <w:t xml:space="preserve">decreasing </w:t>
      </w:r>
      <w:r w:rsidR="005964D7">
        <w:t>air temperature</w:t>
      </w:r>
      <w:r w:rsidR="008374B8">
        <w:t>s</w:t>
      </w:r>
      <w:r w:rsidR="005964D7">
        <w:t xml:space="preserve">. </w:t>
      </w:r>
      <w:r w:rsidR="00B54898">
        <w:t>However, t</w:t>
      </w:r>
      <w:r w:rsidR="005964D7">
        <w:t>he</w:t>
      </w:r>
      <w:r w:rsidR="00CB4AD7">
        <w:t xml:space="preserve"> relationship between the</w:t>
      </w:r>
      <w:r w:rsidR="005964D7">
        <w:t xml:space="preserve"> cooling effect</w:t>
      </w:r>
      <w:r w:rsidR="00CB4AD7">
        <w:t xml:space="preserve"> and increasing air temperature is nonlinear as </w:t>
      </w:r>
      <w:r w:rsidR="005964D7">
        <w:t>convective cooling decrease</w:t>
      </w:r>
      <w:r w:rsidR="00CB4AD7">
        <w:t>s</w:t>
      </w:r>
      <w:r w:rsidR="005964D7">
        <w:t xml:space="preserve"> </w:t>
      </w:r>
      <w:r w:rsidR="00E35E04">
        <w:t>while evaporative heat loss</w:t>
      </w:r>
      <w:r w:rsidR="00CB4AD7">
        <w:t xml:space="preserve"> from sweating</w:t>
      </w:r>
      <w:r w:rsidR="00E35E04">
        <w:t xml:space="preserve"> (not measured by the manikin increases) tend</w:t>
      </w:r>
      <w:r w:rsidR="00CB4AD7">
        <w:t>s</w:t>
      </w:r>
      <w:r w:rsidR="00E35E04">
        <w:t xml:space="preserve"> to increase</w:t>
      </w:r>
      <w:r>
        <w:t xml:space="preserve">. </w:t>
      </w:r>
      <w:r>
        <w:lastRenderedPageBreak/>
        <w:t>Second, the thermal manikin used in this study measures dry heat loss only. Our measurements therefore underestimate the cooling effect</w:t>
      </w:r>
      <w:r w:rsidDel="008E2CCB">
        <w:t xml:space="preserve"> </w:t>
      </w:r>
      <w:r>
        <w:t>by ignoring evaporative cooling from sweating</w:t>
      </w:r>
      <w:r w:rsidR="00BB0BB1">
        <w:t xml:space="preserve">; </w:t>
      </w:r>
      <w:r w:rsidR="001F66F4">
        <w:t xml:space="preserve">both passive and active strategies may provide a larger cooling effect than what </w:t>
      </w:r>
      <w:r w:rsidR="00BB0BB1">
        <w:t xml:space="preserve">is </w:t>
      </w:r>
      <w:r w:rsidR="001F66F4">
        <w:t xml:space="preserve">reported here.  </w:t>
      </w:r>
      <w:r>
        <w:t>This conservative assumption may hold for populations vulnerable to extreme heat, such as the elderly, who have a reduced ability to sweat</w:t>
      </w:r>
      <w:r>
        <w:fldChar w:fldCharType="begin"/>
      </w:r>
      <w:r w:rsidR="00F26D09">
        <w:instrText xml:space="preserve"> ADDIN ZOTERO_ITEM CSL_CITATION {"citationID":"24l3r7Bg","properties":{"formattedCitation":"\\super 69\\nosupersub{}","plainCitation":"69","noteIndex":0},"citationItems":[{"id":498,"uris":["http://zotero.org/users/4259226/items/76ZJR3VY"],"itemData":{"id":498,"type":"article-journal","container-title":"European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URL":"http://link.springer.com/10.1007/s004210050485","volume":"79","author":[{"family":"Inoue","given":"Yoshimitsu"},{"family":"Shibasaki","given":"Manabu"},{"family":"Ueda","given":"Hiroyuki"},{"family":"Ishizashi","given":"Hiromichi"}],"accessed":{"date-parts":[["2022",6,1]]},"issued":{"date-parts":[["1999",1,1]]}}}],"schema":"https://github.com/citation-style-language/schema/raw/master/csl-citation.json"} </w:instrText>
      </w:r>
      <w:r>
        <w:fldChar w:fldCharType="separate"/>
      </w:r>
      <w:r w:rsidR="00F26D09" w:rsidRPr="00F26D09">
        <w:rPr>
          <w:rFonts w:cs="Times New Roman"/>
          <w:vertAlign w:val="superscript"/>
        </w:rPr>
        <w:t>69</w:t>
      </w:r>
      <w:r>
        <w:fldChar w:fldCharType="end"/>
      </w:r>
      <w:r>
        <w:t xml:space="preserve">. Third, we only considered the whole-body thermal effect and not asymmetric heating or cooling of different body segments. This is more important for localized PCS, such as the mattress pads, pedestal fan, or hot water bottle, as the thermal sensation perceived for individual </w:t>
      </w:r>
      <w:r w:rsidR="00006CC9">
        <w:t>body segment</w:t>
      </w:r>
      <w:r>
        <w:t>s affects thermal sensation and comfort for the whole body</w:t>
      </w:r>
      <w:r>
        <w:fldChar w:fldCharType="begin"/>
      </w:r>
      <w:r w:rsidR="00F26D09">
        <w:instrText xml:space="preserve"> ADDIN ZOTERO_ITEM CSL_CITATION {"citationID":"a28uGcGX","properties":{"formattedCitation":"\\super 70\\nosupersub{}","plainCitation":"70","noteIndex":0},"citationItems":[{"id":497,"uris":["http://zotero.org/users/4259226/items/VHVGSN9Q"],"itemData":{"id":497,"type":"article-journal","abstract":"Subjects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URL":"https://linkinghub.elsevier.com/retrieve/pii/S0306456505001233","volume":"31","author":[{"family":"Arens","given":"Edward"},{"family":"Zhang","given":"Hui"},{"family":"Huizenga","given":"Charlie"}],"accessed":{"date-parts":[["2022",6,1]]},"issued":{"date-parts":[["2006",1]]}}}],"schema":"https://github.com/citation-style-language/schema/raw/master/csl-citation.json"} </w:instrText>
      </w:r>
      <w:r>
        <w:fldChar w:fldCharType="separate"/>
      </w:r>
      <w:r w:rsidR="00F26D09" w:rsidRPr="00F26D09">
        <w:rPr>
          <w:rFonts w:cs="Times New Roman"/>
          <w:vertAlign w:val="superscript"/>
        </w:rPr>
        <w:t>70</w:t>
      </w:r>
      <w:r>
        <w:fldChar w:fldCharType="end"/>
      </w:r>
      <w:r>
        <w:t>. Fourth, the manikin-based equivalent temperature does not consider human sensation, perception, and other subjective aspects of thermal comfort. Lastly, we assume that someone closer to a state of thermal comfort will have improve</w:t>
      </w:r>
      <w:r w:rsidR="001C1EBD">
        <w:t>d</w:t>
      </w:r>
      <w:r>
        <w:t xml:space="preserve"> sleep quantity and quality, and subsequently other health outcomes. </w:t>
      </w:r>
    </w:p>
    <w:p w14:paraId="2E502050" w14:textId="77777777" w:rsidR="00A46F95" w:rsidRDefault="00A46F95" w:rsidP="00CB4AD7">
      <w:pPr>
        <w:pStyle w:val="Heading1"/>
      </w:pPr>
      <w:r>
        <w:t>Methods</w:t>
      </w:r>
    </w:p>
    <w:p w14:paraId="52F46F8F" w14:textId="77777777" w:rsidR="00A46F95" w:rsidRPr="00907AF7" w:rsidRDefault="00A46F95" w:rsidP="00CB4AD7">
      <w:pPr>
        <w:pStyle w:val="Heading2"/>
      </w:pPr>
      <w:r w:rsidRPr="00907AF7">
        <w:t>Experimental facilities</w:t>
      </w:r>
    </w:p>
    <w:p w14:paraId="06689A45" w14:textId="66A2FAB0"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F26D09">
        <w:instrText xml:space="preserve"> ADDIN ZOTERO_ITEM CSL_CITATION {"citationID":"dFXZyDY8","properties":{"formattedCitation":"\\super 71\\nosupersub{}","plainCitation":"71","noteIndex":0},"citationItems":[{"id":525,"uris":["http://zotero.org/users/4259226/items/X3TDFR9S"],"itemData":{"id":525,"type":"article-journal","abstract":"Author(s):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F26D09" w:rsidRPr="00F26D09">
        <w:rPr>
          <w:rFonts w:cs="Times New Roman"/>
          <w:vertAlign w:val="superscript"/>
        </w:rPr>
        <w:t>71</w:t>
      </w:r>
      <w:r>
        <w:fldChar w:fldCharType="end"/>
      </w:r>
      <w:r>
        <w:t xml:space="preserve"> and </w:t>
      </w:r>
      <w:proofErr w:type="spellStart"/>
      <w:r>
        <w:t>Arens</w:t>
      </w:r>
      <w:proofErr w:type="spellEnd"/>
      <w:r>
        <w:t xml:space="preserve"> et al.</w:t>
      </w:r>
      <w:r>
        <w:fldChar w:fldCharType="begin"/>
      </w:r>
      <w:r w:rsidR="00F26D09">
        <w:instrText xml:space="preserve"> ADDIN ZOTERO_ITEM CSL_CITATION {"citationID":"EhREX9ao","properties":{"formattedCitation":"\\super 72\\nosupersub{}","plainCitation":"72","noteIndex":0},"citationItems":[{"id":513,"uris":["http://zotero.org/users/4259226/items/XRL2BM3J"],"itemData":{"id":513,"type":"article-journal","abstract":"This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26D09" w:rsidRPr="00F26D09">
        <w:rPr>
          <w:rFonts w:cs="Times New Roman"/>
          <w:vertAlign w:val="superscript"/>
        </w:rPr>
        <w:t>72</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r w:rsidR="00470A67">
        <w:t>An independent HVAC system controls t</w:t>
      </w:r>
      <w:r w:rsidR="0037269A">
        <w:t xml:space="preserve">he </w:t>
      </w:r>
      <w:r w:rsidR="00872113">
        <w:t xml:space="preserve">interior </w:t>
      </w:r>
      <w:r w:rsidR="0037269A">
        <w:t xml:space="preserve">surface temperature of the exterior walls and windows. </w:t>
      </w:r>
      <w:r>
        <w:t xml:space="preserve">We set the temperature of </w:t>
      </w:r>
      <w:r w:rsidR="00872113">
        <w:t>interior surfaces</w:t>
      </w:r>
      <w:r w:rsidR="0037269A">
        <w:t xml:space="preserve"> </w:t>
      </w:r>
      <w:r>
        <w:t xml:space="preserve">to be isothermal with the </w:t>
      </w:r>
      <w:r w:rsidR="00872113">
        <w:t xml:space="preserve">chamber </w:t>
      </w:r>
      <w:r>
        <w:t xml:space="preserve">to ensure mean radiant temperature was the same as the dry-bulb temperature. </w:t>
      </w:r>
    </w:p>
    <w:p w14:paraId="75F2E9F5" w14:textId="77777777" w:rsidR="00A46F95" w:rsidRPr="007E6B76" w:rsidRDefault="00A46F95" w:rsidP="00CB4AD7">
      <w:pPr>
        <w:pStyle w:val="Heading2"/>
      </w:pPr>
      <w:r w:rsidRPr="00907AF7">
        <w:t>M</w:t>
      </w:r>
      <w:r w:rsidRPr="007E6B76">
        <w:t>easuring instruments</w:t>
      </w:r>
    </w:p>
    <w:p w14:paraId="0306523F" w14:textId="500590A0"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615859">
        <w:instrText xml:space="preserve"> ADDIN ZOTERO_ITEM CSL_CITATION {"citationID":"3edoJnin","properties":{"formattedCitation":"\\super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fldChar w:fldCharType="separate"/>
      </w:r>
      <w:r w:rsidR="00615859" w:rsidRPr="00615859">
        <w:rPr>
          <w:rFonts w:cs="Times New Roman"/>
          <w:vertAlign w:val="superscript"/>
        </w:rPr>
        <w:t>57</w:t>
      </w:r>
      <w:r>
        <w:fldChar w:fldCharType="end"/>
      </w:r>
      <w:r>
        <w:t>. We used a female thermal manikin developed by PT Teknik</w:t>
      </w:r>
      <w:r>
        <w:fldChar w:fldCharType="begin"/>
      </w:r>
      <w:r w:rsidR="00F26D09">
        <w:instrText xml:space="preserve"> ADDIN ZOTERO_ITEM CSL_CITATION {"citationID":"EM3leHzM","properties":{"formattedCitation":"\\super 73\\nosupersub{}","plainCitation":"73","noteIndex":0},"citationItems":[{"id":511,"uris":["http://zotero.org/users/4259226/items/KRK7BWCU"],"itemData":{"id":511,"type":"document","language":"en","source":"Zotero","title":"Thermal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F26D09" w:rsidRPr="00F26D09">
        <w:rPr>
          <w:rFonts w:cs="Times New Roman"/>
          <w:vertAlign w:val="superscript"/>
        </w:rPr>
        <w:t>73</w:t>
      </w:r>
      <w:r>
        <w:fldChar w:fldCharType="end"/>
      </w:r>
      <w:r>
        <w:t>. The manikin consists of a molded polystyrene shell wound with embedded nickel wir</w:t>
      </w:r>
      <w:r w:rsidRPr="00667D9A">
        <w:t>e. The manikin is 1.68 m tall</w:t>
      </w:r>
      <w:r w:rsidR="00667D9A" w:rsidRPr="00852A7D">
        <w:t xml:space="preserve"> </w:t>
      </w:r>
      <w:r w:rsidRPr="00667D9A">
        <w:t xml:space="preserve">and weighs approximately </w:t>
      </w:r>
      <w:r w:rsidR="0078116C" w:rsidRPr="00852A7D">
        <w:t>20</w:t>
      </w:r>
      <w:r w:rsidR="0078116C" w:rsidRPr="00667D9A">
        <w:t xml:space="preserve"> </w:t>
      </w:r>
      <w:r w:rsidRPr="00667D9A">
        <w:t>kg</w:t>
      </w:r>
      <w:r w:rsidR="00667D9A">
        <w:fldChar w:fldCharType="begin"/>
      </w:r>
      <w:r w:rsidR="00F26D09">
        <w:instrText xml:space="preserve"> ADDIN ZOTERO_ITEM CSL_CITATION {"citationID":"naxvGOC1","properties":{"formattedCitation":"\\super 73\\nosupersub{}","plainCitation":"73","noteIndex":0},"citationItems":[{"id":511,"uris":["http://zotero.org/users/4259226/items/KRK7BWCU"],"itemData":{"id":511,"type":"document","language":"en","source":"Zotero","title":"Thermal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rsidR="00667D9A">
        <w:fldChar w:fldCharType="separate"/>
      </w:r>
      <w:r w:rsidR="00F26D09" w:rsidRPr="00F26D09">
        <w:rPr>
          <w:rFonts w:cs="Times New Roman"/>
          <w:vertAlign w:val="superscript"/>
        </w:rPr>
        <w:t>73</w:t>
      </w:r>
      <w:r w:rsidR="00667D9A">
        <w:fldChar w:fldCharType="end"/>
      </w:r>
      <w:r w:rsidRPr="00667D9A">
        <w:t>.</w:t>
      </w:r>
      <w:r>
        <w:t xml:space="preserve"> The manikin has 16 independently controlled </w:t>
      </w:r>
      <w:r w:rsidR="00006CC9">
        <w:t>body segment</w:t>
      </w:r>
      <w:r>
        <w:t>s</w:t>
      </w:r>
      <w:r w:rsidR="00DB714A">
        <w:t xml:space="preserve"> </w:t>
      </w:r>
      <w:r>
        <w:t xml:space="preserve">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r w:rsidR="00DB714A">
        <w:t xml:space="preserve"> </w:t>
      </w:r>
      <w:r w:rsidR="0016102B">
        <w:fldChar w:fldCharType="begin"/>
      </w:r>
      <w:r w:rsidR="0016102B">
        <w:instrText xml:space="preserve"> REF _Ref138199049 \h </w:instrText>
      </w:r>
      <w:r w:rsidR="0016102B">
        <w:fldChar w:fldCharType="separate"/>
      </w:r>
      <w:r w:rsidR="0016102B">
        <w:t xml:space="preserve">Table </w:t>
      </w:r>
      <w:r w:rsidR="0016102B">
        <w:rPr>
          <w:noProof/>
        </w:rPr>
        <w:t>1</w:t>
      </w:r>
      <w:r w:rsidR="0016102B">
        <w:fldChar w:fldCharType="end"/>
      </w:r>
      <w:r w:rsidR="0016102B">
        <w:t xml:space="preserve"> </w:t>
      </w:r>
      <w:r w:rsidR="00DB714A">
        <w:t xml:space="preserve">lists the surface area and core temperature set point for each body segment. </w:t>
      </w:r>
    </w:p>
    <w:p w14:paraId="61E88929" w14:textId="066C754E" w:rsidR="00CB4AD7" w:rsidRDefault="00A46F95" w:rsidP="00BF1F00">
      <w:pPr>
        <w:spacing w:before="160"/>
      </w:pPr>
      <w:r>
        <w:t>We operated the manikin in “comfort control” mode, which calculates the power supplied to each body segment based on the deep body or core temperature, the measured surface temperature, and the thermal resistance of the skin</w:t>
      </w:r>
      <w:r>
        <w:fldChar w:fldCharType="begin"/>
      </w:r>
      <w:r w:rsidR="00F26D09">
        <w:instrText xml:space="preserve"> ADDIN ZOTERO_ITEM CSL_CITATION {"citationID":"ZRdCLeAl","properties":{"formattedCitation":"\\super 75\\nosupersub{}","plainCitation":"75","noteIndex":0},"citationItems":[{"id":508,"uris":["http://zotero.org/users/4259226/items/IPBIG3MS"],"itemData":{"id":508,"type":"report","event-place":"Denmark","number":"Version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F26D09" w:rsidRPr="00F26D09">
        <w:rPr>
          <w:rFonts w:cs="Times New Roman"/>
          <w:vertAlign w:val="superscript"/>
        </w:rPr>
        <w:t>75</w:t>
      </w:r>
      <w:r>
        <w:fldChar w:fldCharType="end"/>
      </w:r>
      <w:r>
        <w:t>. This mode of control most realistically represents the temperature distribution of the human body</w:t>
      </w:r>
      <w:r>
        <w:fldChar w:fldCharType="begin"/>
      </w:r>
      <w:r w:rsidR="00F26D09">
        <w:instrText xml:space="preserve"> ADDIN ZOTERO_ITEM CSL_CITATION {"citationID":"TqgdvZdk","properties":{"formattedCitation":"\\super 76\\nosupersub{}","plainCitation":"76","noteIndex":0},"citationItems":[{"id":509,"uris":["http://zotero.org/users/4259226/items/6UFEKFPM"],"itemData":{"id":509,"type":"article-journal","abstract":"Recently,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URL":"http://link.springer.com/10.1007/s00421-004-1142-1","volume":"92","author":[{"family":"Melikov","given":"Arsen"}],"accessed":{"date-parts":[["2021",12,3]]},"issued":{"date-parts":[["2004",9]]}}}],"schema":"https://github.com/citation-style-language/schema/raw/master/csl-citation.json"} </w:instrText>
      </w:r>
      <w:r>
        <w:fldChar w:fldCharType="separate"/>
      </w:r>
      <w:r w:rsidR="00F26D09" w:rsidRPr="00F26D09">
        <w:rPr>
          <w:rFonts w:cs="Times New Roman"/>
          <w:vertAlign w:val="superscript"/>
        </w:rPr>
        <w:t>76</w:t>
      </w:r>
      <w:r>
        <w:fldChar w:fldCharType="end"/>
      </w:r>
      <w:r>
        <w:t xml:space="preserve">. We set the core temperature of each </w:t>
      </w:r>
      <w:r w:rsidR="00006CC9">
        <w:t>body segment</w:t>
      </w:r>
      <w:r w:rsidR="00527503">
        <w:t xml:space="preserve"> </w:t>
      </w:r>
      <w:r>
        <w:t xml:space="preserve">based on the </w:t>
      </w:r>
      <w:r w:rsidR="00AE7BC6">
        <w:t xml:space="preserve">Advanced </w:t>
      </w:r>
      <w:r>
        <w:t xml:space="preserve">Berkeley Comfort </w:t>
      </w:r>
      <w:r w:rsidR="00AE7BC6">
        <w:t>m</w:t>
      </w:r>
      <w:r>
        <w:t>odel</w:t>
      </w:r>
      <w:r w:rsidRPr="009311E0">
        <w:rPr>
          <w:highlight w:val="yellow"/>
        </w:rPr>
        <w:fldChar w:fldCharType="begin"/>
      </w:r>
      <w:r w:rsidR="00F26D09">
        <w:rPr>
          <w:highlight w:val="yellow"/>
        </w:rPr>
        <w:instrText xml:space="preserve"> ADDIN ZOTERO_ITEM CSL_CITATION {"citationID":"nAuvvvbs","properties":{"formattedCitation":"\\super 74\\nosupersub{}","plainCitation":"74","noteIndex":0},"citationItems":[{"id":494,"uris":["http://zotero.org/users/4259226/items/VQJPJYLG"],"itemData":{"id":494,"type":"article-journal","abstract":"The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RPr="009311E0">
        <w:rPr>
          <w:highlight w:val="yellow"/>
        </w:rPr>
        <w:fldChar w:fldCharType="separate"/>
      </w:r>
      <w:r w:rsidR="00F26D09" w:rsidRPr="00F26D09">
        <w:rPr>
          <w:rFonts w:cs="Times New Roman"/>
          <w:vertAlign w:val="superscript"/>
        </w:rPr>
        <w:t>74</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F26D09">
        <w:instrText xml:space="preserve"> ADDIN ZOTERO_ITEM CSL_CITATION {"citationID":"JPr5ypzp","properties":{"formattedCitation":"\\super 77\\nosupersub{}","plainCitation":"77","noteIndex":0},"citationItems":[{"id":492,"uris":["http://zotero.org/users/4259226/items/95RMR9Q6"],"itemData":{"id":492,"type":"document","publisher":"PT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F26D09" w:rsidRPr="00F26D09">
        <w:rPr>
          <w:rFonts w:cs="Times New Roman"/>
          <w:vertAlign w:val="superscript"/>
        </w:rPr>
        <w:t>77</w:t>
      </w:r>
      <w:r>
        <w:fldChar w:fldCharType="end"/>
      </w:r>
      <w:r>
        <w:t xml:space="preserve">. </w:t>
      </w:r>
    </w:p>
    <w:p w14:paraId="7CA33FE0" w14:textId="703DE876" w:rsidR="00A46F95" w:rsidRDefault="00A46F95" w:rsidP="00BF1F00">
      <w:pPr>
        <w:spacing w:before="160"/>
      </w:pPr>
      <w:r>
        <w:t>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w:t>
      </w:r>
      <w:r w:rsidR="00470A67">
        <w:t xml:space="preserve"> probe</w:t>
      </w:r>
      <w:r>
        <w:t xml:space="preserve"> 0.2 m away from the thermal manikin and elevated it</w:t>
      </w:r>
      <w:r w:rsidR="00470A67">
        <w:t xml:space="preserve"> with wood blocks</w:t>
      </w:r>
      <w:r>
        <w:t xml:space="preserve"> to be vertically centered to the tangent </w:t>
      </w:r>
      <w:r w:rsidR="00006CC9">
        <w:t xml:space="preserve">body </w:t>
      </w:r>
      <w:r w:rsidR="00006CC9">
        <w:lastRenderedPageBreak/>
        <w:t>segment</w:t>
      </w:r>
      <w:r>
        <w:t xml:space="preserve">.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3B6DAE34" w14:textId="77777777" w:rsidR="00003EB6" w:rsidRDefault="00003EB6" w:rsidP="00003EB6">
      <w:pPr>
        <w:pStyle w:val="Caption"/>
        <w:keepNext/>
      </w:pPr>
      <w:bookmarkStart w:id="10" w:name="_Ref138199049"/>
      <w:r>
        <w:t xml:space="preserve">Table </w:t>
      </w:r>
      <w:fldSimple w:instr=" SEQ Table \* ARABIC ">
        <w:r>
          <w:rPr>
            <w:noProof/>
          </w:rPr>
          <w:t>1</w:t>
        </w:r>
      </w:fldSimple>
      <w:bookmarkEnd w:id="10"/>
      <w:r>
        <w:t xml:space="preserve">: </w:t>
      </w:r>
      <w:r>
        <w:rPr>
          <w:noProof/>
        </w:rPr>
        <w:t>Thermal manikin body segments and associated surface area and core temperature setting for comfort mode per the Advanced Berkeley Comfort model</w:t>
      </w:r>
      <w:r>
        <w:fldChar w:fldCharType="begin"/>
      </w:r>
      <w:r>
        <w:instrText xml:space="preserve"> ADDIN ZOTERO_ITEM CSL_CITATION {"citationID":"uaFcYBrk","properties":{"formattedCitation":"\\super 74\\nosupersub{}","plainCitation":"74","noteIndex":0},"citationItems":[{"id":494,"uris":["http://zotero.org/users/4259226/items/VQJPJYLG"],"itemData":{"id":494,"type":"article-journal","abstract":"The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fldChar w:fldCharType="separate"/>
      </w:r>
      <w:r w:rsidRPr="00F26D09">
        <w:rPr>
          <w:rFonts w:cs="Times New Roman"/>
          <w:sz w:val="22"/>
          <w:vertAlign w:val="superscript"/>
        </w:rPr>
        <w:t>74</w:t>
      </w:r>
      <w:r>
        <w:fldChar w:fldCharType="end"/>
      </w:r>
      <w:r>
        <w:rPr>
          <w:noProof/>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003EB6" w14:paraId="1D11D133" w14:textId="77777777" w:rsidTr="00D01290">
        <w:tc>
          <w:tcPr>
            <w:tcW w:w="0" w:type="auto"/>
          </w:tcPr>
          <w:p w14:paraId="79C0D2C9" w14:textId="77777777" w:rsidR="00003EB6" w:rsidRDefault="00003EB6" w:rsidP="00D01290">
            <w:pPr>
              <w:pStyle w:val="Tabletext"/>
            </w:pPr>
          </w:p>
        </w:tc>
        <w:tc>
          <w:tcPr>
            <w:tcW w:w="0" w:type="auto"/>
          </w:tcPr>
          <w:p w14:paraId="75635750" w14:textId="77777777" w:rsidR="00003EB6" w:rsidRPr="00D12370" w:rsidRDefault="00003EB6" w:rsidP="00D01290">
            <w:pPr>
              <w:pStyle w:val="Tabletext"/>
              <w:rPr>
                <w:b/>
                <w:bCs/>
              </w:rPr>
            </w:pPr>
            <w:r>
              <w:rPr>
                <w:b/>
                <w:bCs/>
              </w:rPr>
              <w:t>Body segment</w:t>
            </w:r>
          </w:p>
        </w:tc>
        <w:tc>
          <w:tcPr>
            <w:tcW w:w="0" w:type="auto"/>
          </w:tcPr>
          <w:p w14:paraId="7F198049" w14:textId="77777777" w:rsidR="00003EB6" w:rsidRPr="00D12370" w:rsidRDefault="00003EB6" w:rsidP="00D01290">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105B63D6" w14:textId="77777777" w:rsidR="00003EB6" w:rsidRPr="00D12370" w:rsidRDefault="00003EB6" w:rsidP="00D01290">
            <w:pPr>
              <w:pStyle w:val="Tabletext"/>
              <w:rPr>
                <w:b/>
                <w:bCs/>
              </w:rPr>
            </w:pPr>
            <w:r>
              <w:rPr>
                <w:b/>
                <w:bCs/>
              </w:rPr>
              <w:t>Core temperature (°C)</w:t>
            </w:r>
          </w:p>
        </w:tc>
      </w:tr>
      <w:tr w:rsidR="00003EB6" w14:paraId="22E982A7" w14:textId="77777777" w:rsidTr="00D01290">
        <w:tc>
          <w:tcPr>
            <w:tcW w:w="0" w:type="auto"/>
          </w:tcPr>
          <w:p w14:paraId="4F935DCE" w14:textId="77777777" w:rsidR="00003EB6" w:rsidRDefault="00003EB6" w:rsidP="00D01290">
            <w:pPr>
              <w:pStyle w:val="Tabletext"/>
            </w:pPr>
            <w:r>
              <w:t>1</w:t>
            </w:r>
          </w:p>
        </w:tc>
        <w:tc>
          <w:tcPr>
            <w:tcW w:w="0" w:type="auto"/>
          </w:tcPr>
          <w:p w14:paraId="63827E3A" w14:textId="77777777" w:rsidR="00003EB6" w:rsidRDefault="00003EB6" w:rsidP="00D01290">
            <w:pPr>
              <w:pStyle w:val="Tabletext"/>
            </w:pPr>
            <w:r>
              <w:t>Left foot</w:t>
            </w:r>
          </w:p>
        </w:tc>
        <w:tc>
          <w:tcPr>
            <w:tcW w:w="0" w:type="auto"/>
            <w:vAlign w:val="center"/>
          </w:tcPr>
          <w:p w14:paraId="20316179" w14:textId="77777777" w:rsidR="00003EB6" w:rsidRDefault="00003EB6" w:rsidP="00D01290">
            <w:pPr>
              <w:pStyle w:val="Tabletext"/>
            </w:pPr>
            <w:r>
              <w:rPr>
                <w:rFonts w:cs="Calibri"/>
                <w:color w:val="000000"/>
              </w:rPr>
              <w:t>0.05</w:t>
            </w:r>
          </w:p>
        </w:tc>
        <w:tc>
          <w:tcPr>
            <w:tcW w:w="0" w:type="auto"/>
          </w:tcPr>
          <w:p w14:paraId="21750FBD" w14:textId="77777777" w:rsidR="00003EB6" w:rsidRDefault="00003EB6" w:rsidP="00D01290">
            <w:pPr>
              <w:pStyle w:val="Tabletext"/>
              <w:rPr>
                <w:rFonts w:cs="Calibri"/>
                <w:color w:val="000000"/>
              </w:rPr>
            </w:pPr>
            <w:r>
              <w:rPr>
                <w:rFonts w:cs="Calibri"/>
                <w:color w:val="000000"/>
              </w:rPr>
              <w:t>35.1</w:t>
            </w:r>
          </w:p>
        </w:tc>
      </w:tr>
      <w:tr w:rsidR="00003EB6" w14:paraId="47FBFF86" w14:textId="77777777" w:rsidTr="00D01290">
        <w:tc>
          <w:tcPr>
            <w:tcW w:w="0" w:type="auto"/>
          </w:tcPr>
          <w:p w14:paraId="734614F6" w14:textId="77777777" w:rsidR="00003EB6" w:rsidRDefault="00003EB6" w:rsidP="00D01290">
            <w:pPr>
              <w:pStyle w:val="Tabletext"/>
            </w:pPr>
            <w:r>
              <w:t>2</w:t>
            </w:r>
          </w:p>
        </w:tc>
        <w:tc>
          <w:tcPr>
            <w:tcW w:w="0" w:type="auto"/>
          </w:tcPr>
          <w:p w14:paraId="629F0877" w14:textId="77777777" w:rsidR="00003EB6" w:rsidRDefault="00003EB6" w:rsidP="00D01290">
            <w:pPr>
              <w:pStyle w:val="Tabletext"/>
            </w:pPr>
            <w:r>
              <w:t>Right foot</w:t>
            </w:r>
          </w:p>
        </w:tc>
        <w:tc>
          <w:tcPr>
            <w:tcW w:w="0" w:type="auto"/>
            <w:vAlign w:val="center"/>
          </w:tcPr>
          <w:p w14:paraId="0A14BB0A" w14:textId="77777777" w:rsidR="00003EB6" w:rsidRDefault="00003EB6" w:rsidP="00D01290">
            <w:pPr>
              <w:pStyle w:val="Tabletext"/>
            </w:pPr>
            <w:r>
              <w:rPr>
                <w:rFonts w:cs="Calibri"/>
                <w:color w:val="000000"/>
              </w:rPr>
              <w:t>0.04</w:t>
            </w:r>
          </w:p>
        </w:tc>
        <w:tc>
          <w:tcPr>
            <w:tcW w:w="0" w:type="auto"/>
          </w:tcPr>
          <w:p w14:paraId="58582122" w14:textId="77777777" w:rsidR="00003EB6" w:rsidRDefault="00003EB6" w:rsidP="00D01290">
            <w:pPr>
              <w:pStyle w:val="Tabletext"/>
              <w:rPr>
                <w:rFonts w:cs="Calibri"/>
                <w:color w:val="000000"/>
              </w:rPr>
            </w:pPr>
            <w:r>
              <w:rPr>
                <w:rFonts w:cs="Calibri"/>
                <w:color w:val="000000"/>
              </w:rPr>
              <w:t>35.1</w:t>
            </w:r>
          </w:p>
        </w:tc>
      </w:tr>
      <w:tr w:rsidR="00003EB6" w14:paraId="30A35AF9" w14:textId="77777777" w:rsidTr="00D01290">
        <w:tc>
          <w:tcPr>
            <w:tcW w:w="0" w:type="auto"/>
          </w:tcPr>
          <w:p w14:paraId="2986A048" w14:textId="77777777" w:rsidR="00003EB6" w:rsidRDefault="00003EB6" w:rsidP="00D01290">
            <w:pPr>
              <w:pStyle w:val="Tabletext"/>
            </w:pPr>
            <w:r>
              <w:t>3</w:t>
            </w:r>
          </w:p>
        </w:tc>
        <w:tc>
          <w:tcPr>
            <w:tcW w:w="0" w:type="auto"/>
          </w:tcPr>
          <w:p w14:paraId="2CBFB383" w14:textId="77777777" w:rsidR="00003EB6" w:rsidRDefault="00003EB6" w:rsidP="00D01290">
            <w:pPr>
              <w:pStyle w:val="Tabletext"/>
            </w:pPr>
            <w:r>
              <w:t>Left lower leg</w:t>
            </w:r>
          </w:p>
        </w:tc>
        <w:tc>
          <w:tcPr>
            <w:tcW w:w="0" w:type="auto"/>
            <w:vAlign w:val="center"/>
          </w:tcPr>
          <w:p w14:paraId="51567BC2" w14:textId="77777777" w:rsidR="00003EB6" w:rsidRDefault="00003EB6" w:rsidP="00D01290">
            <w:pPr>
              <w:pStyle w:val="Tabletext"/>
            </w:pPr>
            <w:r>
              <w:rPr>
                <w:rFonts w:cs="Calibri"/>
                <w:color w:val="000000"/>
              </w:rPr>
              <w:t>0.09</w:t>
            </w:r>
          </w:p>
        </w:tc>
        <w:tc>
          <w:tcPr>
            <w:tcW w:w="0" w:type="auto"/>
          </w:tcPr>
          <w:p w14:paraId="7DD6B324" w14:textId="77777777" w:rsidR="00003EB6" w:rsidRDefault="00003EB6" w:rsidP="00D01290">
            <w:pPr>
              <w:pStyle w:val="Tabletext"/>
              <w:rPr>
                <w:rFonts w:cs="Calibri"/>
                <w:color w:val="000000"/>
              </w:rPr>
            </w:pPr>
            <w:r>
              <w:rPr>
                <w:rFonts w:cs="Calibri"/>
                <w:color w:val="000000"/>
              </w:rPr>
              <w:t>35.6</w:t>
            </w:r>
          </w:p>
        </w:tc>
      </w:tr>
      <w:tr w:rsidR="00003EB6" w14:paraId="74D5B445" w14:textId="77777777" w:rsidTr="00D01290">
        <w:tc>
          <w:tcPr>
            <w:tcW w:w="0" w:type="auto"/>
          </w:tcPr>
          <w:p w14:paraId="05E5D5B5" w14:textId="77777777" w:rsidR="00003EB6" w:rsidRDefault="00003EB6" w:rsidP="00D01290">
            <w:pPr>
              <w:pStyle w:val="Tabletext"/>
            </w:pPr>
            <w:r>
              <w:t>4</w:t>
            </w:r>
          </w:p>
        </w:tc>
        <w:tc>
          <w:tcPr>
            <w:tcW w:w="0" w:type="auto"/>
          </w:tcPr>
          <w:p w14:paraId="5D442CA9" w14:textId="77777777" w:rsidR="00003EB6" w:rsidRDefault="00003EB6" w:rsidP="00D01290">
            <w:pPr>
              <w:pStyle w:val="Tabletext"/>
            </w:pPr>
            <w:r>
              <w:t>Right lower leg</w:t>
            </w:r>
          </w:p>
        </w:tc>
        <w:tc>
          <w:tcPr>
            <w:tcW w:w="0" w:type="auto"/>
            <w:vAlign w:val="center"/>
          </w:tcPr>
          <w:p w14:paraId="1B723A2B" w14:textId="77777777" w:rsidR="00003EB6" w:rsidRDefault="00003EB6" w:rsidP="00D01290">
            <w:pPr>
              <w:pStyle w:val="Tabletext"/>
            </w:pPr>
            <w:r>
              <w:rPr>
                <w:rFonts w:cs="Calibri"/>
                <w:color w:val="000000"/>
              </w:rPr>
              <w:t>0.09</w:t>
            </w:r>
          </w:p>
        </w:tc>
        <w:tc>
          <w:tcPr>
            <w:tcW w:w="0" w:type="auto"/>
          </w:tcPr>
          <w:p w14:paraId="082E573F" w14:textId="77777777" w:rsidR="00003EB6" w:rsidRDefault="00003EB6" w:rsidP="00D01290">
            <w:pPr>
              <w:pStyle w:val="Tabletext"/>
              <w:rPr>
                <w:rFonts w:cs="Calibri"/>
                <w:color w:val="000000"/>
              </w:rPr>
            </w:pPr>
            <w:r>
              <w:rPr>
                <w:rFonts w:cs="Calibri"/>
                <w:color w:val="000000"/>
              </w:rPr>
              <w:t>35.6</w:t>
            </w:r>
          </w:p>
        </w:tc>
      </w:tr>
      <w:tr w:rsidR="00003EB6" w14:paraId="52DDBBF3" w14:textId="77777777" w:rsidTr="00D01290">
        <w:tc>
          <w:tcPr>
            <w:tcW w:w="0" w:type="auto"/>
          </w:tcPr>
          <w:p w14:paraId="4571B799" w14:textId="77777777" w:rsidR="00003EB6" w:rsidRDefault="00003EB6" w:rsidP="00D01290">
            <w:pPr>
              <w:pStyle w:val="Tabletext"/>
            </w:pPr>
            <w:r>
              <w:t>5</w:t>
            </w:r>
          </w:p>
        </w:tc>
        <w:tc>
          <w:tcPr>
            <w:tcW w:w="0" w:type="auto"/>
          </w:tcPr>
          <w:p w14:paraId="369D3E13" w14:textId="77777777" w:rsidR="00003EB6" w:rsidRDefault="00003EB6" w:rsidP="00D01290">
            <w:pPr>
              <w:pStyle w:val="Tabletext"/>
            </w:pPr>
            <w:r>
              <w:t>Left thigh</w:t>
            </w:r>
          </w:p>
        </w:tc>
        <w:tc>
          <w:tcPr>
            <w:tcW w:w="0" w:type="auto"/>
            <w:vAlign w:val="center"/>
          </w:tcPr>
          <w:p w14:paraId="49634268" w14:textId="77777777" w:rsidR="00003EB6" w:rsidRDefault="00003EB6" w:rsidP="00D01290">
            <w:pPr>
              <w:pStyle w:val="Tabletext"/>
            </w:pPr>
            <w:r>
              <w:rPr>
                <w:rFonts w:cs="Calibri"/>
                <w:color w:val="000000"/>
              </w:rPr>
              <w:t>0.16</w:t>
            </w:r>
          </w:p>
        </w:tc>
        <w:tc>
          <w:tcPr>
            <w:tcW w:w="0" w:type="auto"/>
          </w:tcPr>
          <w:p w14:paraId="7FF77202" w14:textId="77777777" w:rsidR="00003EB6" w:rsidRDefault="00003EB6" w:rsidP="00D01290">
            <w:pPr>
              <w:pStyle w:val="Tabletext"/>
              <w:rPr>
                <w:rFonts w:cs="Calibri"/>
                <w:color w:val="000000"/>
              </w:rPr>
            </w:pPr>
            <w:r>
              <w:rPr>
                <w:rFonts w:cs="Calibri"/>
                <w:color w:val="000000"/>
              </w:rPr>
              <w:t>35.8</w:t>
            </w:r>
          </w:p>
        </w:tc>
      </w:tr>
      <w:tr w:rsidR="00003EB6" w14:paraId="1D7C9A13" w14:textId="77777777" w:rsidTr="00D01290">
        <w:tc>
          <w:tcPr>
            <w:tcW w:w="0" w:type="auto"/>
          </w:tcPr>
          <w:p w14:paraId="1F803178" w14:textId="77777777" w:rsidR="00003EB6" w:rsidRDefault="00003EB6" w:rsidP="00D01290">
            <w:pPr>
              <w:pStyle w:val="Tabletext"/>
            </w:pPr>
            <w:r>
              <w:t>6</w:t>
            </w:r>
          </w:p>
        </w:tc>
        <w:tc>
          <w:tcPr>
            <w:tcW w:w="0" w:type="auto"/>
          </w:tcPr>
          <w:p w14:paraId="13F69A6B" w14:textId="77777777" w:rsidR="00003EB6" w:rsidRDefault="00003EB6" w:rsidP="00D01290">
            <w:pPr>
              <w:pStyle w:val="Tabletext"/>
            </w:pPr>
            <w:r>
              <w:t>Right thigh</w:t>
            </w:r>
          </w:p>
        </w:tc>
        <w:tc>
          <w:tcPr>
            <w:tcW w:w="0" w:type="auto"/>
            <w:vAlign w:val="center"/>
          </w:tcPr>
          <w:p w14:paraId="768EBBD5" w14:textId="77777777" w:rsidR="00003EB6" w:rsidRDefault="00003EB6" w:rsidP="00D01290">
            <w:pPr>
              <w:pStyle w:val="Tabletext"/>
            </w:pPr>
            <w:r>
              <w:rPr>
                <w:rFonts w:cs="Calibri"/>
                <w:color w:val="000000"/>
              </w:rPr>
              <w:t>0.17</w:t>
            </w:r>
          </w:p>
        </w:tc>
        <w:tc>
          <w:tcPr>
            <w:tcW w:w="0" w:type="auto"/>
          </w:tcPr>
          <w:p w14:paraId="5CC8C6B9" w14:textId="77777777" w:rsidR="00003EB6" w:rsidRDefault="00003EB6" w:rsidP="00D01290">
            <w:pPr>
              <w:pStyle w:val="Tabletext"/>
              <w:rPr>
                <w:rFonts w:cs="Calibri"/>
                <w:color w:val="000000"/>
              </w:rPr>
            </w:pPr>
            <w:r>
              <w:rPr>
                <w:rFonts w:cs="Calibri"/>
                <w:color w:val="000000"/>
              </w:rPr>
              <w:t>35.8</w:t>
            </w:r>
          </w:p>
        </w:tc>
      </w:tr>
      <w:tr w:rsidR="00003EB6" w14:paraId="4FF787DD" w14:textId="77777777" w:rsidTr="00D01290">
        <w:tc>
          <w:tcPr>
            <w:tcW w:w="0" w:type="auto"/>
          </w:tcPr>
          <w:p w14:paraId="502F8FD6" w14:textId="77777777" w:rsidR="00003EB6" w:rsidRDefault="00003EB6" w:rsidP="00D01290">
            <w:pPr>
              <w:pStyle w:val="Tabletext"/>
            </w:pPr>
            <w:r>
              <w:t>7</w:t>
            </w:r>
          </w:p>
        </w:tc>
        <w:tc>
          <w:tcPr>
            <w:tcW w:w="0" w:type="auto"/>
          </w:tcPr>
          <w:p w14:paraId="4BADE2C7" w14:textId="77777777" w:rsidR="00003EB6" w:rsidRDefault="00003EB6" w:rsidP="00D01290">
            <w:pPr>
              <w:pStyle w:val="Tabletext"/>
            </w:pPr>
            <w:r>
              <w:t>Pelvis</w:t>
            </w:r>
          </w:p>
        </w:tc>
        <w:tc>
          <w:tcPr>
            <w:tcW w:w="0" w:type="auto"/>
            <w:vAlign w:val="center"/>
          </w:tcPr>
          <w:p w14:paraId="68E1C48E" w14:textId="77777777" w:rsidR="00003EB6" w:rsidRDefault="00003EB6" w:rsidP="00D01290">
            <w:pPr>
              <w:pStyle w:val="Tabletext"/>
            </w:pPr>
            <w:r>
              <w:rPr>
                <w:rFonts w:cs="Calibri"/>
                <w:color w:val="000000"/>
              </w:rPr>
              <w:t>0.17</w:t>
            </w:r>
          </w:p>
        </w:tc>
        <w:tc>
          <w:tcPr>
            <w:tcW w:w="0" w:type="auto"/>
          </w:tcPr>
          <w:p w14:paraId="383E7ABD" w14:textId="77777777" w:rsidR="00003EB6" w:rsidRDefault="00003EB6" w:rsidP="00D01290">
            <w:pPr>
              <w:pStyle w:val="Tabletext"/>
              <w:rPr>
                <w:rFonts w:cs="Calibri"/>
                <w:color w:val="000000"/>
              </w:rPr>
            </w:pPr>
            <w:r>
              <w:rPr>
                <w:rFonts w:cs="Calibri"/>
                <w:color w:val="000000"/>
              </w:rPr>
              <w:t>36.3</w:t>
            </w:r>
          </w:p>
        </w:tc>
      </w:tr>
      <w:tr w:rsidR="00003EB6" w14:paraId="7B50BCCE" w14:textId="77777777" w:rsidTr="00D01290">
        <w:tc>
          <w:tcPr>
            <w:tcW w:w="0" w:type="auto"/>
          </w:tcPr>
          <w:p w14:paraId="66241601" w14:textId="77777777" w:rsidR="00003EB6" w:rsidRDefault="00003EB6" w:rsidP="00D01290">
            <w:pPr>
              <w:pStyle w:val="Tabletext"/>
            </w:pPr>
            <w:r>
              <w:t>8</w:t>
            </w:r>
          </w:p>
        </w:tc>
        <w:tc>
          <w:tcPr>
            <w:tcW w:w="0" w:type="auto"/>
          </w:tcPr>
          <w:p w14:paraId="116D13B6" w14:textId="77777777" w:rsidR="00003EB6" w:rsidRDefault="00003EB6" w:rsidP="00D01290">
            <w:pPr>
              <w:pStyle w:val="Tabletext"/>
            </w:pPr>
            <w:r>
              <w:t>Head</w:t>
            </w:r>
          </w:p>
        </w:tc>
        <w:tc>
          <w:tcPr>
            <w:tcW w:w="0" w:type="auto"/>
            <w:vAlign w:val="center"/>
          </w:tcPr>
          <w:p w14:paraId="2099DD73" w14:textId="77777777" w:rsidR="00003EB6" w:rsidRDefault="00003EB6" w:rsidP="00D01290">
            <w:pPr>
              <w:pStyle w:val="Tabletext"/>
            </w:pPr>
            <w:r>
              <w:rPr>
                <w:rFonts w:cs="Calibri"/>
                <w:color w:val="000000"/>
              </w:rPr>
              <w:t>0.11</w:t>
            </w:r>
          </w:p>
        </w:tc>
        <w:tc>
          <w:tcPr>
            <w:tcW w:w="0" w:type="auto"/>
          </w:tcPr>
          <w:p w14:paraId="49D13E52" w14:textId="77777777" w:rsidR="00003EB6" w:rsidRDefault="00003EB6" w:rsidP="00D01290">
            <w:pPr>
              <w:pStyle w:val="Tabletext"/>
              <w:rPr>
                <w:rFonts w:cs="Calibri"/>
                <w:color w:val="000000"/>
              </w:rPr>
            </w:pPr>
            <w:r>
              <w:rPr>
                <w:rFonts w:cs="Calibri"/>
                <w:color w:val="000000"/>
              </w:rPr>
              <w:t>36.9</w:t>
            </w:r>
          </w:p>
        </w:tc>
      </w:tr>
      <w:tr w:rsidR="00003EB6" w14:paraId="564C232E" w14:textId="77777777" w:rsidTr="00D01290">
        <w:tc>
          <w:tcPr>
            <w:tcW w:w="0" w:type="auto"/>
          </w:tcPr>
          <w:p w14:paraId="6368360D" w14:textId="77777777" w:rsidR="00003EB6" w:rsidRDefault="00003EB6" w:rsidP="00D01290">
            <w:pPr>
              <w:pStyle w:val="Tabletext"/>
            </w:pPr>
            <w:r>
              <w:t>9</w:t>
            </w:r>
          </w:p>
        </w:tc>
        <w:tc>
          <w:tcPr>
            <w:tcW w:w="0" w:type="auto"/>
          </w:tcPr>
          <w:p w14:paraId="2FEE7D4C" w14:textId="77777777" w:rsidR="00003EB6" w:rsidRDefault="00003EB6" w:rsidP="00D01290">
            <w:pPr>
              <w:pStyle w:val="Tabletext"/>
            </w:pPr>
            <w:r>
              <w:t>Left hand</w:t>
            </w:r>
          </w:p>
        </w:tc>
        <w:tc>
          <w:tcPr>
            <w:tcW w:w="0" w:type="auto"/>
            <w:vAlign w:val="center"/>
          </w:tcPr>
          <w:p w14:paraId="6B4987A7" w14:textId="77777777" w:rsidR="00003EB6" w:rsidRDefault="00003EB6" w:rsidP="00D01290">
            <w:pPr>
              <w:pStyle w:val="Tabletext"/>
            </w:pPr>
            <w:r>
              <w:rPr>
                <w:rFonts w:cs="Calibri"/>
                <w:color w:val="000000"/>
              </w:rPr>
              <w:t>0.04</w:t>
            </w:r>
          </w:p>
        </w:tc>
        <w:tc>
          <w:tcPr>
            <w:tcW w:w="0" w:type="auto"/>
          </w:tcPr>
          <w:p w14:paraId="7EE5F099" w14:textId="77777777" w:rsidR="00003EB6" w:rsidRDefault="00003EB6" w:rsidP="00D01290">
            <w:pPr>
              <w:pStyle w:val="Tabletext"/>
              <w:rPr>
                <w:rFonts w:cs="Calibri"/>
                <w:color w:val="000000"/>
              </w:rPr>
            </w:pPr>
            <w:r>
              <w:rPr>
                <w:rFonts w:cs="Calibri"/>
                <w:color w:val="000000"/>
              </w:rPr>
              <w:t>35.4</w:t>
            </w:r>
          </w:p>
        </w:tc>
      </w:tr>
      <w:tr w:rsidR="00003EB6" w14:paraId="52B7AC97" w14:textId="77777777" w:rsidTr="00D01290">
        <w:tc>
          <w:tcPr>
            <w:tcW w:w="0" w:type="auto"/>
          </w:tcPr>
          <w:p w14:paraId="41EE7074" w14:textId="77777777" w:rsidR="00003EB6" w:rsidRDefault="00003EB6" w:rsidP="00D01290">
            <w:pPr>
              <w:pStyle w:val="Tabletext"/>
            </w:pPr>
            <w:r>
              <w:t>10</w:t>
            </w:r>
          </w:p>
        </w:tc>
        <w:tc>
          <w:tcPr>
            <w:tcW w:w="0" w:type="auto"/>
          </w:tcPr>
          <w:p w14:paraId="735CFCB0" w14:textId="77777777" w:rsidR="00003EB6" w:rsidRDefault="00003EB6" w:rsidP="00D01290">
            <w:pPr>
              <w:pStyle w:val="Tabletext"/>
            </w:pPr>
            <w:r>
              <w:t>Right hand</w:t>
            </w:r>
          </w:p>
        </w:tc>
        <w:tc>
          <w:tcPr>
            <w:tcW w:w="0" w:type="auto"/>
            <w:vAlign w:val="center"/>
          </w:tcPr>
          <w:p w14:paraId="5156D104" w14:textId="77777777" w:rsidR="00003EB6" w:rsidRDefault="00003EB6" w:rsidP="00D01290">
            <w:pPr>
              <w:pStyle w:val="Tabletext"/>
            </w:pPr>
            <w:r>
              <w:rPr>
                <w:rFonts w:cs="Calibri"/>
                <w:color w:val="000000"/>
              </w:rPr>
              <w:t>0.04</w:t>
            </w:r>
          </w:p>
        </w:tc>
        <w:tc>
          <w:tcPr>
            <w:tcW w:w="0" w:type="auto"/>
          </w:tcPr>
          <w:p w14:paraId="0A9D61A5" w14:textId="77777777" w:rsidR="00003EB6" w:rsidRDefault="00003EB6" w:rsidP="00D01290">
            <w:pPr>
              <w:pStyle w:val="Tabletext"/>
              <w:rPr>
                <w:rFonts w:cs="Calibri"/>
                <w:color w:val="000000"/>
              </w:rPr>
            </w:pPr>
            <w:r>
              <w:rPr>
                <w:rFonts w:cs="Calibri"/>
                <w:color w:val="000000"/>
              </w:rPr>
              <w:t>35.4</w:t>
            </w:r>
          </w:p>
        </w:tc>
      </w:tr>
      <w:tr w:rsidR="00003EB6" w14:paraId="05DAE25B" w14:textId="77777777" w:rsidTr="00D01290">
        <w:tc>
          <w:tcPr>
            <w:tcW w:w="0" w:type="auto"/>
          </w:tcPr>
          <w:p w14:paraId="6B64F8CA" w14:textId="77777777" w:rsidR="00003EB6" w:rsidRDefault="00003EB6" w:rsidP="00D01290">
            <w:pPr>
              <w:pStyle w:val="Tabletext"/>
            </w:pPr>
            <w:r>
              <w:t>11</w:t>
            </w:r>
          </w:p>
        </w:tc>
        <w:tc>
          <w:tcPr>
            <w:tcW w:w="0" w:type="auto"/>
          </w:tcPr>
          <w:p w14:paraId="1BA958B8" w14:textId="77777777" w:rsidR="00003EB6" w:rsidRDefault="00003EB6" w:rsidP="00D01290">
            <w:pPr>
              <w:pStyle w:val="Tabletext"/>
            </w:pPr>
            <w:r>
              <w:t>Left forearm</w:t>
            </w:r>
          </w:p>
        </w:tc>
        <w:tc>
          <w:tcPr>
            <w:tcW w:w="0" w:type="auto"/>
            <w:vAlign w:val="center"/>
          </w:tcPr>
          <w:p w14:paraId="4ABD3D92" w14:textId="77777777" w:rsidR="00003EB6" w:rsidRDefault="00003EB6" w:rsidP="00D01290">
            <w:pPr>
              <w:pStyle w:val="Tabletext"/>
            </w:pPr>
            <w:r>
              <w:rPr>
                <w:rFonts w:cs="Calibri"/>
                <w:color w:val="000000"/>
              </w:rPr>
              <w:t>0.05</w:t>
            </w:r>
          </w:p>
        </w:tc>
        <w:tc>
          <w:tcPr>
            <w:tcW w:w="0" w:type="auto"/>
          </w:tcPr>
          <w:p w14:paraId="58EFE2C1" w14:textId="77777777" w:rsidR="00003EB6" w:rsidRDefault="00003EB6" w:rsidP="00D01290">
            <w:pPr>
              <w:pStyle w:val="Tabletext"/>
              <w:rPr>
                <w:rFonts w:cs="Calibri"/>
                <w:color w:val="000000"/>
              </w:rPr>
            </w:pPr>
            <w:r>
              <w:rPr>
                <w:rFonts w:cs="Calibri"/>
                <w:color w:val="000000"/>
              </w:rPr>
              <w:t>35.5</w:t>
            </w:r>
          </w:p>
        </w:tc>
      </w:tr>
      <w:tr w:rsidR="00003EB6" w14:paraId="3E14D6E7" w14:textId="77777777" w:rsidTr="00D01290">
        <w:tc>
          <w:tcPr>
            <w:tcW w:w="0" w:type="auto"/>
          </w:tcPr>
          <w:p w14:paraId="392A612D" w14:textId="77777777" w:rsidR="00003EB6" w:rsidRDefault="00003EB6" w:rsidP="00D01290">
            <w:pPr>
              <w:pStyle w:val="Tabletext"/>
            </w:pPr>
            <w:r>
              <w:t>12</w:t>
            </w:r>
          </w:p>
        </w:tc>
        <w:tc>
          <w:tcPr>
            <w:tcW w:w="0" w:type="auto"/>
          </w:tcPr>
          <w:p w14:paraId="29DEC3F4" w14:textId="77777777" w:rsidR="00003EB6" w:rsidRDefault="00003EB6" w:rsidP="00D01290">
            <w:pPr>
              <w:pStyle w:val="Tabletext"/>
            </w:pPr>
            <w:r>
              <w:t>Right forearm</w:t>
            </w:r>
          </w:p>
        </w:tc>
        <w:tc>
          <w:tcPr>
            <w:tcW w:w="0" w:type="auto"/>
            <w:vAlign w:val="center"/>
          </w:tcPr>
          <w:p w14:paraId="621041DA" w14:textId="77777777" w:rsidR="00003EB6" w:rsidRDefault="00003EB6" w:rsidP="00D01290">
            <w:pPr>
              <w:pStyle w:val="Tabletext"/>
            </w:pPr>
            <w:r>
              <w:rPr>
                <w:rFonts w:cs="Calibri"/>
                <w:color w:val="000000"/>
              </w:rPr>
              <w:t>0.05</w:t>
            </w:r>
          </w:p>
        </w:tc>
        <w:tc>
          <w:tcPr>
            <w:tcW w:w="0" w:type="auto"/>
          </w:tcPr>
          <w:p w14:paraId="24BB3CB6" w14:textId="77777777" w:rsidR="00003EB6" w:rsidRDefault="00003EB6" w:rsidP="00D01290">
            <w:pPr>
              <w:pStyle w:val="Tabletext"/>
              <w:rPr>
                <w:rFonts w:cs="Calibri"/>
                <w:color w:val="000000"/>
              </w:rPr>
            </w:pPr>
            <w:r>
              <w:rPr>
                <w:rFonts w:cs="Calibri"/>
                <w:color w:val="000000"/>
              </w:rPr>
              <w:t>35.5</w:t>
            </w:r>
          </w:p>
        </w:tc>
      </w:tr>
      <w:tr w:rsidR="00003EB6" w14:paraId="5148E21C" w14:textId="77777777" w:rsidTr="00D01290">
        <w:tc>
          <w:tcPr>
            <w:tcW w:w="0" w:type="auto"/>
          </w:tcPr>
          <w:p w14:paraId="40852C04" w14:textId="77777777" w:rsidR="00003EB6" w:rsidRDefault="00003EB6" w:rsidP="00D01290">
            <w:pPr>
              <w:pStyle w:val="Tabletext"/>
            </w:pPr>
            <w:r>
              <w:t>13</w:t>
            </w:r>
          </w:p>
        </w:tc>
        <w:tc>
          <w:tcPr>
            <w:tcW w:w="0" w:type="auto"/>
          </w:tcPr>
          <w:p w14:paraId="4FF675F6" w14:textId="77777777" w:rsidR="00003EB6" w:rsidRDefault="00003EB6" w:rsidP="00D01290">
            <w:pPr>
              <w:pStyle w:val="Tabletext"/>
            </w:pPr>
            <w:r>
              <w:t>Left upper arm</w:t>
            </w:r>
          </w:p>
        </w:tc>
        <w:tc>
          <w:tcPr>
            <w:tcW w:w="0" w:type="auto"/>
            <w:vAlign w:val="center"/>
          </w:tcPr>
          <w:p w14:paraId="3D183669" w14:textId="77777777" w:rsidR="00003EB6" w:rsidRDefault="00003EB6" w:rsidP="00D01290">
            <w:pPr>
              <w:pStyle w:val="Tabletext"/>
            </w:pPr>
            <w:r>
              <w:rPr>
                <w:rFonts w:cs="Calibri"/>
                <w:color w:val="000000"/>
              </w:rPr>
              <w:t>0.07</w:t>
            </w:r>
          </w:p>
        </w:tc>
        <w:tc>
          <w:tcPr>
            <w:tcW w:w="0" w:type="auto"/>
          </w:tcPr>
          <w:p w14:paraId="64EC1E07" w14:textId="77777777" w:rsidR="00003EB6" w:rsidRDefault="00003EB6" w:rsidP="00D01290">
            <w:pPr>
              <w:pStyle w:val="Tabletext"/>
              <w:rPr>
                <w:rFonts w:cs="Calibri"/>
                <w:color w:val="000000"/>
              </w:rPr>
            </w:pPr>
            <w:r>
              <w:rPr>
                <w:rFonts w:cs="Calibri"/>
                <w:color w:val="000000"/>
              </w:rPr>
              <w:t>35.8</w:t>
            </w:r>
          </w:p>
        </w:tc>
      </w:tr>
      <w:tr w:rsidR="00003EB6" w14:paraId="5293587D" w14:textId="77777777" w:rsidTr="00D01290">
        <w:tc>
          <w:tcPr>
            <w:tcW w:w="0" w:type="auto"/>
          </w:tcPr>
          <w:p w14:paraId="741737C4" w14:textId="77777777" w:rsidR="00003EB6" w:rsidRDefault="00003EB6" w:rsidP="00D01290">
            <w:pPr>
              <w:pStyle w:val="Tabletext"/>
            </w:pPr>
            <w:r>
              <w:t>14</w:t>
            </w:r>
          </w:p>
        </w:tc>
        <w:tc>
          <w:tcPr>
            <w:tcW w:w="0" w:type="auto"/>
          </w:tcPr>
          <w:p w14:paraId="39C3541D" w14:textId="77777777" w:rsidR="00003EB6" w:rsidRDefault="00003EB6" w:rsidP="00D01290">
            <w:pPr>
              <w:pStyle w:val="Tabletext"/>
            </w:pPr>
            <w:r>
              <w:t>Right upper arm</w:t>
            </w:r>
          </w:p>
        </w:tc>
        <w:tc>
          <w:tcPr>
            <w:tcW w:w="0" w:type="auto"/>
            <w:vAlign w:val="center"/>
          </w:tcPr>
          <w:p w14:paraId="157EA465" w14:textId="77777777" w:rsidR="00003EB6" w:rsidRDefault="00003EB6" w:rsidP="00D01290">
            <w:pPr>
              <w:pStyle w:val="Tabletext"/>
            </w:pPr>
            <w:r>
              <w:rPr>
                <w:rFonts w:cs="Calibri"/>
                <w:color w:val="000000"/>
              </w:rPr>
              <w:t>0.08</w:t>
            </w:r>
          </w:p>
        </w:tc>
        <w:tc>
          <w:tcPr>
            <w:tcW w:w="0" w:type="auto"/>
          </w:tcPr>
          <w:p w14:paraId="36757196" w14:textId="77777777" w:rsidR="00003EB6" w:rsidRDefault="00003EB6" w:rsidP="00D01290">
            <w:pPr>
              <w:pStyle w:val="Tabletext"/>
              <w:rPr>
                <w:rFonts w:cs="Calibri"/>
                <w:color w:val="000000"/>
              </w:rPr>
            </w:pPr>
            <w:r>
              <w:rPr>
                <w:rFonts w:cs="Calibri"/>
                <w:color w:val="000000"/>
              </w:rPr>
              <w:t>35.8</w:t>
            </w:r>
          </w:p>
        </w:tc>
      </w:tr>
      <w:tr w:rsidR="00003EB6" w14:paraId="5733EF7F" w14:textId="77777777" w:rsidTr="00D01290">
        <w:tc>
          <w:tcPr>
            <w:tcW w:w="0" w:type="auto"/>
          </w:tcPr>
          <w:p w14:paraId="79B69ACF" w14:textId="77777777" w:rsidR="00003EB6" w:rsidRDefault="00003EB6" w:rsidP="00D01290">
            <w:pPr>
              <w:pStyle w:val="Tabletext"/>
            </w:pPr>
            <w:r>
              <w:t>15</w:t>
            </w:r>
          </w:p>
        </w:tc>
        <w:tc>
          <w:tcPr>
            <w:tcW w:w="0" w:type="auto"/>
          </w:tcPr>
          <w:p w14:paraId="6D5DEA83" w14:textId="77777777" w:rsidR="00003EB6" w:rsidRDefault="00003EB6" w:rsidP="00D01290">
            <w:pPr>
              <w:pStyle w:val="Tabletext"/>
            </w:pPr>
            <w:r>
              <w:t>Chest</w:t>
            </w:r>
          </w:p>
        </w:tc>
        <w:tc>
          <w:tcPr>
            <w:tcW w:w="0" w:type="auto"/>
            <w:vAlign w:val="center"/>
          </w:tcPr>
          <w:p w14:paraId="46FA9269" w14:textId="77777777" w:rsidR="00003EB6" w:rsidRDefault="00003EB6" w:rsidP="00D01290">
            <w:pPr>
              <w:pStyle w:val="Tabletext"/>
            </w:pPr>
            <w:r>
              <w:rPr>
                <w:rFonts w:cs="Calibri"/>
                <w:color w:val="000000"/>
              </w:rPr>
              <w:t>0.14</w:t>
            </w:r>
          </w:p>
        </w:tc>
        <w:tc>
          <w:tcPr>
            <w:tcW w:w="0" w:type="auto"/>
          </w:tcPr>
          <w:p w14:paraId="15CF9280" w14:textId="77777777" w:rsidR="00003EB6" w:rsidRDefault="00003EB6" w:rsidP="00D01290">
            <w:pPr>
              <w:pStyle w:val="Tabletext"/>
              <w:rPr>
                <w:rFonts w:cs="Calibri"/>
                <w:color w:val="000000"/>
              </w:rPr>
            </w:pPr>
            <w:r>
              <w:rPr>
                <w:rFonts w:cs="Calibri"/>
                <w:color w:val="000000"/>
              </w:rPr>
              <w:t>36.5</w:t>
            </w:r>
          </w:p>
        </w:tc>
      </w:tr>
      <w:tr w:rsidR="00003EB6" w14:paraId="626B4C0D" w14:textId="77777777" w:rsidTr="00D01290">
        <w:tc>
          <w:tcPr>
            <w:tcW w:w="0" w:type="auto"/>
          </w:tcPr>
          <w:p w14:paraId="7E77C169" w14:textId="77777777" w:rsidR="00003EB6" w:rsidRDefault="00003EB6" w:rsidP="00D01290">
            <w:pPr>
              <w:pStyle w:val="Tabletext"/>
            </w:pPr>
            <w:r>
              <w:t>16</w:t>
            </w:r>
          </w:p>
        </w:tc>
        <w:tc>
          <w:tcPr>
            <w:tcW w:w="0" w:type="auto"/>
          </w:tcPr>
          <w:p w14:paraId="5343D706" w14:textId="77777777" w:rsidR="00003EB6" w:rsidRDefault="00003EB6" w:rsidP="00D01290">
            <w:pPr>
              <w:pStyle w:val="Tabletext"/>
            </w:pPr>
            <w:r>
              <w:t>Back</w:t>
            </w:r>
          </w:p>
        </w:tc>
        <w:tc>
          <w:tcPr>
            <w:tcW w:w="0" w:type="auto"/>
            <w:vAlign w:val="center"/>
          </w:tcPr>
          <w:p w14:paraId="6C9CE103" w14:textId="77777777" w:rsidR="00003EB6" w:rsidRDefault="00003EB6" w:rsidP="00D01290">
            <w:pPr>
              <w:pStyle w:val="Tabletext"/>
            </w:pPr>
            <w:r>
              <w:rPr>
                <w:rFonts w:cs="Calibri"/>
                <w:color w:val="000000"/>
              </w:rPr>
              <w:t>0.13</w:t>
            </w:r>
          </w:p>
        </w:tc>
        <w:tc>
          <w:tcPr>
            <w:tcW w:w="0" w:type="auto"/>
          </w:tcPr>
          <w:p w14:paraId="59711624" w14:textId="77777777" w:rsidR="00003EB6" w:rsidRDefault="00003EB6" w:rsidP="00D01290">
            <w:pPr>
              <w:pStyle w:val="Tabletext"/>
              <w:rPr>
                <w:rFonts w:cs="Calibri"/>
                <w:color w:val="000000"/>
              </w:rPr>
            </w:pPr>
            <w:r>
              <w:rPr>
                <w:rFonts w:cs="Calibri"/>
                <w:color w:val="000000"/>
              </w:rPr>
              <w:t>36.5</w:t>
            </w:r>
          </w:p>
        </w:tc>
      </w:tr>
      <w:tr w:rsidR="00003EB6" w14:paraId="6ECAB9A9" w14:textId="77777777" w:rsidTr="00D01290">
        <w:tc>
          <w:tcPr>
            <w:tcW w:w="0" w:type="auto"/>
          </w:tcPr>
          <w:p w14:paraId="49517AEB" w14:textId="77777777" w:rsidR="00003EB6" w:rsidRDefault="00003EB6" w:rsidP="00D01290">
            <w:pPr>
              <w:pStyle w:val="Tabletext"/>
            </w:pPr>
          </w:p>
        </w:tc>
        <w:tc>
          <w:tcPr>
            <w:tcW w:w="0" w:type="auto"/>
          </w:tcPr>
          <w:p w14:paraId="55E56E4C" w14:textId="77777777" w:rsidR="00003EB6" w:rsidRDefault="00003EB6" w:rsidP="00D01290">
            <w:pPr>
              <w:pStyle w:val="Tabletext"/>
            </w:pPr>
            <w:r>
              <w:t>Total</w:t>
            </w:r>
          </w:p>
        </w:tc>
        <w:tc>
          <w:tcPr>
            <w:tcW w:w="0" w:type="auto"/>
            <w:vAlign w:val="center"/>
          </w:tcPr>
          <w:p w14:paraId="5DC54D26" w14:textId="77777777" w:rsidR="00003EB6" w:rsidRDefault="00003EB6" w:rsidP="00D01290">
            <w:pPr>
              <w:pStyle w:val="Tabletext"/>
            </w:pPr>
            <w:r>
              <w:rPr>
                <w:rFonts w:cs="Calibri"/>
                <w:color w:val="000000"/>
              </w:rPr>
              <w:t>1.48</w:t>
            </w:r>
          </w:p>
        </w:tc>
        <w:tc>
          <w:tcPr>
            <w:tcW w:w="0" w:type="auto"/>
          </w:tcPr>
          <w:p w14:paraId="752D8816" w14:textId="77777777" w:rsidR="00003EB6" w:rsidRDefault="00003EB6" w:rsidP="00D01290">
            <w:pPr>
              <w:pStyle w:val="Tabletext"/>
              <w:rPr>
                <w:rFonts w:cs="Calibri"/>
                <w:color w:val="000000"/>
              </w:rPr>
            </w:pPr>
            <w:r>
              <w:rPr>
                <w:rFonts w:cs="Calibri"/>
                <w:color w:val="000000"/>
              </w:rPr>
              <w:t>36.7</w:t>
            </w:r>
          </w:p>
        </w:tc>
      </w:tr>
    </w:tbl>
    <w:p w14:paraId="68685772" w14:textId="742203E4" w:rsidR="00042D78" w:rsidRDefault="00042D78" w:rsidP="00BF1F00">
      <w:pPr>
        <w:spacing w:before="160"/>
      </w:pPr>
      <w:r>
        <w:t>For low-energy interventions, we measured the power consumption using a P3 Kill-A-Watt Plug</w:t>
      </w:r>
      <w:r w:rsidR="00470A67">
        <w:t>-</w:t>
      </w:r>
      <w:r>
        <w:t>In Voltage Tester and Meter</w:t>
      </w:r>
      <w:r w:rsidR="00875CB0">
        <w:t xml:space="preserve"> </w:t>
      </w:r>
      <w:r w:rsidR="00875CB0" w:rsidRPr="00E21585">
        <w:t xml:space="preserve">(model </w:t>
      </w:r>
      <w:r w:rsidR="00E21585" w:rsidRPr="00852A7D">
        <w:t>P4400</w:t>
      </w:r>
      <w:r w:rsidR="00875CB0" w:rsidRPr="00E21585">
        <w:t>)</w:t>
      </w:r>
      <w:r w:rsidRPr="00E21585">
        <w:t>.</w:t>
      </w:r>
      <w:r>
        <w:t xml:space="preserve"> This device measures the energy consumption in watts with +/- 0.2% accuracy. For contact heating devices</w:t>
      </w:r>
      <w:r w:rsidR="00875CB0">
        <w:t xml:space="preserve">, namely the </w:t>
      </w:r>
      <w:r>
        <w:t>electric</w:t>
      </w:r>
      <w:r w:rsidR="00875CB0">
        <w:t xml:space="preserve"> and hydro-powered</w:t>
      </w:r>
      <w:r>
        <w:t xml:space="preserve"> mattress pad</w:t>
      </w:r>
      <w:r w:rsidR="00875CB0">
        <w:t xml:space="preserve"> and the </w:t>
      </w:r>
      <w:r>
        <w:t xml:space="preserve">heated blanket, we measured the power </w:t>
      </w:r>
      <w:r w:rsidR="00875CB0">
        <w:t xml:space="preserve">rating </w:t>
      </w:r>
      <w:r>
        <w:t>with the device in situ</w:t>
      </w:r>
      <w:r w:rsidR="00875CB0">
        <w:t xml:space="preserve"> with the manikin in baseline condition. For devices that underwent power cycles, meaning the power </w:t>
      </w:r>
      <w:r w:rsidR="001752D2">
        <w:t xml:space="preserve">output </w:t>
      </w:r>
      <w:r w:rsidR="00875CB0">
        <w:t xml:space="preserve">was not constant, we </w:t>
      </w:r>
      <w:r w:rsidR="00E21585">
        <w:t xml:space="preserve">measured the average power of completed cycles within ten minutes, which corresponds to the </w:t>
      </w:r>
      <w:proofErr w:type="gramStart"/>
      <w:r w:rsidR="001752D2">
        <w:t>time period</w:t>
      </w:r>
      <w:proofErr w:type="gramEnd"/>
      <w:r w:rsidR="001752D2">
        <w:t xml:space="preserve"> of the</w:t>
      </w:r>
      <w:r w:rsidR="00E21585">
        <w:t xml:space="preserve"> thermal manikin measurement</w:t>
      </w:r>
      <w:r w:rsidR="001752D2">
        <w:t>s</w:t>
      </w:r>
      <w:r w:rsidR="00875CB0">
        <w:t>. The power consumption of the ceiling fan was previously re</w:t>
      </w:r>
      <w:r w:rsidR="00E21585">
        <w:t>ported in</w:t>
      </w:r>
      <w:r w:rsidR="00875CB0">
        <w:t xml:space="preserve"> another study</w:t>
      </w:r>
      <w:r w:rsidR="00875CB0">
        <w:fldChar w:fldCharType="begin"/>
      </w:r>
      <w:r w:rsidR="00F26D09">
        <w:instrText xml:space="preserve"> ADDIN ZOTERO_ITEM CSL_CITATION {"citationID":"0ja3Djht","properties":{"formattedCitation":"\\super 78\\nosupersub{}","plainCitation":"78","noteIndex":0},"citationItems":[{"id":1750,"uris":["http://zotero.org/users/4259226/items/JX4HRQ2B"],"itemData":{"id":1750,"type":"article-journal","abstract":"Fitness centers are energy-intensive in warm climates, cooling the interior to low temperatures&amp;nbsp;that are comfortable for exercise. There is little existing guidance on how to do this&amp;nbsp;efficiently.&amp;nbsp;However it is well-known that significant energy can be saved by cooling sedentary occupants&amp;nbsp;with air movement at elevated setpoint temperatures. This experiment investigated thermal&amp;nbsp;comfort and air movement at elevated activity levels. Comfort votes were obtained from 20&amp;nbsp;subjects pedaling a bicycle ergometer at 2, 4, and 6 MET exercise intensities in four&amp;nbsp;temperatures (20, 22, 24, 26 °C, RH 50%) under personal controlled ceiling fan airflow, as&amp;nbsp;well as in a 20 °C still-air reference condition. An additional test of frontal airflow was&amp;nbsp;conducted at 26 °C. The hypothesis, that air movement together with higher temperatures&amp;nbsp;would produce equal or better comfort and perceived air quality below the reference condition,&amp;nbsp;Center for the Built Environment (CBE)&amp;nbsp;University of California, Berkeley&amp;nbsp;was confirmed for every temperature up to 26 °C. Subjects preferred air speeds up to 2.3 m/s&amp;nbsp;to maintain acceptable thermal environment at 6 MET. The small frontal fan affecting the&amp;nbsp;facial area was effective but the ceiling fan affecting the whole body provided greater comfort.&amp;nbsp;Fitness centers should operate with elevated air movement to improve both comfort and&amp;nbsp;efficiency.","language":"en","source":"escholarship.org","title":"Using air movement for comfort during moderate exercise","URL":"https://escholarship.org/uc/item/6018h6wz","author":[{"family":"Zhai","given":"Yongchao"},{"family":"Elsworth","given":"Christopher"},{"family":"Zhang","given":"Hui"},{"family":"Arens","given":"Edward"},{"family":"Zhang","given":"Yufeng"},{"family":"Zhao","given":"Lihua"}],"accessed":{"date-parts":[["2023",12,19]]},"issued":{"date-parts":[["2015",9,4]]}}}],"schema":"https://github.com/citation-style-language/schema/raw/master/csl-citation.json"} </w:instrText>
      </w:r>
      <w:r w:rsidR="00875CB0">
        <w:fldChar w:fldCharType="separate"/>
      </w:r>
      <w:r w:rsidR="00F26D09" w:rsidRPr="00F26D09">
        <w:rPr>
          <w:rFonts w:cs="Times New Roman"/>
          <w:vertAlign w:val="superscript"/>
        </w:rPr>
        <w:t>78</w:t>
      </w:r>
      <w:r w:rsidR="00875CB0">
        <w:fldChar w:fldCharType="end"/>
      </w:r>
      <w:r w:rsidR="00875CB0">
        <w:t>.</w:t>
      </w:r>
      <w:r w:rsidR="00E21585">
        <w:t xml:space="preserve"> We report the power rating of each device setting in </w:t>
      </w:r>
      <w:r w:rsidR="00E21585">
        <w:fldChar w:fldCharType="begin"/>
      </w:r>
      <w:r w:rsidR="00E21585">
        <w:instrText xml:space="preserve"> REF _Ref153362083 \h </w:instrText>
      </w:r>
      <w:r w:rsidR="00E21585">
        <w:fldChar w:fldCharType="separate"/>
      </w:r>
      <w:r w:rsidR="00E21585">
        <w:t xml:space="preserve">Fig. </w:t>
      </w:r>
      <w:r w:rsidR="00E21585">
        <w:rPr>
          <w:noProof/>
        </w:rPr>
        <w:t>6</w:t>
      </w:r>
      <w:r w:rsidR="00E21585">
        <w:fldChar w:fldCharType="end"/>
      </w:r>
      <w:r w:rsidR="00E21585">
        <w:t xml:space="preserve">. </w:t>
      </w:r>
      <w:r w:rsidR="00875CB0">
        <w:t xml:space="preserve">  </w:t>
      </w:r>
    </w:p>
    <w:p w14:paraId="1DD68164" w14:textId="77777777" w:rsidR="00A46F95" w:rsidRDefault="00A46F95" w:rsidP="00CB4AD7">
      <w:pPr>
        <w:pStyle w:val="Heading2"/>
      </w:pPr>
      <w:r>
        <w:t>Evaluating the heating and cooling effect</w:t>
      </w:r>
    </w:p>
    <w:p w14:paraId="2012403A" w14:textId="4DACFA25" w:rsidR="006B43D3"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615859">
        <w:instrText xml:space="preserve"> ADDIN ZOTERO_ITEM CSL_CITATION {"citationID":"0DDyn5UL","properties":{"formattedCitation":"\\super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615859" w:rsidRPr="00615859">
        <w:rPr>
          <w:rFonts w:cs="Times New Roman"/>
          <w:vertAlign w:val="superscript"/>
        </w:rPr>
        <w:t>57</w:t>
      </w:r>
      <w:r w:rsidDel="00131E6E">
        <w:fldChar w:fldCharType="end"/>
      </w:r>
      <w:r w:rsidDel="00131E6E">
        <w:t xml:space="preserve">. We calculated 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R="00C378BD">
        <w:rPr>
          <w:rFonts w:eastAsiaTheme="minorEastAsia"/>
        </w:rPr>
        <w:t xml:space="preserve"> </w:t>
      </w:r>
      <w:r w:rsidDel="00131E6E">
        <w:rPr>
          <w:rFonts w:eastAsiaTheme="minorEastAsia"/>
        </w:rPr>
        <w:t>°C], which we calculated from a nude manikin</w:t>
      </w:r>
      <w:r w:rsidR="00DB714A">
        <w:rPr>
          <w:rFonts w:eastAsiaTheme="minorEastAsia"/>
        </w:rPr>
        <w:t xml:space="preserve"> </w:t>
      </w:r>
      <w:r w:rsidR="00CB4AD7">
        <w:rPr>
          <w:rFonts w:eastAsiaTheme="minorEastAsia"/>
        </w:rPr>
        <w:t>(</w:t>
      </w:r>
      <w:r w:rsidR="00DB714A">
        <w:rPr>
          <w:rFonts w:eastAsiaTheme="minorEastAsia"/>
        </w:rPr>
        <w:t>as described in a subsequent section and summarized for each body segment in</w:t>
      </w:r>
      <w:r w:rsidR="006B43D3">
        <w:rPr>
          <w:rFonts w:eastAsiaTheme="minorEastAsia"/>
        </w:rPr>
        <w:t xml:space="preserve"> </w:t>
      </w:r>
      <w:r w:rsidR="006B43D3">
        <w:rPr>
          <w:rFonts w:eastAsiaTheme="minorEastAsia"/>
        </w:rPr>
        <w:fldChar w:fldCharType="begin"/>
      </w:r>
      <w:r w:rsidR="006B43D3">
        <w:rPr>
          <w:rFonts w:eastAsiaTheme="minorEastAsia"/>
        </w:rPr>
        <w:instrText xml:space="preserve"> REF _Ref138200705 \h </w:instrText>
      </w:r>
      <w:r w:rsidR="006B43D3">
        <w:rPr>
          <w:rFonts w:eastAsiaTheme="minorEastAsia"/>
        </w:rPr>
      </w:r>
      <w:r w:rsidR="006B43D3">
        <w:rPr>
          <w:rFonts w:eastAsiaTheme="minorEastAsia"/>
        </w:rPr>
        <w:fldChar w:fldCharType="separate"/>
      </w:r>
      <w:r w:rsidR="006B43D3">
        <w:t xml:space="preserve">Table </w:t>
      </w:r>
      <w:r w:rsidR="006B43D3">
        <w:rPr>
          <w:noProof/>
        </w:rPr>
        <w:t>2</w:t>
      </w:r>
      <w:r w:rsidR="006B43D3">
        <w:rPr>
          <w:rFonts w:eastAsiaTheme="minorEastAsia"/>
        </w:rPr>
        <w:fldChar w:fldCharType="end"/>
      </w:r>
      <w:r w:rsidR="00CB4AD7">
        <w:rPr>
          <w:rFonts w:eastAsiaTheme="minorEastAsia"/>
        </w:rPr>
        <w:t>)</w:t>
      </w:r>
      <w:r w:rsidR="00527503">
        <w:rPr>
          <w:rFonts w:eastAsiaTheme="minorEastAsia"/>
        </w:rPr>
        <w:t xml:space="preserve">, and </w:t>
      </w:r>
      <m:oMath>
        <m:r>
          <w:rPr>
            <w:rFonts w:ascii="Cambria Math" w:eastAsiaTheme="minorEastAsia" w:hAnsi="Cambria Math"/>
          </w:rPr>
          <m:t>i</m:t>
        </m:r>
      </m:oMath>
      <w:r w:rsidR="00527503">
        <w:rPr>
          <w:rFonts w:eastAsiaTheme="minorEastAsia"/>
        </w:rPr>
        <w:t xml:space="preserve"> is the body segment. </w:t>
      </w:r>
      <w:r w:rsidR="00006CC9">
        <w:t>The whole-body equivalent temperature is the area-weighted average over all body segments.</w:t>
      </w:r>
      <w:r w:rsidDel="00131E6E">
        <w:rPr>
          <w:rFonts w:eastAsiaTheme="minorEastAsia"/>
        </w:rPr>
        <w:t xml:space="preserve"> </w:t>
      </w:r>
    </w:p>
    <w:p w14:paraId="1EC1D420" w14:textId="046B2F41" w:rsidR="00A46F95" w:rsidRPr="004F0313" w:rsidRDefault="00000000" w:rsidP="00A46F9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t,i</m:t>
                  </m:r>
                </m:sub>
              </m:sSub>
            </m:num>
            <m:den>
              <m:sSub>
                <m:sSubPr>
                  <m:ctrlPr>
                    <w:rPr>
                      <w:rFonts w:ascii="Cambria Math" w:hAnsi="Cambria Math"/>
                      <w:i/>
                    </w:rPr>
                  </m:ctrlPr>
                </m:sSubPr>
                <m:e>
                  <m:r>
                    <w:rPr>
                      <w:rFonts w:ascii="Cambria Math" w:hAnsi="Cambria Math"/>
                    </w:rPr>
                    <m:t>h</m:t>
                  </m:r>
                </m:e>
                <m:sub>
                  <m:r>
                    <w:rPr>
                      <w:rFonts w:ascii="Cambria Math" w:hAnsi="Cambria Math"/>
                    </w:rPr>
                    <m:t>cal,i</m:t>
                  </m:r>
                </m:sub>
              </m:sSub>
            </m:den>
          </m:f>
        </m:oMath>
      </m:oMathPara>
    </w:p>
    <w:p w14:paraId="73B6591F" w14:textId="6597ADF3" w:rsidR="006B43D3" w:rsidRPr="006B43D3" w:rsidDel="00131E6E" w:rsidRDefault="00A46F95" w:rsidP="006B43D3">
      <w:pPr>
        <w:pStyle w:val="Caption"/>
        <w:jc w:val="right"/>
        <w:rPr>
          <w:sz w:val="22"/>
          <w:szCs w:val="22"/>
        </w:rPr>
      </w:pPr>
      <w:bookmarkStart w:id="11" w:name="_Ref121554524"/>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11"/>
    </w:p>
    <w:p w14:paraId="54AEFC4B" w14:textId="77777777" w:rsidR="005C4BAF" w:rsidRDefault="005C4BAF" w:rsidP="005C4BAF">
      <w:pPr>
        <w:spacing w:after="0" w:line="240" w:lineRule="auto"/>
        <w:jc w:val="left"/>
      </w:pPr>
      <w:bookmarkStart w:id="12" w:name="_Ref138200705"/>
      <w:r w:rsidRPr="00667D9A">
        <w:rPr>
          <w:i/>
          <w:iCs/>
          <w:sz w:val="18"/>
          <w:szCs w:val="18"/>
        </w:rPr>
        <w:lastRenderedPageBreak/>
        <w:t xml:space="preserve">Table </w:t>
      </w:r>
      <w:r w:rsidRPr="008C467B">
        <w:rPr>
          <w:i/>
          <w:iCs/>
          <w:sz w:val="18"/>
          <w:szCs w:val="18"/>
        </w:rPr>
        <w:fldChar w:fldCharType="begin"/>
      </w:r>
      <w:r w:rsidRPr="00667D9A">
        <w:rPr>
          <w:i/>
          <w:iCs/>
          <w:sz w:val="18"/>
          <w:szCs w:val="18"/>
        </w:rPr>
        <w:instrText xml:space="preserve"> SEQ Table \* ARABIC </w:instrText>
      </w:r>
      <w:r w:rsidRPr="008C467B">
        <w:rPr>
          <w:i/>
          <w:iCs/>
          <w:sz w:val="18"/>
          <w:szCs w:val="18"/>
        </w:rPr>
        <w:fldChar w:fldCharType="separate"/>
      </w:r>
      <w:r w:rsidRPr="00667D9A">
        <w:rPr>
          <w:i/>
          <w:iCs/>
          <w:noProof/>
          <w:sz w:val="18"/>
          <w:szCs w:val="18"/>
        </w:rPr>
        <w:t>2</w:t>
      </w:r>
      <w:r w:rsidRPr="008C467B">
        <w:rPr>
          <w:i/>
          <w:iCs/>
          <w:noProof/>
          <w:sz w:val="18"/>
          <w:szCs w:val="18"/>
        </w:rPr>
        <w:fldChar w:fldCharType="end"/>
      </w:r>
      <w:bookmarkEnd w:id="12"/>
      <w:r w:rsidRPr="00667D9A">
        <w:rPr>
          <w:i/>
          <w:iCs/>
          <w:sz w:val="18"/>
          <w:szCs w:val="18"/>
        </w:rPr>
        <w:t>: Dry-heat transfer coefficient of each body segment of the thermal manikin</w:t>
      </w:r>
    </w:p>
    <w:tbl>
      <w:tblPr>
        <w:tblW w:w="0" w:type="auto"/>
        <w:tblLook w:val="04A0" w:firstRow="1" w:lastRow="0" w:firstColumn="1" w:lastColumn="0" w:noHBand="0" w:noVBand="1"/>
      </w:tblPr>
      <w:tblGrid>
        <w:gridCol w:w="1481"/>
        <w:gridCol w:w="512"/>
        <w:gridCol w:w="629"/>
        <w:gridCol w:w="512"/>
        <w:gridCol w:w="859"/>
      </w:tblGrid>
      <w:tr w:rsidR="005C4BAF" w:rsidRPr="00E60AFB" w14:paraId="79E91629" w14:textId="77777777" w:rsidTr="00D01290">
        <w:trPr>
          <w:trHeight w:val="285"/>
        </w:trPr>
        <w:tc>
          <w:tcPr>
            <w:tcW w:w="0" w:type="auto"/>
            <w:tcBorders>
              <w:top w:val="nil"/>
              <w:left w:val="nil"/>
              <w:bottom w:val="nil"/>
              <w:right w:val="nil"/>
            </w:tcBorders>
            <w:shd w:val="clear" w:color="auto" w:fill="auto"/>
            <w:noWrap/>
            <w:vAlign w:val="bottom"/>
            <w:hideMark/>
          </w:tcPr>
          <w:p w14:paraId="5811A149" w14:textId="77777777" w:rsidR="005C4BAF" w:rsidRPr="00BD3E3A" w:rsidRDefault="005C4BAF" w:rsidP="00D01290">
            <w:pPr>
              <w:pStyle w:val="Tabletext"/>
            </w:pPr>
          </w:p>
        </w:tc>
        <w:tc>
          <w:tcPr>
            <w:tcW w:w="0" w:type="auto"/>
            <w:gridSpan w:val="2"/>
            <w:tcBorders>
              <w:top w:val="nil"/>
              <w:left w:val="nil"/>
              <w:bottom w:val="nil"/>
              <w:right w:val="nil"/>
            </w:tcBorders>
            <w:shd w:val="clear" w:color="auto" w:fill="auto"/>
            <w:noWrap/>
            <w:vAlign w:val="bottom"/>
            <w:hideMark/>
          </w:tcPr>
          <w:p w14:paraId="376557C5" w14:textId="77777777" w:rsidR="005C4BAF" w:rsidRPr="00E2155C" w:rsidRDefault="005C4BAF" w:rsidP="00D01290">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45E4E9C5" w14:textId="77777777" w:rsidR="005C4BAF" w:rsidRPr="00E2155C" w:rsidRDefault="005C4BAF" w:rsidP="00D01290">
            <w:pPr>
              <w:pStyle w:val="Tabletext"/>
              <w:jc w:val="center"/>
              <w:rPr>
                <w:rFonts w:cs="Calibri"/>
                <w:b/>
                <w:bCs/>
                <w:color w:val="000000"/>
              </w:rPr>
            </w:pPr>
            <w:r w:rsidRPr="00E2155C">
              <w:rPr>
                <w:rFonts w:cs="Calibri"/>
                <w:b/>
                <w:bCs/>
                <w:color w:val="000000"/>
              </w:rPr>
              <w:t>28</w:t>
            </w:r>
            <w:r w:rsidRPr="00E2155C">
              <w:rPr>
                <w:b/>
                <w:bCs/>
              </w:rPr>
              <w:t>°C</w:t>
            </w:r>
          </w:p>
        </w:tc>
      </w:tr>
      <w:tr w:rsidR="005C4BAF" w:rsidRPr="00E60AFB" w14:paraId="7B9A6C78" w14:textId="77777777" w:rsidTr="00D01290">
        <w:trPr>
          <w:trHeight w:val="285"/>
        </w:trPr>
        <w:tc>
          <w:tcPr>
            <w:tcW w:w="0" w:type="auto"/>
            <w:tcBorders>
              <w:top w:val="nil"/>
              <w:left w:val="nil"/>
              <w:bottom w:val="nil"/>
              <w:right w:val="nil"/>
            </w:tcBorders>
            <w:shd w:val="clear" w:color="auto" w:fill="auto"/>
            <w:noWrap/>
            <w:vAlign w:val="bottom"/>
            <w:hideMark/>
          </w:tcPr>
          <w:p w14:paraId="7E041CCD" w14:textId="77777777" w:rsidR="005C4BAF" w:rsidRPr="00E2155C" w:rsidRDefault="005C4BAF" w:rsidP="00D01290">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7ED1D2B0" w14:textId="77777777" w:rsidR="005C4BAF" w:rsidRPr="00E2155C" w:rsidRDefault="005C4BAF" w:rsidP="00D01290">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528CB1A2" w14:textId="77777777" w:rsidR="005C4BAF" w:rsidRPr="00E2155C" w:rsidRDefault="005C4BAF" w:rsidP="00D01290">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7A876BE4" w14:textId="77777777" w:rsidR="005C4BAF" w:rsidRPr="00E2155C" w:rsidRDefault="005C4BAF" w:rsidP="00D01290">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3842F414" w14:textId="77777777" w:rsidR="005C4BAF" w:rsidRPr="00E2155C" w:rsidRDefault="005C4BAF" w:rsidP="00D01290">
            <w:pPr>
              <w:pStyle w:val="Tabletext"/>
              <w:jc w:val="center"/>
              <w:rPr>
                <w:rFonts w:cs="Calibri"/>
                <w:b/>
                <w:bCs/>
                <w:color w:val="000000"/>
              </w:rPr>
            </w:pPr>
            <w:r>
              <w:rPr>
                <w:rFonts w:cs="Calibri"/>
                <w:b/>
                <w:bCs/>
                <w:color w:val="000000"/>
              </w:rPr>
              <w:t>Starfish</w:t>
            </w:r>
          </w:p>
        </w:tc>
      </w:tr>
      <w:tr w:rsidR="005C4BAF" w:rsidRPr="00E60AFB" w14:paraId="0DE3DDCD" w14:textId="77777777" w:rsidTr="00D01290">
        <w:trPr>
          <w:trHeight w:val="285"/>
        </w:trPr>
        <w:tc>
          <w:tcPr>
            <w:tcW w:w="0" w:type="auto"/>
            <w:tcBorders>
              <w:top w:val="nil"/>
              <w:left w:val="nil"/>
              <w:bottom w:val="nil"/>
              <w:right w:val="nil"/>
            </w:tcBorders>
            <w:shd w:val="clear" w:color="auto" w:fill="auto"/>
            <w:noWrap/>
            <w:vAlign w:val="bottom"/>
            <w:hideMark/>
          </w:tcPr>
          <w:p w14:paraId="6E402330" w14:textId="77777777" w:rsidR="005C4BAF" w:rsidRPr="00BD3E3A" w:rsidRDefault="005C4BAF" w:rsidP="00D01290">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2D92E259" w14:textId="77777777" w:rsidR="005C4BAF" w:rsidRPr="00BD3E3A" w:rsidRDefault="005C4BAF" w:rsidP="00D01290">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7702382F"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2B326AB2" w14:textId="77777777" w:rsidR="005C4BAF" w:rsidRPr="00BD3E3A" w:rsidRDefault="005C4BAF" w:rsidP="00D01290">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4833FFA9" w14:textId="77777777" w:rsidR="005C4BAF" w:rsidRPr="00BD3E3A" w:rsidRDefault="005C4BAF" w:rsidP="00D01290">
            <w:pPr>
              <w:pStyle w:val="Tabletext"/>
              <w:jc w:val="right"/>
              <w:rPr>
                <w:rFonts w:cs="Calibri"/>
                <w:color w:val="000000"/>
              </w:rPr>
            </w:pPr>
            <w:r w:rsidRPr="00BD3E3A">
              <w:rPr>
                <w:rFonts w:cs="Calibri"/>
                <w:color w:val="000000"/>
              </w:rPr>
              <w:t>6.8</w:t>
            </w:r>
          </w:p>
        </w:tc>
      </w:tr>
      <w:tr w:rsidR="005C4BAF" w:rsidRPr="00E60AFB" w14:paraId="136163F5" w14:textId="77777777" w:rsidTr="00D01290">
        <w:trPr>
          <w:trHeight w:val="285"/>
        </w:trPr>
        <w:tc>
          <w:tcPr>
            <w:tcW w:w="0" w:type="auto"/>
            <w:tcBorders>
              <w:top w:val="nil"/>
              <w:left w:val="nil"/>
              <w:bottom w:val="nil"/>
              <w:right w:val="nil"/>
            </w:tcBorders>
            <w:shd w:val="clear" w:color="auto" w:fill="auto"/>
            <w:noWrap/>
            <w:vAlign w:val="bottom"/>
            <w:hideMark/>
          </w:tcPr>
          <w:p w14:paraId="79C0A80F" w14:textId="77777777" w:rsidR="005C4BAF" w:rsidRPr="00BD3E3A" w:rsidRDefault="005C4BAF" w:rsidP="00D01290">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6EFC3631" w14:textId="77777777" w:rsidR="005C4BAF" w:rsidRPr="00BD3E3A" w:rsidRDefault="005C4BAF" w:rsidP="00D01290">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5CB7E179" w14:textId="77777777" w:rsidR="005C4BAF" w:rsidRPr="00BD3E3A" w:rsidRDefault="005C4BAF" w:rsidP="00D01290">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1551B98C" w14:textId="77777777" w:rsidR="005C4BAF" w:rsidRPr="00BD3E3A" w:rsidRDefault="005C4BAF" w:rsidP="00D01290">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7B47FA7C" w14:textId="77777777" w:rsidR="005C4BAF" w:rsidRPr="00BD3E3A" w:rsidRDefault="005C4BAF" w:rsidP="00D01290">
            <w:pPr>
              <w:pStyle w:val="Tabletext"/>
              <w:jc w:val="right"/>
              <w:rPr>
                <w:rFonts w:cs="Calibri"/>
                <w:color w:val="000000"/>
              </w:rPr>
            </w:pPr>
            <w:r w:rsidRPr="00BD3E3A">
              <w:rPr>
                <w:rFonts w:cs="Calibri"/>
                <w:color w:val="000000"/>
              </w:rPr>
              <w:t>6.0</w:t>
            </w:r>
          </w:p>
        </w:tc>
      </w:tr>
      <w:tr w:rsidR="005C4BAF" w:rsidRPr="00E60AFB" w14:paraId="794F599A" w14:textId="77777777" w:rsidTr="00D01290">
        <w:trPr>
          <w:trHeight w:val="285"/>
        </w:trPr>
        <w:tc>
          <w:tcPr>
            <w:tcW w:w="0" w:type="auto"/>
            <w:tcBorders>
              <w:top w:val="nil"/>
              <w:left w:val="nil"/>
              <w:bottom w:val="nil"/>
              <w:right w:val="nil"/>
            </w:tcBorders>
            <w:shd w:val="clear" w:color="auto" w:fill="auto"/>
            <w:noWrap/>
            <w:vAlign w:val="bottom"/>
            <w:hideMark/>
          </w:tcPr>
          <w:p w14:paraId="1A4459B1" w14:textId="77777777" w:rsidR="005C4BAF" w:rsidRPr="00BD3E3A" w:rsidRDefault="005C4BAF" w:rsidP="00D01290">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4B318ACE" w14:textId="77777777" w:rsidR="005C4BAF" w:rsidRPr="00BD3E3A" w:rsidRDefault="005C4BAF" w:rsidP="00D01290">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46A6E0D2" w14:textId="77777777" w:rsidR="005C4BAF" w:rsidRPr="00BD3E3A" w:rsidRDefault="005C4BAF" w:rsidP="00D01290">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0B0BA5EB" w14:textId="77777777" w:rsidR="005C4BAF" w:rsidRPr="00BD3E3A" w:rsidRDefault="005C4BAF" w:rsidP="00D01290">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58E8E2BD" w14:textId="77777777" w:rsidR="005C4BAF" w:rsidRPr="00BD3E3A" w:rsidRDefault="005C4BAF" w:rsidP="00D01290">
            <w:pPr>
              <w:pStyle w:val="Tabletext"/>
              <w:jc w:val="right"/>
              <w:rPr>
                <w:rFonts w:cs="Calibri"/>
                <w:color w:val="000000"/>
              </w:rPr>
            </w:pPr>
            <w:r w:rsidRPr="00BD3E3A">
              <w:rPr>
                <w:rFonts w:cs="Calibri"/>
                <w:color w:val="000000"/>
              </w:rPr>
              <w:t>4.5</w:t>
            </w:r>
          </w:p>
        </w:tc>
      </w:tr>
      <w:tr w:rsidR="005C4BAF" w:rsidRPr="00E60AFB" w14:paraId="31F179B4" w14:textId="77777777" w:rsidTr="00D01290">
        <w:trPr>
          <w:trHeight w:val="285"/>
        </w:trPr>
        <w:tc>
          <w:tcPr>
            <w:tcW w:w="0" w:type="auto"/>
            <w:tcBorders>
              <w:top w:val="nil"/>
              <w:left w:val="nil"/>
              <w:bottom w:val="nil"/>
              <w:right w:val="nil"/>
            </w:tcBorders>
            <w:shd w:val="clear" w:color="auto" w:fill="auto"/>
            <w:noWrap/>
            <w:vAlign w:val="bottom"/>
            <w:hideMark/>
          </w:tcPr>
          <w:p w14:paraId="742D6D31"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0DC2E192"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08545FC1" w14:textId="77777777" w:rsidR="005C4BAF" w:rsidRPr="00BD3E3A" w:rsidRDefault="005C4BAF" w:rsidP="00D01290">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27EA2E0E" w14:textId="77777777" w:rsidR="005C4BAF" w:rsidRPr="00BD3E3A" w:rsidRDefault="005C4BAF" w:rsidP="00D01290">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5DF598BD"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747E4474" w14:textId="77777777" w:rsidTr="00D01290">
        <w:trPr>
          <w:trHeight w:val="285"/>
        </w:trPr>
        <w:tc>
          <w:tcPr>
            <w:tcW w:w="0" w:type="auto"/>
            <w:tcBorders>
              <w:top w:val="nil"/>
              <w:left w:val="nil"/>
              <w:bottom w:val="nil"/>
              <w:right w:val="nil"/>
            </w:tcBorders>
            <w:shd w:val="clear" w:color="auto" w:fill="auto"/>
            <w:noWrap/>
            <w:vAlign w:val="bottom"/>
            <w:hideMark/>
          </w:tcPr>
          <w:p w14:paraId="17D6CF93"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26E6046F"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144DB7B" w14:textId="77777777" w:rsidR="005C4BAF" w:rsidRPr="00BD3E3A" w:rsidRDefault="005C4BAF" w:rsidP="00D01290">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9A4F0A0"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37AFF607"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4456ED57" w14:textId="77777777" w:rsidTr="00D01290">
        <w:trPr>
          <w:trHeight w:val="285"/>
        </w:trPr>
        <w:tc>
          <w:tcPr>
            <w:tcW w:w="0" w:type="auto"/>
            <w:tcBorders>
              <w:top w:val="nil"/>
              <w:left w:val="nil"/>
              <w:bottom w:val="nil"/>
              <w:right w:val="nil"/>
            </w:tcBorders>
            <w:shd w:val="clear" w:color="auto" w:fill="auto"/>
            <w:noWrap/>
            <w:vAlign w:val="bottom"/>
            <w:hideMark/>
          </w:tcPr>
          <w:p w14:paraId="2B151525"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2D901C8" w14:textId="77777777" w:rsidR="005C4BAF" w:rsidRPr="00BD3E3A" w:rsidRDefault="005C4BAF" w:rsidP="00D01290">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3A265197" w14:textId="77777777" w:rsidR="005C4BAF" w:rsidRPr="00BD3E3A" w:rsidRDefault="005C4BAF" w:rsidP="00D01290">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6B14D1F7" w14:textId="77777777" w:rsidR="005C4BAF" w:rsidRPr="00BD3E3A" w:rsidRDefault="005C4BAF" w:rsidP="00D01290">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18C7CED8" w14:textId="77777777" w:rsidR="005C4BAF" w:rsidRPr="00BD3E3A" w:rsidRDefault="005C4BAF" w:rsidP="00D01290">
            <w:pPr>
              <w:pStyle w:val="Tabletext"/>
              <w:jc w:val="right"/>
              <w:rPr>
                <w:rFonts w:cs="Calibri"/>
                <w:color w:val="000000"/>
              </w:rPr>
            </w:pPr>
            <w:r w:rsidRPr="00BD3E3A">
              <w:rPr>
                <w:rFonts w:cs="Calibri"/>
                <w:color w:val="000000"/>
              </w:rPr>
              <w:t>8.4</w:t>
            </w:r>
          </w:p>
        </w:tc>
      </w:tr>
      <w:tr w:rsidR="005C4BAF" w:rsidRPr="00E60AFB" w14:paraId="6B547100" w14:textId="77777777" w:rsidTr="00D01290">
        <w:trPr>
          <w:trHeight w:val="285"/>
        </w:trPr>
        <w:tc>
          <w:tcPr>
            <w:tcW w:w="0" w:type="auto"/>
            <w:tcBorders>
              <w:top w:val="nil"/>
              <w:left w:val="nil"/>
              <w:bottom w:val="nil"/>
              <w:right w:val="nil"/>
            </w:tcBorders>
            <w:shd w:val="clear" w:color="auto" w:fill="auto"/>
            <w:noWrap/>
            <w:vAlign w:val="bottom"/>
            <w:hideMark/>
          </w:tcPr>
          <w:p w14:paraId="55DBF746"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72AA1C02"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030161EE" w14:textId="77777777" w:rsidR="005C4BAF" w:rsidRPr="00BD3E3A" w:rsidRDefault="005C4BAF" w:rsidP="00D01290">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67169BD5"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965394F"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084DA1AC" w14:textId="77777777" w:rsidTr="00D01290">
        <w:trPr>
          <w:trHeight w:val="285"/>
        </w:trPr>
        <w:tc>
          <w:tcPr>
            <w:tcW w:w="0" w:type="auto"/>
            <w:tcBorders>
              <w:top w:val="nil"/>
              <w:left w:val="nil"/>
              <w:bottom w:val="nil"/>
              <w:right w:val="nil"/>
            </w:tcBorders>
            <w:shd w:val="clear" w:color="auto" w:fill="auto"/>
            <w:noWrap/>
            <w:vAlign w:val="bottom"/>
            <w:hideMark/>
          </w:tcPr>
          <w:p w14:paraId="217FFD05"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461A7192" w14:textId="77777777" w:rsidR="005C4BAF" w:rsidRPr="00BD3E3A" w:rsidRDefault="005C4BAF" w:rsidP="00D01290">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7F83D630" w14:textId="77777777" w:rsidR="005C4BAF" w:rsidRPr="00BD3E3A" w:rsidRDefault="005C4BAF" w:rsidP="00D01290">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7FBCDBB5" w14:textId="77777777" w:rsidR="005C4BAF" w:rsidRPr="00BD3E3A" w:rsidRDefault="005C4BAF" w:rsidP="00D01290">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0B459ABB" w14:textId="77777777" w:rsidR="005C4BAF" w:rsidRPr="00BD3E3A" w:rsidRDefault="005C4BAF" w:rsidP="00D01290">
            <w:pPr>
              <w:pStyle w:val="Tabletext"/>
              <w:jc w:val="right"/>
              <w:rPr>
                <w:rFonts w:cs="Calibri"/>
                <w:color w:val="000000"/>
              </w:rPr>
            </w:pPr>
            <w:r w:rsidRPr="00BD3E3A">
              <w:rPr>
                <w:rFonts w:cs="Calibri"/>
                <w:color w:val="000000"/>
              </w:rPr>
              <w:t>7.6</w:t>
            </w:r>
          </w:p>
        </w:tc>
      </w:tr>
      <w:tr w:rsidR="005C4BAF" w:rsidRPr="00E60AFB" w14:paraId="4FB1816B" w14:textId="77777777" w:rsidTr="00D01290">
        <w:trPr>
          <w:trHeight w:val="285"/>
        </w:trPr>
        <w:tc>
          <w:tcPr>
            <w:tcW w:w="0" w:type="auto"/>
            <w:tcBorders>
              <w:top w:val="nil"/>
              <w:left w:val="nil"/>
              <w:bottom w:val="nil"/>
              <w:right w:val="nil"/>
            </w:tcBorders>
            <w:shd w:val="clear" w:color="auto" w:fill="auto"/>
            <w:noWrap/>
            <w:vAlign w:val="bottom"/>
            <w:hideMark/>
          </w:tcPr>
          <w:p w14:paraId="253FFDA1"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22F1E188" w14:textId="77777777" w:rsidR="005C4BAF" w:rsidRPr="00BD3E3A" w:rsidRDefault="005C4BAF" w:rsidP="00D01290">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3465E24B" w14:textId="77777777" w:rsidR="005C4BAF" w:rsidRPr="00BD3E3A" w:rsidRDefault="005C4BAF" w:rsidP="00D01290">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43A72073" w14:textId="77777777" w:rsidR="005C4BAF" w:rsidRPr="00BD3E3A" w:rsidRDefault="005C4BAF" w:rsidP="00D01290">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7D94C75F"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6E182F1F" w14:textId="77777777" w:rsidTr="00D01290">
        <w:trPr>
          <w:trHeight w:val="285"/>
        </w:trPr>
        <w:tc>
          <w:tcPr>
            <w:tcW w:w="0" w:type="auto"/>
            <w:tcBorders>
              <w:top w:val="nil"/>
              <w:left w:val="nil"/>
              <w:bottom w:val="nil"/>
              <w:right w:val="nil"/>
            </w:tcBorders>
            <w:shd w:val="clear" w:color="auto" w:fill="auto"/>
            <w:noWrap/>
            <w:vAlign w:val="bottom"/>
            <w:hideMark/>
          </w:tcPr>
          <w:p w14:paraId="67BED417" w14:textId="77777777" w:rsidR="005C4BAF" w:rsidRPr="00BD3E3A" w:rsidRDefault="005C4BAF" w:rsidP="00D01290">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1EDB579D" w14:textId="77777777" w:rsidR="005C4BAF" w:rsidRPr="00BD3E3A" w:rsidRDefault="005C4BAF" w:rsidP="00D01290">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5FBCF308" w14:textId="77777777" w:rsidR="005C4BAF" w:rsidRPr="00BD3E3A" w:rsidRDefault="005C4BAF" w:rsidP="00D01290">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6EC4614E"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ED5E0A6" w14:textId="77777777" w:rsidR="005C4BAF" w:rsidRPr="00BD3E3A" w:rsidRDefault="005C4BAF" w:rsidP="00D01290">
            <w:pPr>
              <w:pStyle w:val="Tabletext"/>
              <w:jc w:val="right"/>
              <w:rPr>
                <w:rFonts w:cs="Calibri"/>
                <w:color w:val="000000"/>
              </w:rPr>
            </w:pPr>
            <w:r w:rsidRPr="00BD3E3A">
              <w:rPr>
                <w:rFonts w:cs="Calibri"/>
                <w:color w:val="000000"/>
              </w:rPr>
              <w:t>6.9</w:t>
            </w:r>
          </w:p>
        </w:tc>
      </w:tr>
      <w:tr w:rsidR="005C4BAF" w:rsidRPr="00E60AFB" w14:paraId="005DEB63" w14:textId="77777777" w:rsidTr="00D01290">
        <w:trPr>
          <w:trHeight w:val="285"/>
        </w:trPr>
        <w:tc>
          <w:tcPr>
            <w:tcW w:w="0" w:type="auto"/>
            <w:tcBorders>
              <w:top w:val="nil"/>
              <w:left w:val="nil"/>
              <w:bottom w:val="nil"/>
              <w:right w:val="nil"/>
            </w:tcBorders>
            <w:shd w:val="clear" w:color="auto" w:fill="auto"/>
            <w:noWrap/>
            <w:vAlign w:val="bottom"/>
            <w:hideMark/>
          </w:tcPr>
          <w:p w14:paraId="30D4AAFA"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69B01641" w14:textId="77777777" w:rsidR="005C4BAF" w:rsidRPr="00BD3E3A" w:rsidRDefault="005C4BAF" w:rsidP="00D01290">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352A8DC" w14:textId="77777777" w:rsidR="005C4BAF" w:rsidRPr="00BD3E3A" w:rsidRDefault="005C4BAF" w:rsidP="00D01290">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3524D351" w14:textId="77777777" w:rsidR="005C4BAF" w:rsidRPr="00BD3E3A" w:rsidRDefault="005C4BAF" w:rsidP="00D01290">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60CBAAA2"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0DC63462" w14:textId="77777777" w:rsidTr="00D01290">
        <w:trPr>
          <w:trHeight w:val="285"/>
        </w:trPr>
        <w:tc>
          <w:tcPr>
            <w:tcW w:w="0" w:type="auto"/>
            <w:tcBorders>
              <w:top w:val="nil"/>
              <w:left w:val="nil"/>
              <w:bottom w:val="nil"/>
              <w:right w:val="nil"/>
            </w:tcBorders>
            <w:shd w:val="clear" w:color="auto" w:fill="auto"/>
            <w:noWrap/>
            <w:vAlign w:val="bottom"/>
            <w:hideMark/>
          </w:tcPr>
          <w:p w14:paraId="2E1BE2F9"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7EDF3229" w14:textId="77777777" w:rsidR="005C4BAF" w:rsidRPr="00BD3E3A" w:rsidRDefault="005C4BAF" w:rsidP="00D01290">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539456F7" w14:textId="77777777" w:rsidR="005C4BAF" w:rsidRPr="00BD3E3A" w:rsidRDefault="005C4BAF" w:rsidP="00D01290">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CD9162C" w14:textId="77777777" w:rsidR="005C4BAF" w:rsidRPr="00BD3E3A" w:rsidRDefault="005C4BAF" w:rsidP="00D01290">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2F348B06"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0B79A9CE" w14:textId="77777777" w:rsidTr="00D01290">
        <w:trPr>
          <w:trHeight w:val="285"/>
        </w:trPr>
        <w:tc>
          <w:tcPr>
            <w:tcW w:w="0" w:type="auto"/>
            <w:tcBorders>
              <w:top w:val="nil"/>
              <w:left w:val="nil"/>
              <w:bottom w:val="nil"/>
              <w:right w:val="nil"/>
            </w:tcBorders>
            <w:shd w:val="clear" w:color="auto" w:fill="auto"/>
            <w:noWrap/>
            <w:vAlign w:val="bottom"/>
            <w:hideMark/>
          </w:tcPr>
          <w:p w14:paraId="07D446DB"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75AEFC53" w14:textId="77777777" w:rsidR="005C4BAF" w:rsidRPr="00BD3E3A" w:rsidRDefault="005C4BAF" w:rsidP="00D01290">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5512E1E7"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0714E62" w14:textId="77777777" w:rsidR="005C4BAF" w:rsidRPr="00BD3E3A" w:rsidRDefault="005C4BAF" w:rsidP="00D01290">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5D8DBEC"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6B4DA14A" w14:textId="77777777" w:rsidTr="00D01290">
        <w:trPr>
          <w:trHeight w:val="285"/>
        </w:trPr>
        <w:tc>
          <w:tcPr>
            <w:tcW w:w="0" w:type="auto"/>
            <w:tcBorders>
              <w:top w:val="nil"/>
              <w:left w:val="nil"/>
              <w:bottom w:val="nil"/>
              <w:right w:val="nil"/>
            </w:tcBorders>
            <w:shd w:val="clear" w:color="auto" w:fill="auto"/>
            <w:noWrap/>
            <w:vAlign w:val="bottom"/>
            <w:hideMark/>
          </w:tcPr>
          <w:p w14:paraId="5573F8BC"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5D1A2747" w14:textId="77777777" w:rsidR="005C4BAF" w:rsidRPr="00BD3E3A" w:rsidRDefault="005C4BAF" w:rsidP="00D01290">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F61A69C" w14:textId="77777777" w:rsidR="005C4BAF" w:rsidRPr="00BD3E3A" w:rsidRDefault="005C4BAF" w:rsidP="00D01290">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70418403" w14:textId="77777777" w:rsidR="005C4BAF" w:rsidRPr="00BD3E3A" w:rsidRDefault="005C4BAF" w:rsidP="00D01290">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1C726306"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6F382ACF" w14:textId="77777777" w:rsidTr="00D01290">
        <w:trPr>
          <w:trHeight w:val="285"/>
        </w:trPr>
        <w:tc>
          <w:tcPr>
            <w:tcW w:w="0" w:type="auto"/>
            <w:tcBorders>
              <w:top w:val="nil"/>
              <w:left w:val="nil"/>
              <w:bottom w:val="nil"/>
              <w:right w:val="nil"/>
            </w:tcBorders>
            <w:shd w:val="clear" w:color="auto" w:fill="auto"/>
            <w:noWrap/>
            <w:vAlign w:val="bottom"/>
            <w:hideMark/>
          </w:tcPr>
          <w:p w14:paraId="1C3171FF"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2FEEFC82" w14:textId="77777777" w:rsidR="005C4BAF" w:rsidRPr="00BD3E3A" w:rsidRDefault="005C4BAF" w:rsidP="00D01290">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E59DBE4"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855C3C5" w14:textId="77777777" w:rsidR="005C4BAF" w:rsidRPr="00BD3E3A" w:rsidRDefault="005C4BAF" w:rsidP="00D01290">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6D4445D7" w14:textId="77777777" w:rsidR="005C4BAF" w:rsidRPr="00BD3E3A" w:rsidRDefault="005C4BAF" w:rsidP="00D01290">
            <w:pPr>
              <w:pStyle w:val="Tabletext"/>
              <w:jc w:val="right"/>
              <w:rPr>
                <w:rFonts w:cs="Calibri"/>
                <w:color w:val="000000"/>
              </w:rPr>
            </w:pPr>
            <w:r w:rsidRPr="00BD3E3A">
              <w:rPr>
                <w:rFonts w:cs="Calibri"/>
                <w:color w:val="000000"/>
              </w:rPr>
              <w:t>7.4</w:t>
            </w:r>
          </w:p>
        </w:tc>
      </w:tr>
      <w:tr w:rsidR="005C4BAF" w:rsidRPr="00E60AFB" w14:paraId="2690B978" w14:textId="77777777" w:rsidTr="00D01290">
        <w:trPr>
          <w:trHeight w:val="285"/>
        </w:trPr>
        <w:tc>
          <w:tcPr>
            <w:tcW w:w="0" w:type="auto"/>
            <w:tcBorders>
              <w:top w:val="nil"/>
              <w:left w:val="nil"/>
              <w:bottom w:val="nil"/>
              <w:right w:val="nil"/>
            </w:tcBorders>
            <w:shd w:val="clear" w:color="auto" w:fill="auto"/>
            <w:noWrap/>
            <w:vAlign w:val="bottom"/>
            <w:hideMark/>
          </w:tcPr>
          <w:p w14:paraId="58CF4201"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2224157A"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D58BF7D"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30B6F3E8" w14:textId="77777777" w:rsidR="005C4BAF" w:rsidRPr="00BD3E3A" w:rsidRDefault="005C4BAF" w:rsidP="00D01290">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75B7C86B" w14:textId="77777777" w:rsidR="005C4BAF" w:rsidRPr="00BD3E3A" w:rsidRDefault="005C4BAF" w:rsidP="00D01290">
            <w:pPr>
              <w:pStyle w:val="Tabletext"/>
              <w:jc w:val="right"/>
              <w:rPr>
                <w:rFonts w:cs="Calibri"/>
                <w:color w:val="000000"/>
              </w:rPr>
            </w:pPr>
            <w:r w:rsidRPr="00BD3E3A">
              <w:rPr>
                <w:rFonts w:cs="Calibri"/>
                <w:color w:val="000000"/>
              </w:rPr>
              <w:t>7.4</w:t>
            </w:r>
          </w:p>
        </w:tc>
      </w:tr>
    </w:tbl>
    <w:p w14:paraId="75D98407" w14:textId="1298958A" w:rsidR="00A46F95" w:rsidRDefault="00A46F95" w:rsidP="00852A7D">
      <w:pPr>
        <w:spacing w:before="240"/>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w:t>
      </w:r>
      <w:r w:rsidR="00527503">
        <w:rPr>
          <w:rFonts w:eastAsiaTheme="minorEastAsia"/>
        </w:rPr>
        <w:t xml:space="preserve">as shown in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615859">
        <w:rPr>
          <w:rFonts w:eastAsiaTheme="minorEastAsia"/>
        </w:rPr>
        <w:instrText xml:space="preserve"> ADDIN ZOTERO_ITEM CSL_CITATION {"citationID":"UN7ysQai","properties":{"formattedCitation":"\\super 31\\nosupersub{}","plainCitation":"31","noteIndex":0},"citationItems":[{"id":291,"uris":["http://zotero.org/users/4259226/items/564UIVLI"],"itemData":{"id":291,"type":"thesis","abstract":"There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615859" w:rsidRPr="00615859">
        <w:rPr>
          <w:rFonts w:cs="Times New Roman"/>
          <w:vertAlign w:val="superscript"/>
        </w:rPr>
        <w:t>31</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F26D09">
        <w:rPr>
          <w:rFonts w:eastAsiaTheme="minorEastAsia"/>
        </w:rPr>
        <w:instrText xml:space="preserve"> ADDIN ZOTERO_ITEM CSL_CITATION {"citationID":"u9e6hWIv","properties":{"formattedCitation":"\\super 79,80\\nosupersub{}","plainCitation":"79,80","noteIndex":0},"citationItems":[{"id":474,"uris":["http://zotero.org/users/4259226/items/XG47LXKF"],"itemData":{"id":474,"type":"article-journal","container-title":"HVAC&amp;R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Index","URL":"http://www.tandfonline.com/doi/abs/10.1080/10789669.2009.10390882","volume":"15","author":[{"family":"Schiavon","given":"Stefano"},{"family":"Melikov","given":"Arsen Krikor"}],"accessed":{"date-parts":[["2021",6,10]]},"issued":{"date-parts":[["2009",11,1]]}}},{"id":475,"uris":["http://zotero.org/users/4259226/items/XNYE4Y7T"],"itemData":{"id":475,"type":"article-journal","abstract":"In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rPr>
          <w:rFonts w:eastAsiaTheme="minorEastAsia"/>
        </w:rPr>
        <w:fldChar w:fldCharType="separate"/>
      </w:r>
      <w:r w:rsidR="00F26D09" w:rsidRPr="00F26D09">
        <w:rPr>
          <w:rFonts w:cs="Times New Roman"/>
          <w:vertAlign w:val="superscript"/>
        </w:rPr>
        <w:t>79,80</w:t>
      </w:r>
      <w:r>
        <w:rPr>
          <w:rFonts w:eastAsiaTheme="minorEastAsia"/>
        </w:rPr>
        <w:fldChar w:fldCharType="end"/>
      </w:r>
      <w:r>
        <w:rPr>
          <w:rFonts w:eastAsiaTheme="minorEastAsia"/>
        </w:rPr>
        <w:t xml:space="preserve">. </w:t>
      </w:r>
    </w:p>
    <w:p w14:paraId="34AAF1C3" w14:textId="26A3BD2A" w:rsidR="00A46F95" w:rsidRPr="00100E68" w:rsidRDefault="00000000" w:rsidP="00A46F95">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e>
          </m:d>
        </m:oMath>
      </m:oMathPara>
    </w:p>
    <w:p w14:paraId="1D098B00" w14:textId="77777777" w:rsidR="00A46F95" w:rsidRPr="00100E68" w:rsidRDefault="00A46F95" w:rsidP="00A46F95">
      <w:pPr>
        <w:pStyle w:val="Caption"/>
        <w:jc w:val="right"/>
        <w:rPr>
          <w:rFonts w:eastAsiaTheme="minorEastAsia"/>
          <w:sz w:val="22"/>
          <w:szCs w:val="22"/>
        </w:rPr>
      </w:pPr>
      <w:bookmarkStart w:id="13" w:name="_Ref121554541"/>
      <w:bookmarkStart w:id="14" w:name="_Ref123065519"/>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13"/>
      <w:bookmarkEnd w:id="14"/>
    </w:p>
    <w:p w14:paraId="1A5665D9" w14:textId="0C899027" w:rsidR="00003EB6" w:rsidRDefault="00003EB6" w:rsidP="00003EB6">
      <w:pPr>
        <w:pStyle w:val="Caption"/>
        <w:keepNext/>
      </w:pPr>
      <w:bookmarkStart w:id="15" w:name="_Ref153362104"/>
      <w:r>
        <w:lastRenderedPageBreak/>
        <w:t xml:space="preserve">Fig. </w:t>
      </w:r>
      <w:fldSimple w:instr=" SEQ Fig. \* ARABIC ">
        <w:r w:rsidR="00A97D14">
          <w:rPr>
            <w:noProof/>
          </w:rPr>
          <w:t>4</w:t>
        </w:r>
      </w:fldSimple>
      <w:bookmarkEnd w:id="15"/>
      <w:r>
        <w:t>: Baseline condition</w:t>
      </w:r>
    </w:p>
    <w:p w14:paraId="7F8DFFA2" w14:textId="77777777" w:rsidR="00003EB6" w:rsidRDefault="00003EB6" w:rsidP="00003EB6">
      <w:pPr>
        <w:keepNext/>
        <w:spacing w:line="240" w:lineRule="auto"/>
      </w:pPr>
      <w:commentRangeStart w:id="16"/>
      <w:r>
        <w:rPr>
          <w:noProof/>
          <w:lang w:eastAsia="zh-CN"/>
        </w:rPr>
        <w:drawing>
          <wp:inline distT="0" distB="0" distL="0" distR="0" wp14:anchorId="3C685252" wp14:editId="37C91B61">
            <wp:extent cx="2971800" cy="2679700"/>
            <wp:effectExtent l="0" t="0" r="0" b="0"/>
            <wp:docPr id="990830684" name="Picture 99083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30684" name="Picture 9908306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commentRangeEnd w:id="16"/>
      <w:r w:rsidR="00A97D14">
        <w:rPr>
          <w:rStyle w:val="CommentReference"/>
        </w:rPr>
        <w:commentReference w:id="16"/>
      </w:r>
    </w:p>
    <w:p w14:paraId="7264174F" w14:textId="5B8DDEB7" w:rsidR="00003EB6" w:rsidRDefault="00AF735E" w:rsidP="00852A7D">
      <w:pPr>
        <w:pStyle w:val="Caption"/>
      </w:pPr>
      <w:r>
        <w:t>The b</w:t>
      </w:r>
      <w:r w:rsidR="00003EB6">
        <w:t xml:space="preserve">aseline condition (thermal manikin posture and clothing, bedding, and mattress) is used to calculate the difference in manikin-based equivalent temperature as shown </w:t>
      </w:r>
      <w:r w:rsidR="00003EB6" w:rsidRPr="0084123E">
        <w:t xml:space="preserve">in </w:t>
      </w:r>
      <w:r w:rsidR="00003EB6" w:rsidRPr="0084123E">
        <w:rPr>
          <w:i w:val="0"/>
          <w:iCs w:val="0"/>
        </w:rPr>
        <w:fldChar w:fldCharType="begin"/>
      </w:r>
      <w:r w:rsidR="00003EB6" w:rsidRPr="0084123E">
        <w:instrText xml:space="preserve"> REF _Ref123065519 \h </w:instrText>
      </w:r>
      <w:r w:rsidR="00003EB6">
        <w:instrText xml:space="preserve"> \* MERGEFORMAT </w:instrText>
      </w:r>
      <w:r w:rsidR="00003EB6" w:rsidRPr="0084123E">
        <w:rPr>
          <w:i w:val="0"/>
          <w:iCs w:val="0"/>
        </w:rPr>
      </w:r>
      <w:r w:rsidR="00003EB6" w:rsidRPr="0084123E">
        <w:rPr>
          <w:i w:val="0"/>
          <w:iCs w:val="0"/>
        </w:rPr>
        <w:fldChar w:fldCharType="separate"/>
      </w:r>
      <w:r w:rsidR="00003EB6" w:rsidRPr="0084123E">
        <w:t>(</w:t>
      </w:r>
      <w:r w:rsidR="00003EB6" w:rsidRPr="0084123E">
        <w:rPr>
          <w:noProof/>
        </w:rPr>
        <w:t>2</w:t>
      </w:r>
      <w:r w:rsidR="00003EB6" w:rsidRPr="0084123E">
        <w:t>)</w:t>
      </w:r>
      <w:r w:rsidR="00003EB6" w:rsidRPr="0084123E">
        <w:rPr>
          <w:i w:val="0"/>
          <w:iCs w:val="0"/>
        </w:rPr>
        <w:fldChar w:fldCharType="end"/>
      </w:r>
      <w:r w:rsidR="00003EB6" w:rsidRPr="0084123E">
        <w:t>.</w:t>
      </w:r>
    </w:p>
    <w:p w14:paraId="12264B94" w14:textId="70F2D963" w:rsidR="00A46F95" w:rsidRDefault="00A46F95" w:rsidP="00A46F95">
      <w:pPr>
        <w:rPr>
          <w:rFonts w:eastAsiaTheme="minorEastAsia"/>
        </w:rPr>
      </w:pPr>
      <w:r>
        <w:rPr>
          <w:rFonts w:eastAsiaTheme="minorEastAsia"/>
        </w:rPr>
        <w:t>We defined the baseline condition</w:t>
      </w:r>
      <w:r w:rsidR="004D74F8">
        <w:rPr>
          <w:rFonts w:eastAsiaTheme="minorEastAsia"/>
        </w:rPr>
        <w:t>, illustrated in</w:t>
      </w:r>
      <w:r w:rsidR="00483565">
        <w:rPr>
          <w:rFonts w:eastAsiaTheme="minorEastAsia"/>
        </w:rPr>
        <w:t xml:space="preserve"> </w:t>
      </w:r>
      <w:r w:rsidR="00483565">
        <w:rPr>
          <w:rFonts w:eastAsiaTheme="minorEastAsia"/>
        </w:rPr>
        <w:fldChar w:fldCharType="begin"/>
      </w:r>
      <w:r w:rsidR="00483565">
        <w:rPr>
          <w:rFonts w:eastAsiaTheme="minorEastAsia"/>
        </w:rPr>
        <w:instrText xml:space="preserve"> REF _Ref153362104 \h </w:instrText>
      </w:r>
      <w:r w:rsidR="00483565">
        <w:rPr>
          <w:rFonts w:eastAsiaTheme="minorEastAsia"/>
        </w:rPr>
      </w:r>
      <w:r w:rsidR="00483565">
        <w:rPr>
          <w:rFonts w:eastAsiaTheme="minorEastAsia"/>
        </w:rPr>
        <w:fldChar w:fldCharType="separate"/>
      </w:r>
      <w:r w:rsidR="00483565">
        <w:t xml:space="preserve">Fig. </w:t>
      </w:r>
      <w:r w:rsidR="00483565">
        <w:rPr>
          <w:noProof/>
        </w:rPr>
        <w:t>4</w:t>
      </w:r>
      <w:r w:rsidR="00483565">
        <w:rPr>
          <w:rFonts w:eastAsiaTheme="minorEastAsia"/>
        </w:rPr>
        <w:fldChar w:fldCharType="end"/>
      </w:r>
      <w:r w:rsidR="001B3AD2">
        <w:rPr>
          <w:rFonts w:eastAsiaTheme="minorEastAsia"/>
        </w:rPr>
        <w:t>,</w:t>
      </w:r>
      <w:r w:rsidR="004D74F8">
        <w:rPr>
          <w:rFonts w:eastAsiaTheme="minorEastAsia"/>
        </w:rPr>
        <w:t xml:space="preserve"> </w:t>
      </w:r>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xml:space="preserve">) covering from below the shoulders, laying in log posture (i.e. laying on the right side with one arm outstretched) on a conventional mattress (0.34 </w:t>
      </w:r>
      <w:proofErr w:type="spellStart"/>
      <w:r>
        <w:rPr>
          <w:rFonts w:eastAsiaTheme="minorEastAsia"/>
        </w:rPr>
        <w:t>Clo</w:t>
      </w:r>
      <w:proofErr w:type="spellEnd"/>
      <w:r>
        <w:rPr>
          <w:rFonts w:eastAsiaTheme="minorEastAsia"/>
        </w:rPr>
        <w:t xml:space="preserve">) with no emergency blanket or </w:t>
      </w:r>
      <w:r w:rsidR="005C4BAF">
        <w:rPr>
          <w:rFonts w:eastAsiaTheme="minorEastAsia"/>
        </w:rPr>
        <w:t xml:space="preserve">low-energy </w:t>
      </w:r>
      <w:r>
        <w:rPr>
          <w:rFonts w:eastAsiaTheme="minorEastAsia"/>
        </w:rPr>
        <w:t>heating or cooling system</w:t>
      </w:r>
      <w:r w:rsidR="001B3AD2">
        <w:rPr>
          <w:rFonts w:eastAsiaTheme="minorEastAsia"/>
        </w:rPr>
        <w:t>.</w:t>
      </w:r>
      <w:r>
        <w:rPr>
          <w:rFonts w:eastAsiaTheme="minorEastAsia"/>
        </w:rPr>
        <w:t xml:space="preserve">  </w:t>
      </w:r>
    </w:p>
    <w:p w14:paraId="2BC67BE9" w14:textId="7E4A1FE1" w:rsidR="00A46F95" w:rsidRPr="00676390" w:rsidRDefault="00A46F95" w:rsidP="00CB4AD7">
      <w:pPr>
        <w:pStyle w:val="Heading2"/>
      </w:pPr>
      <w:r w:rsidRPr="00676390">
        <w:t>Experimental conditions</w:t>
      </w:r>
    </w:p>
    <w:p w14:paraId="36C554EA" w14:textId="0B9CF5BA" w:rsidR="00C83AC6" w:rsidRDefault="00A46F95" w:rsidP="00C83AC6">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Relative humidity does not affect thermal manikin measurements and therefore we did not measure or control it. </w:t>
      </w:r>
    </w:p>
    <w:p w14:paraId="6F713DBA" w14:textId="684499A9" w:rsidR="001C16F3" w:rsidRPr="001C16F3" w:rsidRDefault="00483565" w:rsidP="001C16F3">
      <w:r>
        <w:fldChar w:fldCharType="begin"/>
      </w:r>
      <w:r>
        <w:instrText xml:space="preserve"> REF _Ref153362064 \h </w:instrText>
      </w:r>
      <w:r>
        <w:fldChar w:fldCharType="separate"/>
      </w:r>
      <w:r>
        <w:t xml:space="preserve">Fig. </w:t>
      </w:r>
      <w:r>
        <w:rPr>
          <w:noProof/>
        </w:rPr>
        <w:t>5</w:t>
      </w:r>
      <w:r>
        <w:fldChar w:fldCharType="end"/>
      </w:r>
      <w:r>
        <w:t xml:space="preserve"> s</w:t>
      </w:r>
      <w:r w:rsidR="00A46F95">
        <w:t>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r w:rsidR="004D74F8">
        <w:t xml:space="preserve"> </w:t>
      </w:r>
      <w:r>
        <w:fldChar w:fldCharType="begin"/>
      </w:r>
      <w:r>
        <w:instrText xml:space="preserve"> REF _Ref153362083 \h </w:instrText>
      </w:r>
      <w:r>
        <w:fldChar w:fldCharType="separate"/>
      </w:r>
      <w:r>
        <w:t xml:space="preserve">Fig. </w:t>
      </w:r>
      <w:r>
        <w:rPr>
          <w:noProof/>
        </w:rPr>
        <w:t>6</w:t>
      </w:r>
      <w:r>
        <w:fldChar w:fldCharType="end"/>
      </w:r>
      <w:r>
        <w:t xml:space="preserve"> </w:t>
      </w:r>
      <w:r w:rsidR="003917FD">
        <w:t xml:space="preserve">and describe each strategy in greater detail below. </w:t>
      </w:r>
      <w:bookmarkStart w:id="17" w:name="_Ref138204030"/>
    </w:p>
    <w:p w14:paraId="58F12250" w14:textId="5F6E281B" w:rsidR="00483565" w:rsidRDefault="00483565" w:rsidP="00483565">
      <w:pPr>
        <w:pStyle w:val="Caption"/>
        <w:keepNext/>
      </w:pPr>
      <w:bookmarkStart w:id="18" w:name="_Ref153362064"/>
      <w:bookmarkEnd w:id="17"/>
      <w:r>
        <w:lastRenderedPageBreak/>
        <w:t xml:space="preserve">Fig. </w:t>
      </w:r>
      <w:fldSimple w:instr=" SEQ Fig. \* ARABIC ">
        <w:r w:rsidR="00A97D14">
          <w:rPr>
            <w:noProof/>
          </w:rPr>
          <w:t>5</w:t>
        </w:r>
      </w:fldSimple>
      <w:bookmarkEnd w:id="18"/>
      <w:r>
        <w:t>: Experimental setup</w:t>
      </w:r>
    </w:p>
    <w:p w14:paraId="1A667054" w14:textId="77777777" w:rsidR="001B3AD2" w:rsidRDefault="001B3AD2" w:rsidP="001B3AD2">
      <w:pPr>
        <w:keepNext/>
      </w:pPr>
      <w:commentRangeStart w:id="19"/>
      <w:r>
        <w:rPr>
          <w:i/>
          <w:iCs/>
          <w:noProof/>
          <w:sz w:val="18"/>
          <w:szCs w:val="18"/>
          <w:lang w:eastAsia="zh-CN"/>
        </w:rPr>
        <w:drawing>
          <wp:inline distT="0" distB="0" distL="0" distR="0" wp14:anchorId="23A0658B" wp14:editId="2CD3FC3C">
            <wp:extent cx="5486400" cy="2743200"/>
            <wp:effectExtent l="0" t="0" r="0" b="0"/>
            <wp:docPr id="266310214" name="Picture 26631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0214" name="Picture 2663102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commentRangeEnd w:id="19"/>
      <w:r w:rsidR="00A97D14">
        <w:rPr>
          <w:rStyle w:val="CommentReference"/>
        </w:rPr>
        <w:commentReference w:id="19"/>
      </w:r>
    </w:p>
    <w:p w14:paraId="6BAFD0D4" w14:textId="6F1DADC4" w:rsidR="008A6A7A" w:rsidRDefault="008A6A7A" w:rsidP="008A6A7A">
      <w:pPr>
        <w:pStyle w:val="Caption"/>
        <w:keepNext/>
      </w:pPr>
      <w:r w:rsidRPr="008A6A7A">
        <w:t>Plan view of controlled environmental chamber (CEC) and experimental setup; b) Section view of CEC setup prior to experiment with annotations. Ambient temperature sensors (green outline) were added for clarity. Ambient temperature sensors were present during experimental run.</w:t>
      </w:r>
      <w:r w:rsidR="00AF735E">
        <w:t xml:space="preserve"> </w:t>
      </w:r>
      <w:ins w:id="20" w:author="Arfa Aijazi" w:date="2024-02-03T22:24:00Z">
        <w:r w:rsidR="00A97D14">
          <w:t>Figure 5a contains an adaptation of “</w:t>
        </w:r>
        <w:r w:rsidR="00A97D14">
          <w:fldChar w:fldCharType="begin"/>
        </w:r>
        <w:r w:rsidR="00A97D14">
          <w:instrText>HYPERLINK "https://thenounproject.com/icon/sleep-660688/"</w:instrText>
        </w:r>
        <w:r w:rsidR="00A97D14">
          <w:fldChar w:fldCharType="separate"/>
        </w:r>
        <w:r w:rsidR="00A97D14" w:rsidRPr="00AF735E">
          <w:rPr>
            <w:rStyle w:val="Hyperlink"/>
          </w:rPr>
          <w:t>sleep</w:t>
        </w:r>
        <w:r w:rsidR="00A97D14">
          <w:fldChar w:fldCharType="end"/>
        </w:r>
        <w:r w:rsidR="00A97D14">
          <w:t xml:space="preserve">” by Gan </w:t>
        </w:r>
        <w:proofErr w:type="spellStart"/>
        <w:r w:rsidR="00A97D14">
          <w:t>Khoon</w:t>
        </w:r>
        <w:proofErr w:type="spellEnd"/>
        <w:r w:rsidR="00A97D14">
          <w:t xml:space="preserve"> Lay from Noun Project</w:t>
        </w:r>
      </w:ins>
      <w:ins w:id="21" w:author="Arfa Aijazi" w:date="2024-02-03T22:50:00Z">
        <w:r w:rsidR="0020236F">
          <w:t>, used under</w:t>
        </w:r>
      </w:ins>
      <w:ins w:id="22" w:author="Arfa Aijazi" w:date="2024-02-03T22:51:00Z">
        <w:r w:rsidR="0020236F">
          <w:t xml:space="preserve"> </w:t>
        </w:r>
        <w:r w:rsidR="0020236F">
          <w:fldChar w:fldCharType="begin"/>
        </w:r>
        <w:r w:rsidR="0020236F">
          <w:instrText>HYPERLINK "https://creativecommons.org/licenses/by/3.0/"</w:instrText>
        </w:r>
        <w:r w:rsidR="0020236F">
          <w:fldChar w:fldCharType="separate"/>
        </w:r>
        <w:r w:rsidR="00A97D14" w:rsidRPr="0020236F">
          <w:rPr>
            <w:rStyle w:val="Hyperlink"/>
          </w:rPr>
          <w:t>CC BY 3.0</w:t>
        </w:r>
        <w:r w:rsidR="0020236F">
          <w:fldChar w:fldCharType="end"/>
        </w:r>
      </w:ins>
      <w:ins w:id="23" w:author="Arfa Aijazi" w:date="2024-02-03T22:24:00Z">
        <w:r w:rsidR="00A97D14">
          <w:t>.</w:t>
        </w:r>
      </w:ins>
    </w:p>
    <w:p w14:paraId="4BFC5520" w14:textId="77777777" w:rsidR="001C16F3" w:rsidRPr="007E6B76" w:rsidRDefault="001C16F3" w:rsidP="001C16F3">
      <w:pPr>
        <w:pStyle w:val="Heading3"/>
      </w:pPr>
      <w:bookmarkStart w:id="24" w:name="_Ref138205245"/>
      <w:r w:rsidRPr="007E6B76">
        <w:t xml:space="preserve">Clothing and bedding </w:t>
      </w:r>
      <w:proofErr w:type="gramStart"/>
      <w:r w:rsidRPr="007E6B76">
        <w:t>insulation</w:t>
      </w:r>
      <w:proofErr w:type="gramEnd"/>
    </w:p>
    <w:p w14:paraId="2A5A95FA" w14:textId="7516A07A" w:rsidR="001C16F3" w:rsidRPr="005C4BAF" w:rsidRDefault="001C16F3" w:rsidP="00852A7D">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r w:rsidR="00D133D5" w:rsidRPr="00852A7D">
        <w:t>While this study focused on dry heat transfer, it’s worth noting that clothing and bedding with the same insulation level could perform differently with regards to latent heat transfer, like the absorption, diffusion, and evaporation of sweat. Common bedding materials like cotton, linen, or polyester, have different hygroscopicity, wicking ability and permeability.</w:t>
      </w:r>
      <w:r w:rsidR="002078DA" w:rsidRPr="005C4BAF">
        <w:t xml:space="preserve"> </w:t>
      </w:r>
    </w:p>
    <w:p w14:paraId="70386598" w14:textId="77777777" w:rsidR="001C16F3" w:rsidRPr="007E6B76" w:rsidRDefault="001C16F3" w:rsidP="001C16F3">
      <w:pPr>
        <w:pStyle w:val="Heading3"/>
      </w:pPr>
      <w:r w:rsidRPr="007E6B76">
        <w:t>Posture</w:t>
      </w:r>
    </w:p>
    <w:p w14:paraId="20BDBE6E" w14:textId="7A699959" w:rsidR="001C16F3" w:rsidRDefault="001C16F3" w:rsidP="00A81897">
      <w:pPr>
        <w:rPr>
          <w:b/>
          <w:bCs/>
          <w:i/>
          <w:iCs/>
          <w:sz w:val="18"/>
          <w:szCs w:val="18"/>
        </w:rPr>
      </w:pPr>
      <w:r>
        <w:t>Change of posture is a common physiological response to discomfort during sleep. The change in surface area in contact with the bed versus other body segments can significantly effect heat loss</w:t>
      </w:r>
      <w:r>
        <w:rPr>
          <w:rFonts w:eastAsiaTheme="majorEastAsia" w:cstheme="majorBidi"/>
          <w:i/>
          <w:color w:val="000000" w:themeColor="text1"/>
          <w:szCs w:val="26"/>
        </w:rPr>
        <w:fldChar w:fldCharType="begin"/>
      </w:r>
      <w:r>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rPr>
          <w:rFonts w:eastAsiaTheme="majorEastAsia" w:cstheme="majorBidi"/>
          <w:i/>
          <w:color w:val="000000" w:themeColor="text1"/>
          <w:szCs w:val="26"/>
        </w:rPr>
        <w:fldChar w:fldCharType="separate"/>
      </w:r>
      <w:r w:rsidRPr="00306945">
        <w:rPr>
          <w:rFonts w:cs="Times New Roman"/>
          <w:vertAlign w:val="superscript"/>
        </w:rPr>
        <w:t>16</w:t>
      </w:r>
      <w:r>
        <w:rPr>
          <w:rFonts w:eastAsiaTheme="majorEastAsia" w:cstheme="majorBidi"/>
          <w:i/>
          <w:color w:val="000000" w:themeColor="text1"/>
          <w:szCs w:val="26"/>
        </w:rPr>
        <w:fldChar w:fldCharType="end"/>
      </w:r>
      <w:r>
        <w:t>.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could not achieve a true fetal posture. In the “Starfish” posture the manikin is on its back with both arms outstretched by the head and both legs outstretched.</w:t>
      </w:r>
    </w:p>
    <w:p w14:paraId="02E12426" w14:textId="05AD793F" w:rsidR="00483565" w:rsidRDefault="00483565" w:rsidP="00483565">
      <w:pPr>
        <w:pStyle w:val="Caption"/>
        <w:keepNext/>
      </w:pPr>
      <w:bookmarkStart w:id="25" w:name="_Ref153362083"/>
      <w:bookmarkEnd w:id="24"/>
      <w:r>
        <w:lastRenderedPageBreak/>
        <w:t xml:space="preserve">Fig. </w:t>
      </w:r>
      <w:fldSimple w:instr=" SEQ Fig. \* ARABIC ">
        <w:r w:rsidR="00A97D14">
          <w:rPr>
            <w:noProof/>
          </w:rPr>
          <w:t>6</w:t>
        </w:r>
      </w:fldSimple>
      <w:bookmarkEnd w:id="25"/>
      <w:r>
        <w:t>: Experimental conditions</w:t>
      </w:r>
    </w:p>
    <w:p w14:paraId="141A1308" w14:textId="2B634DFB" w:rsidR="001C16F3" w:rsidRDefault="00A97D14" w:rsidP="001C16F3">
      <w:pPr>
        <w:pStyle w:val="Heading2"/>
      </w:pPr>
      <w:r>
        <w:rPr>
          <w:b/>
          <w:bCs/>
          <w:noProof/>
        </w:rPr>
        <w:drawing>
          <wp:inline distT="0" distB="0" distL="0" distR="0" wp14:anchorId="1BB358DF" wp14:editId="26F1FF18">
            <wp:extent cx="5943600" cy="3886200"/>
            <wp:effectExtent l="0" t="0" r="0" b="0"/>
            <wp:docPr id="170961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1429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14:paraId="1DFD28FC" w14:textId="7FAF651C" w:rsidR="001C16F3" w:rsidRPr="001C16F3" w:rsidRDefault="002C7A34" w:rsidP="001C16F3">
      <w:pPr>
        <w:pStyle w:val="Caption"/>
      </w:pPr>
      <w:bookmarkStart w:id="26" w:name="_Toc123123937"/>
      <w:ins w:id="27" w:author="Arfa Aijazi" w:date="2024-02-03T22:40:00Z">
        <w:r>
          <w:t>Composite i</w:t>
        </w:r>
      </w:ins>
      <w:del w:id="28" w:author="Arfa Aijazi" w:date="2024-02-03T22:40:00Z">
        <w:r w:rsidR="001C16F3" w:rsidDel="002C7A34">
          <w:delText>I</w:delText>
        </w:r>
      </w:del>
      <w:r w:rsidR="001C16F3">
        <w:t xml:space="preserve">llustration of experimental conditions representing a variety of passive and </w:t>
      </w:r>
      <w:proofErr w:type="gramStart"/>
      <w:ins w:id="29" w:author="Arfa Aijazi" w:date="2024-02-03T22:40:00Z">
        <w:r>
          <w:t>low-energy</w:t>
        </w:r>
      </w:ins>
      <w:proofErr w:type="gramEnd"/>
      <w:del w:id="30" w:author="Arfa Aijazi" w:date="2024-02-03T22:40:00Z">
        <w:r w:rsidR="001C16F3" w:rsidDel="002C7A34">
          <w:delText>active</w:delText>
        </w:r>
      </w:del>
      <w:r w:rsidR="001C16F3">
        <w:t xml:space="preserve"> heating and cooling strategies. </w:t>
      </w:r>
      <w:ins w:id="31" w:author="Arfa Aijazi" w:date="2024-02-03T22:27:00Z">
        <w:r w:rsidR="00A97D14">
          <w:t>Figure 6 contains</w:t>
        </w:r>
      </w:ins>
      <w:ins w:id="32" w:author="Arfa Aijazi" w:date="2024-02-03T22:41:00Z">
        <w:r>
          <w:t xml:space="preserve"> the following third-party material from Noun Project</w:t>
        </w:r>
      </w:ins>
      <w:ins w:id="33" w:author="Arfa Aijazi" w:date="2024-02-03T22:50:00Z">
        <w:r w:rsidR="0020236F">
          <w:t>,</w:t>
        </w:r>
      </w:ins>
      <w:ins w:id="34" w:author="Arfa Aijazi" w:date="2024-02-03T22:41:00Z">
        <w:r>
          <w:t xml:space="preserve"> used under </w:t>
        </w:r>
      </w:ins>
      <w:ins w:id="35" w:author="Arfa Aijazi" w:date="2024-02-03T22:42:00Z">
        <w:r>
          <w:fldChar w:fldCharType="begin"/>
        </w:r>
        <w:r>
          <w:instrText>HYPERLINK "https://creativecommons.org/licenses/by/3.0/deed.en"</w:instrText>
        </w:r>
        <w:r>
          <w:fldChar w:fldCharType="separate"/>
        </w:r>
        <w:r w:rsidRPr="002C7A34">
          <w:rPr>
            <w:rStyle w:val="Hyperlink"/>
          </w:rPr>
          <w:t>CC BY 3.0</w:t>
        </w:r>
        <w:r>
          <w:fldChar w:fldCharType="end"/>
        </w:r>
        <w:r>
          <w:t>:</w:t>
        </w:r>
      </w:ins>
      <w:ins w:id="36" w:author="Arfa Aijazi" w:date="2024-02-03T22:30:00Z">
        <w:r w:rsidR="00A97D14">
          <w:t xml:space="preserve"> “</w:t>
        </w:r>
      </w:ins>
      <w:ins w:id="37" w:author="Arfa Aijazi" w:date="2024-02-03T22:31:00Z">
        <w:r w:rsidR="00A97D14">
          <w:fldChar w:fldCharType="begin"/>
        </w:r>
        <w:r w:rsidR="00A97D14">
          <w:instrText>HYPERLINK "https://thenounproject.com/icon/hot-water-bottle-4018446/"</w:instrText>
        </w:r>
        <w:r w:rsidR="00A97D14">
          <w:fldChar w:fldCharType="separate"/>
        </w:r>
        <w:r w:rsidR="00A97D14" w:rsidRPr="00A97D14">
          <w:rPr>
            <w:rStyle w:val="Hyperlink"/>
          </w:rPr>
          <w:t>Hot Water Bottle</w:t>
        </w:r>
        <w:r w:rsidR="00A97D14">
          <w:fldChar w:fldCharType="end"/>
        </w:r>
      </w:ins>
      <w:ins w:id="38" w:author="Arfa Aijazi" w:date="2024-02-03T22:30:00Z">
        <w:r w:rsidR="00A97D14">
          <w:t>” by Icongeek26,</w:t>
        </w:r>
      </w:ins>
      <w:ins w:id="39" w:author="Arfa Aijazi" w:date="2024-02-03T22:31:00Z">
        <w:r w:rsidR="00A97D14">
          <w:t xml:space="preserve"> “</w:t>
        </w:r>
        <w:r w:rsidR="00A97D14">
          <w:fldChar w:fldCharType="begin"/>
        </w:r>
        <w:r w:rsidR="00A97D14">
          <w:instrText>HYPERLINK "https://thenounproject.com/icon/pajamas-4213836/"</w:instrText>
        </w:r>
        <w:r w:rsidR="00A97D14">
          <w:fldChar w:fldCharType="separate"/>
        </w:r>
        <w:r w:rsidR="00A97D14" w:rsidRPr="00A97D14">
          <w:rPr>
            <w:rStyle w:val="Hyperlink"/>
          </w:rPr>
          <w:t>Pajamas</w:t>
        </w:r>
        <w:r w:rsidR="00A97D14">
          <w:fldChar w:fldCharType="end"/>
        </w:r>
        <w:r w:rsidR="00A97D14">
          <w:t xml:space="preserve">” by </w:t>
        </w:r>
        <w:proofErr w:type="spellStart"/>
        <w:r w:rsidR="00A97D14">
          <w:t>Jino</w:t>
        </w:r>
        <w:proofErr w:type="spellEnd"/>
        <w:r w:rsidR="00A97D14">
          <w:t xml:space="preserve">, </w:t>
        </w:r>
      </w:ins>
      <w:ins w:id="40" w:author="Arfa Aijazi" w:date="2024-02-03T22:32:00Z">
        <w:r w:rsidR="00A97D14">
          <w:t>“</w:t>
        </w:r>
      </w:ins>
      <w:ins w:id="41" w:author="Arfa Aijazi" w:date="2024-02-03T22:36:00Z">
        <w:r>
          <w:fldChar w:fldCharType="begin"/>
        </w:r>
        <w:r>
          <w:instrText>HYPERLINK "https://thenounproject.com/icon/socks-1609043/"</w:instrText>
        </w:r>
        <w:r>
          <w:fldChar w:fldCharType="separate"/>
        </w:r>
        <w:r w:rsidR="00A97D14" w:rsidRPr="002C7A34">
          <w:rPr>
            <w:rStyle w:val="Hyperlink"/>
          </w:rPr>
          <w:t>socks</w:t>
        </w:r>
        <w:r>
          <w:fldChar w:fldCharType="end"/>
        </w:r>
      </w:ins>
      <w:ins w:id="42" w:author="Arfa Aijazi" w:date="2024-02-03T22:32:00Z">
        <w:r w:rsidR="00A97D14">
          <w:t xml:space="preserve">” by Lucas </w:t>
        </w:r>
        <w:proofErr w:type="spellStart"/>
        <w:r w:rsidR="00A97D14">
          <w:t>Helle</w:t>
        </w:r>
        <w:proofErr w:type="spellEnd"/>
        <w:r w:rsidR="00A97D14">
          <w:t>, and “</w:t>
        </w:r>
      </w:ins>
      <w:ins w:id="43" w:author="Arfa Aijazi" w:date="2024-02-03T22:36:00Z">
        <w:r>
          <w:fldChar w:fldCharType="begin"/>
        </w:r>
        <w:r>
          <w:instrText>HYPERLINK "https://thenounproject.com/icon/pedestal-fan-3880188/"</w:instrText>
        </w:r>
        <w:r>
          <w:fldChar w:fldCharType="separate"/>
        </w:r>
        <w:r w:rsidR="00A97D14" w:rsidRPr="002C7A34">
          <w:rPr>
            <w:rStyle w:val="Hyperlink"/>
          </w:rPr>
          <w:t>pedestal fan</w:t>
        </w:r>
        <w:r>
          <w:fldChar w:fldCharType="end"/>
        </w:r>
      </w:ins>
      <w:ins w:id="44" w:author="Arfa Aijazi" w:date="2024-02-03T22:32:00Z">
        <w:r w:rsidR="00A97D14">
          <w:t xml:space="preserve">” </w:t>
        </w:r>
      </w:ins>
      <w:ins w:id="45" w:author="Arfa Aijazi" w:date="2024-02-03T22:33:00Z">
        <w:r w:rsidR="00A97D14">
          <w:t>by Atif Arshad</w:t>
        </w:r>
      </w:ins>
      <w:ins w:id="46" w:author="Arfa Aijazi" w:date="2024-02-03T22:30:00Z">
        <w:r w:rsidR="00A97D14">
          <w:t xml:space="preserve"> </w:t>
        </w:r>
      </w:ins>
      <w:ins w:id="47" w:author="Arfa Aijazi" w:date="2024-02-03T22:35:00Z">
        <w:r>
          <w:t xml:space="preserve">as well as </w:t>
        </w:r>
      </w:ins>
      <w:ins w:id="48" w:author="Arfa Aijazi" w:date="2024-02-03T22:30:00Z">
        <w:r w:rsidR="00A97D14">
          <w:t>adaptations of</w:t>
        </w:r>
      </w:ins>
      <w:ins w:id="49" w:author="Arfa Aijazi" w:date="2024-02-03T22:27:00Z">
        <w:r w:rsidR="00A97D14">
          <w:t xml:space="preserve"> </w:t>
        </w:r>
      </w:ins>
      <w:ins w:id="50" w:author="Arfa Aijazi" w:date="2024-02-03T22:28:00Z">
        <w:r w:rsidR="00A97D14">
          <w:t>“</w:t>
        </w:r>
      </w:ins>
      <w:ins w:id="51" w:author="Arfa Aijazi" w:date="2024-02-03T22:29:00Z">
        <w:r w:rsidR="00A97D14">
          <w:fldChar w:fldCharType="begin"/>
        </w:r>
        <w:r w:rsidR="00A97D14">
          <w:instrText>HYPERLINK "https://thenounproject.com/icon/plus-1029830/"</w:instrText>
        </w:r>
        <w:r w:rsidR="00A97D14">
          <w:fldChar w:fldCharType="separate"/>
        </w:r>
        <w:r w:rsidR="00A97D14" w:rsidRPr="00A97D14">
          <w:rPr>
            <w:rStyle w:val="Hyperlink"/>
          </w:rPr>
          <w:t>Plus</w:t>
        </w:r>
        <w:r w:rsidR="00A97D14">
          <w:fldChar w:fldCharType="end"/>
        </w:r>
      </w:ins>
      <w:ins w:id="52" w:author="Arfa Aijazi" w:date="2024-02-03T22:28:00Z">
        <w:r w:rsidR="00A97D14">
          <w:t xml:space="preserve">” and </w:t>
        </w:r>
      </w:ins>
      <w:ins w:id="53" w:author="Arfa Aijazi" w:date="2024-02-03T22:29:00Z">
        <w:r w:rsidR="00A97D14">
          <w:t>“</w:t>
        </w:r>
        <w:r w:rsidR="00A97D14">
          <w:fldChar w:fldCharType="begin"/>
        </w:r>
        <w:r w:rsidR="00A97D14">
          <w:instrText>HYPERLINK "https://thenounproject.com/icon/decline-less-1029827/"</w:instrText>
        </w:r>
        <w:r w:rsidR="00A97D14">
          <w:fldChar w:fldCharType="separate"/>
        </w:r>
        <w:r w:rsidR="00A97D14" w:rsidRPr="00A97D14">
          <w:rPr>
            <w:rStyle w:val="Hyperlink"/>
          </w:rPr>
          <w:t>Decline Less</w:t>
        </w:r>
        <w:r w:rsidR="00A97D14">
          <w:fldChar w:fldCharType="end"/>
        </w:r>
        <w:r w:rsidR="00A97D14">
          <w:t xml:space="preserve">” by </w:t>
        </w:r>
        <w:proofErr w:type="spellStart"/>
        <w:r w:rsidR="00A97D14">
          <w:t>naim</w:t>
        </w:r>
      </w:ins>
      <w:proofErr w:type="spellEnd"/>
      <w:ins w:id="54" w:author="Arfa Aijazi" w:date="2024-02-03T22:37:00Z">
        <w:r>
          <w:t xml:space="preserve"> and “</w:t>
        </w:r>
      </w:ins>
      <w:ins w:id="55" w:author="Arfa Aijazi" w:date="2024-02-03T22:41:00Z">
        <w:r>
          <w:fldChar w:fldCharType="begin"/>
        </w:r>
        <w:r>
          <w:instrText>HYPERLINK "https://thenounproject.com/icon/sleep-660688/"</w:instrText>
        </w:r>
        <w:r>
          <w:fldChar w:fldCharType="separate"/>
        </w:r>
        <w:r w:rsidRPr="002C7A34">
          <w:rPr>
            <w:rStyle w:val="Hyperlink"/>
          </w:rPr>
          <w:t>sleep</w:t>
        </w:r>
        <w:r>
          <w:fldChar w:fldCharType="end"/>
        </w:r>
      </w:ins>
      <w:ins w:id="56" w:author="Arfa Aijazi" w:date="2024-02-03T22:37:00Z">
        <w:r>
          <w:t>”</w:t>
        </w:r>
      </w:ins>
      <w:ins w:id="57" w:author="Arfa Aijazi" w:date="2024-02-03T22:39:00Z">
        <w:r>
          <w:t xml:space="preserve"> (fetal pos</w:t>
        </w:r>
      </w:ins>
      <w:ins w:id="58" w:author="Arfa Aijazi" w:date="2024-02-04T17:25:00Z">
        <w:r w:rsidR="00192BD7">
          <w:t>ture</w:t>
        </w:r>
      </w:ins>
      <w:ins w:id="59" w:author="Arfa Aijazi" w:date="2024-02-03T22:39:00Z">
        <w:r>
          <w:t>)</w:t>
        </w:r>
      </w:ins>
      <w:ins w:id="60" w:author="Arfa Aijazi" w:date="2024-02-03T22:38:00Z">
        <w:r>
          <w:t xml:space="preserve"> and “</w:t>
        </w:r>
        <w:r>
          <w:fldChar w:fldCharType="begin"/>
        </w:r>
        <w:r>
          <w:instrText>HYPERLINK "https://thenounproject.com/icon/sleep-660704/"</w:instrText>
        </w:r>
        <w:r>
          <w:fldChar w:fldCharType="separate"/>
        </w:r>
        <w:r w:rsidRPr="002C7A34">
          <w:rPr>
            <w:rStyle w:val="Hyperlink"/>
          </w:rPr>
          <w:t>sleep</w:t>
        </w:r>
        <w:r>
          <w:fldChar w:fldCharType="end"/>
        </w:r>
        <w:r>
          <w:t>”</w:t>
        </w:r>
      </w:ins>
      <w:ins w:id="61" w:author="Arfa Aijazi" w:date="2024-02-03T22:39:00Z">
        <w:r>
          <w:t xml:space="preserve"> (starfish pos</w:t>
        </w:r>
      </w:ins>
      <w:ins w:id="62" w:author="Arfa Aijazi" w:date="2024-02-04T17:25:00Z">
        <w:r w:rsidR="00192BD7">
          <w:t>ture</w:t>
        </w:r>
      </w:ins>
      <w:ins w:id="63" w:author="Arfa Aijazi" w:date="2024-02-03T22:39:00Z">
        <w:r>
          <w:t>)</w:t>
        </w:r>
      </w:ins>
      <w:ins w:id="64" w:author="Arfa Aijazi" w:date="2024-02-03T22:37:00Z">
        <w:r>
          <w:t xml:space="preserve"> by Gan </w:t>
        </w:r>
        <w:proofErr w:type="spellStart"/>
        <w:r>
          <w:t>Khoon</w:t>
        </w:r>
        <w:proofErr w:type="spellEnd"/>
        <w:r>
          <w:t xml:space="preserve"> Lay</w:t>
        </w:r>
      </w:ins>
      <w:ins w:id="65" w:author="Arfa Aijazi" w:date="2024-02-03T22:41:00Z">
        <w:r>
          <w:t>.</w:t>
        </w:r>
      </w:ins>
      <w:del w:id="66" w:author="Arfa Aijazi" w:date="2024-02-03T22:27:00Z">
        <w:r w:rsidR="001C16F3" w:rsidDel="00A97D14">
          <w:delText>Image created from a variety of licensed sources (author, Adobe Stock, FlatIcon by FreePik, Adventure Ready Brands, and Sleepme)</w:delText>
        </w:r>
      </w:del>
      <w:bookmarkEnd w:id="26"/>
    </w:p>
    <w:p w14:paraId="169E0D1F" w14:textId="0662567B" w:rsidR="00A46F95" w:rsidRDefault="00A46F95" w:rsidP="00CB4AD7">
      <w:pPr>
        <w:pStyle w:val="Heading3"/>
      </w:pPr>
      <w:r>
        <w:t>Emergency blanket</w:t>
      </w:r>
    </w:p>
    <w:p w14:paraId="486A2465" w14:textId="0676831E"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w:t>
      </w:r>
      <w:r>
        <w:fldChar w:fldCharType="begin"/>
      </w:r>
      <w:r w:rsidR="00F26D09">
        <w:instrText xml:space="preserve"> ADDIN ZOTERO_ITEM CSL_CITATION {"citationID":"yY7dDzcw","properties":{"formattedCitation":"\\super 81\\nosupersub{}","plainCitation":"81","noteIndex":0},"citationItems":[{"id":490,"uris":["http://zotero.org/users/4259226/items/HG6Q7IGL"],"itemData":{"id":490,"type":"webpage","abstract":"The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F26D09" w:rsidRPr="00F26D09">
        <w:rPr>
          <w:rFonts w:cs="Times New Roman"/>
          <w:vertAlign w:val="superscript"/>
        </w:rPr>
        <w:t>81</w:t>
      </w:r>
      <w:r>
        <w:fldChar w:fldCharType="end"/>
      </w:r>
      <w:r>
        <w:t xml:space="preserve">. First responders often deploy these blankets in emergency situations to prevent or counter hyperthermia. Emergency blankets reduce heat loss by several mechanisms. The air and watertight foil </w:t>
      </w:r>
      <w:proofErr w:type="gramStart"/>
      <w:r w:rsidR="00CB4AD7">
        <w:t>reduce</w:t>
      </w:r>
      <w:r w:rsidR="005C4BAF">
        <w:t>s</w:t>
      </w:r>
      <w:proofErr w:type="gramEnd"/>
      <w:r>
        <w:t xml:space="preserve"> heat loss through convection and evaporation, and the reflective surface reduces heat loss </w:t>
      </w:r>
      <w:r w:rsidR="005C4BAF">
        <w:t>from</w:t>
      </w:r>
      <w:r>
        <w:t xml:space="preserve"> thermal radiation. Emergency blankets may also be used in conjunction with other bedding to reduce heat loss by conduction. Emergency blankets are inexpensive and commercially available, making them a highly feasible intervention for cold thermal emergencies.</w:t>
      </w:r>
      <w:r w:rsidR="00AF2C39">
        <w:t xml:space="preserve"> We placed the emergency blanket between the thermal manikin and any bedding layer. Like clothing and bedding, we smoothed out the emergency blanket so that it conformed to the thermal manikin body to minimize trapped air. </w:t>
      </w:r>
    </w:p>
    <w:p w14:paraId="2B031122" w14:textId="77777777" w:rsidR="00A46F95" w:rsidRDefault="00A46F95" w:rsidP="00CB4AD7">
      <w:pPr>
        <w:pStyle w:val="Heading3"/>
      </w:pPr>
      <w:r>
        <w:t>Bed type</w:t>
      </w:r>
    </w:p>
    <w:p w14:paraId="2FB5020B" w14:textId="0B90BBBE"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r w:rsidR="00BB0BB1">
        <w:t>like</w:t>
      </w:r>
      <w:r>
        <w:t xml:space="preserve"> a rope bed traditionally used in hot environments, such as the </w:t>
      </w:r>
      <w:proofErr w:type="spellStart"/>
      <w:r w:rsidRPr="008F33E0">
        <w:rPr>
          <w:i/>
          <w:iCs/>
        </w:rPr>
        <w:t>charpai</w:t>
      </w:r>
      <w:r>
        <w:t xml:space="preserve"> in South</w:t>
      </w:r>
      <w:proofErr w:type="spellEnd"/>
      <w:r>
        <w:t xml:space="preserve"> Asia. We elevated the bed frame so that the manikin was at the same height (0.32 m) as test conditions with the mattress. </w:t>
      </w:r>
    </w:p>
    <w:p w14:paraId="4E1C3EC8" w14:textId="77777777" w:rsidR="00A46F95" w:rsidRDefault="00A46F95" w:rsidP="00CB4AD7">
      <w:pPr>
        <w:pStyle w:val="Heading3"/>
      </w:pPr>
      <w:r>
        <w:lastRenderedPageBreak/>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CB4AD7">
      <w:pPr>
        <w:pStyle w:val="Heading3"/>
      </w:pPr>
      <w:r>
        <w:t>Electric mattress pad and heated blanket</w:t>
      </w:r>
    </w:p>
    <w:p w14:paraId="76F83A29" w14:textId="6D49DC6B" w:rsidR="00A46F95" w:rsidRPr="00301F54" w:rsidRDefault="00A46F95" w:rsidP="00A46F95">
      <w:r>
        <w:t>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w:t>
      </w:r>
      <w:r w:rsidR="00BB0BB1">
        <w:t xml:space="preserve"> (</w:t>
      </w:r>
      <w:r w:rsidR="00A6595D">
        <w:t>below a person</w:t>
      </w:r>
      <w:r w:rsidR="00BB0BB1">
        <w:t>)</w:t>
      </w:r>
      <w:r>
        <w:t xml:space="preserve"> while a heated blanket is placed over the top bed sheet</w:t>
      </w:r>
      <w:r w:rsidR="00A6595D">
        <w:t xml:space="preserve"> (above a person)</w:t>
      </w:r>
      <w:r>
        <w:t xml:space="preserve">. We used a </w:t>
      </w:r>
      <w:proofErr w:type="spellStart"/>
      <w:r>
        <w:t>SunBeam</w:t>
      </w:r>
      <w:proofErr w:type="spellEnd"/>
      <w:r>
        <w:t xml:space="preserve"> electric pad under two settings: 1/10 which we describe as “Low</w:t>
      </w:r>
      <w:r w:rsidR="00F177AB">
        <w:t>est</w:t>
      </w:r>
      <w:r>
        <w:t>” and 3/10 which we describe as “</w:t>
      </w:r>
      <w:r w:rsidR="00F177AB">
        <w:t>Low</w:t>
      </w:r>
      <w:r>
        <w:t xml:space="preserve">”.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to separate the effect of the electric heated element and the additional insulation. </w:t>
      </w:r>
      <w:r w:rsidR="00F177AB">
        <w:t>When on, we set the heated blanket to the highest setting</w:t>
      </w:r>
      <w:r w:rsidR="00875D37">
        <w:t>: 5/5</w:t>
      </w:r>
      <w:r w:rsidR="00F177AB">
        <w:t xml:space="preserve">. </w:t>
      </w:r>
    </w:p>
    <w:p w14:paraId="2BDC26C4" w14:textId="77777777" w:rsidR="00A46F95" w:rsidRDefault="00A46F95" w:rsidP="00CB4AD7">
      <w:pPr>
        <w:pStyle w:val="Heading3"/>
      </w:pPr>
      <w:r>
        <w:t>Hot water bottle</w:t>
      </w:r>
    </w:p>
    <w:p w14:paraId="37C7E806" w14:textId="0EFB3AE3" w:rsidR="00A46F95" w:rsidRPr="009A3EFB" w:rsidRDefault="00A46F95" w:rsidP="00A46F95">
      <w:r>
        <w:t xml:space="preserve">A hot water bottle is a sealed vessel filled with hot water and used to provide warmth in bed or apply heat to specific </w:t>
      </w:r>
      <w:r w:rsidR="00006CC9">
        <w:t>body segment</w:t>
      </w:r>
      <w:r>
        <w:t>s for pain relief. We used a rubber hot water in a conventional square shape with a capacity of 1.25 L. Immediately prior to each experimental run, we filled the hot water bottle with 1 L of water heated to 37.8°C (100°F)</w:t>
      </w:r>
      <w:r w:rsidR="00AF2C39">
        <w:t>, per manufacturer recommendations to prevent burns</w:t>
      </w:r>
      <w:r>
        <w:t xml:space="preserve">.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CB4AD7">
      <w:pPr>
        <w:pStyle w:val="Heading3"/>
      </w:pPr>
      <w:r>
        <w:t>Pedestal fan and ceiling fan</w:t>
      </w:r>
    </w:p>
    <w:p w14:paraId="5E1EA7AF" w14:textId="0BDFFFC1" w:rsidR="004214D0" w:rsidRPr="00A97D14" w:rsidRDefault="00A46F95" w:rsidP="00A97D14">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rsidR="00483565">
        <w:fldChar w:fldCharType="begin"/>
      </w:r>
      <w:r w:rsidR="00483565">
        <w:instrText xml:space="preserve"> REF _Ref153362030 \h </w:instrText>
      </w:r>
      <w:r w:rsidR="00483565">
        <w:fldChar w:fldCharType="separate"/>
      </w:r>
      <w:r w:rsidR="00483565">
        <w:t xml:space="preserve">Fig. </w:t>
      </w:r>
      <w:r w:rsidR="00483565">
        <w:rPr>
          <w:noProof/>
        </w:rPr>
        <w:t>7</w:t>
      </w:r>
      <w:r w:rsidR="00483565">
        <w:fldChar w:fldCharType="end"/>
      </w:r>
      <w:r w:rsidR="00483565">
        <w:t xml:space="preserve"> </w:t>
      </w:r>
      <w:r>
        <w:t xml:space="preserve">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rsidR="00F177AB">
        <w:t xml:space="preserve">The spatially averaged air speed over the bed for the ceiling fan and pedestal fan was 0.4 m/s and 0.3 m/s </w:t>
      </w:r>
      <w:r w:rsidR="00F14522">
        <w:t xml:space="preserve">on the high setting and 0.1 m/s and 0.2 m/s on the low setting </w:t>
      </w:r>
      <w:r w:rsidR="00F177AB">
        <w:t xml:space="preserve">respectively. </w:t>
      </w:r>
      <w:r w:rsidR="004214D0">
        <w:rPr>
          <w:b/>
          <w:bCs/>
        </w:rPr>
        <w:br w:type="page"/>
      </w:r>
    </w:p>
    <w:p w14:paraId="3FA3967E" w14:textId="4957634B" w:rsidR="00483565" w:rsidRDefault="00483565" w:rsidP="00483565">
      <w:pPr>
        <w:pStyle w:val="Caption"/>
        <w:keepNext/>
      </w:pPr>
      <w:bookmarkStart w:id="67" w:name="_Ref153362030"/>
      <w:r>
        <w:lastRenderedPageBreak/>
        <w:t xml:space="preserve">Fig. </w:t>
      </w:r>
      <w:fldSimple w:instr=" SEQ Fig. \* ARABIC ">
        <w:r w:rsidR="00A97D14">
          <w:rPr>
            <w:noProof/>
          </w:rPr>
          <w:t>8</w:t>
        </w:r>
      </w:fldSimple>
      <w:bookmarkEnd w:id="67"/>
      <w:r>
        <w:t>: Air speed over the bed</w:t>
      </w:r>
    </w:p>
    <w:p w14:paraId="44DA126A" w14:textId="77777777" w:rsidR="001C16F3" w:rsidRDefault="001C16F3" w:rsidP="001C16F3">
      <w:pPr>
        <w:keepNext/>
      </w:pPr>
      <w:r>
        <w:rPr>
          <w:noProof/>
          <w:lang w:eastAsia="zh-CN"/>
        </w:rPr>
        <w:drawing>
          <wp:inline distT="0" distB="0" distL="0" distR="0" wp14:anchorId="341A1FD5" wp14:editId="01ADF491">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72AF298E" w14:textId="6BC5988C" w:rsidR="001C16F3" w:rsidRDefault="001C16F3" w:rsidP="001C16F3">
      <w:pPr>
        <w:pStyle w:val="Caption"/>
      </w:pPr>
      <w:bookmarkStart w:id="68" w:name="_Toc123123938"/>
      <w:r w:rsidRPr="0085607A">
        <w:t>Spatial</w:t>
      </w:r>
      <w:r>
        <w:t xml:space="preserve"> distribution of average air speed generated by the ceiling and pedestal fans across the bed as measured by a handheld anemometer 0.3 m above the mattress for the low- and high-speed settings.</w:t>
      </w:r>
      <w:bookmarkEnd w:id="68"/>
    </w:p>
    <w:p w14:paraId="2339C29F" w14:textId="77777777" w:rsidR="00A46F95" w:rsidRDefault="00A46F95" w:rsidP="00F14522">
      <w:pPr>
        <w:pStyle w:val="Heading2"/>
      </w:pPr>
      <w:r>
        <w:t>Experimental procedure</w:t>
      </w:r>
    </w:p>
    <w:p w14:paraId="79EC0FFF" w14:textId="31C939BC"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F26D09">
        <w:instrText xml:space="preserve"> ADDIN ZOTERO_ITEM CSL_CITATION {"citationID":"8Dy1VeGh","properties":{"formattedCitation":"\\super 72\\nosupersub{}","plainCitation":"72","noteIndex":0},"citationItems":[{"id":513,"uris":["http://zotero.org/users/4259226/items/XRL2BM3J"],"itemData":{"id":513,"type":"article-journal","abstract":"This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26D09" w:rsidRPr="00F26D09">
        <w:rPr>
          <w:rFonts w:cs="Times New Roman"/>
          <w:vertAlign w:val="superscript"/>
        </w:rPr>
        <w:t>72</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F26D09">
        <w:instrText xml:space="preserve"> ADDIN ZOTERO_ITEM CSL_CITATION {"citationID":"Z36qDnGp","properties":{"formattedCitation":"\\super 80\\nosupersub{}","plainCitation":"80","noteIndex":0},"citationItems":[{"id":475,"uris":["http://zotero.org/users/4259226/items/XNYE4Y7T"],"itemData":{"id":475,"type":"article-journal","abstract":"In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fldChar w:fldCharType="separate"/>
      </w:r>
      <w:r w:rsidR="00F26D09" w:rsidRPr="00F26D09">
        <w:rPr>
          <w:rFonts w:cs="Times New Roman"/>
          <w:vertAlign w:val="superscript"/>
        </w:rPr>
        <w:t>80</w:t>
      </w:r>
      <w:r>
        <w:fldChar w:fldCharType="end"/>
      </w:r>
      <w:r>
        <w:t>. When starting measurements with a cold thermal manikin, we allowed for at least three hours of warmup time</w:t>
      </w:r>
      <w:r>
        <w:fldChar w:fldCharType="begin"/>
      </w:r>
      <w:r w:rsidR="00F26D09">
        <w:instrText xml:space="preserve"> ADDIN ZOTERO_ITEM CSL_CITATION {"citationID":"gckE8DOF","properties":{"formattedCitation":"\\super 82\\nosupersub{}","plainCitation":"82","noteIndex":0},"citationItems":[{"id":510,"uris":["http://zotero.org/users/4259226/items/4RB3R7EQ"],"itemData":{"id":510,"type":"article-journal","container-title":"International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URL":"https://www.tandfonline.com/doi/full/10.1080/10803548.2004.11076616","volume":"10","author":[{"family":"Anttonen","given":"Hannu"},{"family":"Niskanen","given":"Juhani"},{"family":"Meinander","given":"Harriet"},{"family":"Bartels","given":"Volkmar"},{"family":"Kuklane","given":"Kalev"},{"family":"Reinertsen","given":"Randi E."},{"family":"Varieras","given":"Sabine"},{"family":"Sołtyński","given":"Krzysztof"}],"accessed":{"date-parts":[["2021",11,21]]},"issued":{"date-parts":[["2004",1]]}}}],"schema":"https://github.com/citation-style-language/schema/raw/master/csl-citation.json"} </w:instrText>
      </w:r>
      <w:r>
        <w:fldChar w:fldCharType="separate"/>
      </w:r>
      <w:r w:rsidR="00F26D09" w:rsidRPr="00F26D09">
        <w:rPr>
          <w:rFonts w:cs="Times New Roman"/>
          <w:vertAlign w:val="superscript"/>
        </w:rPr>
        <w:t>82</w:t>
      </w:r>
      <w:r>
        <w:fldChar w:fldCharType="end"/>
      </w:r>
      <w:r>
        <w:t xml:space="preserve">. </w:t>
      </w:r>
      <w:r w:rsidR="005C593F">
        <w:t xml:space="preserve">We randomized the order of experimental trials within twelve blocks of the same chamber temperature setpoint. This is due to the amount of time needed to transition the chamber from one temperature condition to another. </w:t>
      </w:r>
      <w:r w:rsidR="00AF2C39">
        <w:t xml:space="preserve">We allowed for at least 30 minutes between experimental runs, due to the time constant of the mattress as measured in preliminary studies. </w:t>
      </w:r>
    </w:p>
    <w:p w14:paraId="702E995A" w14:textId="6C3E68F9" w:rsidR="00A46F95" w:rsidRDefault="00A46F95" w:rsidP="00F14522">
      <w:pPr>
        <w:pStyle w:val="Heading2"/>
      </w:pPr>
      <w:r>
        <w:t>Dry-heat transfer coefficient to free convection</w:t>
      </w:r>
    </w:p>
    <w:p w14:paraId="46BE0B4E" w14:textId="3FCC76D4" w:rsidR="00A46F95" w:rsidRDefault="00A46F95" w:rsidP="00A46F95">
      <w:pPr>
        <w:rPr>
          <w:rFonts w:eastAsiaTheme="minorEastAsia"/>
        </w:rPr>
      </w:pPr>
      <w:r>
        <w:t xml:space="preserve">We obtained the dry-heat transfer coefficient due to free convection, </w:t>
      </w:r>
      <m:oMath>
        <m:sSub>
          <m:sSubPr>
            <m:ctrlPr>
              <w:rPr>
                <w:rFonts w:ascii="Cambria Math" w:hAnsi="Cambria Math"/>
                <w:i/>
              </w:rPr>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i.e. air temperature equal to the mean radiant temperature and air speed less than 0.06 m/s. In this condition, the room air temperature is equal to the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rsidR="00E114F4">
        <w:fldChar w:fldCharType="begin"/>
      </w:r>
      <w:r w:rsidR="00E114F4">
        <w:instrText xml:space="preserve"> REF _Ref138200705 \h </w:instrText>
      </w:r>
      <w:r w:rsidR="00E114F4">
        <w:fldChar w:fldCharType="separate"/>
      </w:r>
      <w:r w:rsidR="00E114F4">
        <w:t xml:space="preserve">Table </w:t>
      </w:r>
      <w:r w:rsidR="00E114F4">
        <w:rPr>
          <w:noProof/>
        </w:rPr>
        <w:t>2</w:t>
      </w:r>
      <w:r w:rsidR="00E114F4">
        <w:fldChar w:fldCharType="end"/>
      </w:r>
      <w:r>
        <w:fldChar w:fldCharType="begin"/>
      </w:r>
      <w:r>
        <w:instrText xml:space="preserve"> REF _Ref112080342 \h </w:instrText>
      </w:r>
      <w:r w:rsidR="00000000">
        <w:fldChar w:fldCharType="separate"/>
      </w:r>
      <w:r>
        <w:fldChar w:fldCharType="end"/>
      </w:r>
      <w:r>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F14522">
      <w:pPr>
        <w:pStyle w:val="Heading2"/>
      </w:pPr>
      <w:r>
        <w:t>Error and uncertainty</w:t>
      </w:r>
    </w:p>
    <w:p w14:paraId="69F9B408" w14:textId="4A8C5347" w:rsidR="00A46F95" w:rsidRDefault="00A46F95" w:rsidP="00A46F95">
      <w:r>
        <w:t>We analyzed the data in accordance with the ISO guideline for the expression of uncertainty in measurement</w:t>
      </w:r>
      <w:r>
        <w:fldChar w:fldCharType="begin"/>
      </w:r>
      <w:r w:rsidR="00F26D09">
        <w:instrText xml:space="preserve"> ADDIN ZOTERO_ITEM CSL_CITATION {"citationID":"DDC4qWo3","properties":{"formattedCitation":"\\super 83\\nosupersub{}","plainCitation":"83","noteIndex":0},"citationItems":[{"id":487,"uris":["http://zotero.org/users/4259226/items/2THMP5NK"],"itemData":{"id":487,"type":"book","event-place":"Geneva,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F26D09" w:rsidRPr="00F26D09">
        <w:rPr>
          <w:rFonts w:cs="Times New Roman"/>
          <w:vertAlign w:val="superscript"/>
        </w:rPr>
        <w:t>83</w:t>
      </w:r>
      <w:r>
        <w:fldChar w:fldCharType="end"/>
      </w:r>
      <w:r>
        <w:t xml:space="preserve">. We calculated the combined standard uncertainty by considering equipment intrinsic uncertainty, equipment measurement uncertainty, measurement stability during steady state, and repeated trials of calibration, baseline conditions, and select experimental conditions in </w:t>
      </w:r>
      <w:r>
        <w:lastRenderedPageBreak/>
        <w:t>accordance with Bell</w:t>
      </w:r>
      <w:r>
        <w:fldChar w:fldCharType="begin"/>
      </w:r>
      <w:r w:rsidR="00F26D09">
        <w:instrText xml:space="preserve"> ADDIN ZOTERO_ITEM CSL_CITATION {"citationID":"UTMJEo2C","properties":{"formattedCitation":"\\super 84\\nosupersub{}","plainCitation":"84","noteIndex":0},"citationItems":[{"id":489,"uris":["http://zotero.org/users/4259226/items/2PYVYG7W"],"itemData":{"id":489,"type":"article-journal","source":"Google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F26D09" w:rsidRPr="00F26D09">
        <w:rPr>
          <w:rFonts w:cs="Times New Roman"/>
          <w:vertAlign w:val="superscript"/>
        </w:rPr>
        <w:t>84</w:t>
      </w:r>
      <w:r>
        <w:fldChar w:fldCharType="end"/>
      </w:r>
      <w:r>
        <w:t xml:space="preserve">. When presented, we indicate the uncertainty with error bars with a confidence level of 95% (coverage factor of 2).  </w:t>
      </w:r>
    </w:p>
    <w:p w14:paraId="2B7C76BE" w14:textId="77777777" w:rsidR="00A46F95" w:rsidRDefault="00A46F95" w:rsidP="00F14522">
      <w:pPr>
        <w:pStyle w:val="Heading2"/>
      </w:pPr>
      <w:r>
        <w:t>Case studies</w:t>
      </w:r>
    </w:p>
    <w:p w14:paraId="654B697E" w14:textId="07BF4127" w:rsidR="0085607A" w:rsidRPr="0085607A" w:rsidRDefault="00A46F95" w:rsidP="00A46F95">
      <w:pPr>
        <w:rPr>
          <w:b/>
          <w:bCs/>
        </w:rPr>
      </w:pPr>
      <w:r>
        <w:t>We applied the laboratory findings to two historical case studies: the 2015 Pakistan heat wave and the 2021 Texas power crisis. In both cases, climate change contributed to the unprecedented weather events</w:t>
      </w:r>
      <w:r>
        <w:fldChar w:fldCharType="begin"/>
      </w:r>
      <w:r w:rsidR="00F26D09">
        <w:instrText xml:space="preserve"> ADDIN ZOTERO_ITEM CSL_CITATION {"citationID":"YcQwh35e","properties":{"formattedCitation":"\\super 85,86\\nosupersub{}","plainCitation":"85,86","noteIndex":0},"citationItems":[{"id":1478,"uris":["http://zotero.org/users/4259226/items/Z7QFU7AW"],"itemData":{"id":1478,"type":"article-journal","abstract":"\"The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URL":"https://journals.ametsoc.org/view/journals/bams/97/12/bams-d-16-0145.1.xml","volume":"97","author":[{"family":"Wehner","given":"Michael"},{"family":"Stone","given":"Dáithí"},{"family":"Krishnan","given":"Hari"},{"family":"AchutaRao","given":"Krishna"},{"family":"Castillo","given":"Federico"}],"accessed":{"date-parts":[["2022",12,7]]},"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States","URL":"https://www.science.org/doi/10.1126/science.abi9167","volume":"373","author":[{"family":"Cohen","given":"Judah"},{"family":"Agel","given":"Laurie"},{"family":"Barlow","given":"Mathew"},{"family":"Garfinkel","given":"Chaim I."},{"family":"White","given":"Ian"}],"accessed":{"date-parts":[["2022",12,6]]},"issued":{"date-parts":[["2021",9,3]]}}}],"schema":"https://github.com/citation-style-language/schema/raw/master/csl-citation.json"} </w:instrText>
      </w:r>
      <w:r>
        <w:fldChar w:fldCharType="separate"/>
      </w:r>
      <w:r w:rsidR="00F26D09" w:rsidRPr="00F26D09">
        <w:rPr>
          <w:rFonts w:cs="Times New Roman"/>
          <w:vertAlign w:val="superscript"/>
        </w:rPr>
        <w:t>85,86</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 time, defined as 10 p.m. – 7 a.m. based on CIBSE TM59</w:t>
      </w:r>
      <w:r>
        <w:fldChar w:fldCharType="begin"/>
      </w:r>
      <w:r w:rsidR="00D37EB0">
        <w:instrText xml:space="preserve"> ADDIN ZOTERO_ITEM CSL_CITATION {"citationID":"S9lH9AlS","properties":{"formattedCitation":"\\super 15\\nosupersub{}","plainCitation":"15","noteIndex":0},"citationItems":[{"id":"H0uZokVw/aJGTZeOi","uris":["http://zotero.org/users/4259226/items/3UII6DYL"],"itemData":{"id":"eScJrxIW/9yEo9lf8","type":"book","publisher":"CIBSE","source":"Google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according to guidelines from the WHO for the indoor minimal risk temperature for adverse health effects</w:t>
      </w:r>
      <w:r>
        <w:fldChar w:fldCharType="begin"/>
      </w:r>
      <w:r w:rsidR="00615859">
        <w:instrText xml:space="preserve"> ADDIN ZOTERO_ITEM CSL_CITATION {"citationID":"U3xu78kt","properties":{"formattedCitation":"\\super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615859" w:rsidRPr="00615859">
        <w:rPr>
          <w:rFonts w:cs="Times New Roman"/>
          <w:vertAlign w:val="superscript"/>
        </w:rPr>
        <w:t>58</w:t>
      </w:r>
      <w:r>
        <w:fldChar w:fldCharType="end"/>
      </w:r>
      <w:r>
        <w:t>.</w:t>
      </w:r>
    </w:p>
    <w:p w14:paraId="23EC8127" w14:textId="77777777" w:rsidR="00A46F95" w:rsidRDefault="00A46F95" w:rsidP="00F14522">
      <w:pPr>
        <w:pStyle w:val="Heading3"/>
      </w:pPr>
      <w:r>
        <w:t>2015 Pakistan heat wave</w:t>
      </w:r>
    </w:p>
    <w:p w14:paraId="43238258" w14:textId="54E7B89C" w:rsidR="00A46F95" w:rsidRDefault="00A46F95" w:rsidP="00A46F95">
      <w:r>
        <w:t>In June 2015, Sindh Province in southern Pakistan experienced a severe heat wave with temperatures as high as 49°C. Overall the heat wave claimed at least 2,000 lives</w:t>
      </w:r>
      <w:r>
        <w:fldChar w:fldCharType="begin"/>
      </w:r>
      <w:r w:rsidR="00F26D09">
        <w:instrText xml:space="preserve"> ADDIN ZOTERO_ITEM CSL_CITATION {"citationID":"XblLVPCr","properties":{"formattedCitation":"\\super 87\\nosupersub{}","plainCitation":"87","noteIndex":0},"citationItems":[{"id":1482,"uris":["http://zotero.org/users/4259226/items/3XYMQGX6"],"itemData":{"id":1482,"type":"article-newspaper","abstract":"A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F26D09" w:rsidRPr="00F26D09">
        <w:rPr>
          <w:rFonts w:cs="Times New Roman"/>
          <w:vertAlign w:val="superscript"/>
        </w:rPr>
        <w:t>87</w:t>
      </w:r>
      <w:r>
        <w:fldChar w:fldCharType="end"/>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w:t>
      </w:r>
      <w:r w:rsidR="003E2724">
        <w:t>less than 5% of the overall Pakistani population had access to AC in 2010</w:t>
      </w:r>
      <w:r w:rsidR="003E2724">
        <w:fldChar w:fldCharType="begin"/>
      </w:r>
      <w:r w:rsidR="00F26D09">
        <w:instrText xml:space="preserve"> ADDIN ZOTERO_ITEM CSL_CITATION {"citationID":"TnQccYFi","properties":{"formattedCitation":"\\super 88\\nosupersub{}","plainCitation":"88","noteIndex":0},"citationItems":[{"id":1580,"uris":["http://zotero.org/users/4259226/items/ISMJA26X"],"itemData":{"id":1580,"type":"article-journal","abstract":"As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schema":"https://github.com/citation-style-language/schema/raw/master/csl-citation.json"} </w:instrText>
      </w:r>
      <w:r w:rsidR="003E2724">
        <w:fldChar w:fldCharType="separate"/>
      </w:r>
      <w:r w:rsidR="00F26D09" w:rsidRPr="00F26D09">
        <w:rPr>
          <w:rFonts w:cs="Times New Roman"/>
          <w:vertAlign w:val="superscript"/>
        </w:rPr>
        <w:t>88</w:t>
      </w:r>
      <w:r w:rsidR="003E2724">
        <w:fldChar w:fldCharType="end"/>
      </w:r>
      <w:r>
        <w:t>.</w:t>
      </w:r>
    </w:p>
    <w:p w14:paraId="444C4741" w14:textId="7A46F760"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r>
        <w:fldChar w:fldCharType="begin"/>
      </w:r>
      <w:r w:rsidR="00F26D09">
        <w:instrText xml:space="preserve"> ADDIN ZOTERO_ITEM CSL_CITATION {"citationID":"7HyHWgi5","properties":{"formattedCitation":"\\super 89\\nosupersub{}","plainCitation":"89","noteIndex":0},"citationItems":[{"id":1524,"uris":["http://zotero.org/users/4259226/items/BD2BAMFI"],"itemData":{"id":1524,"type":"thesis","event-place":"Glasgow,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F26D09" w:rsidRPr="00F26D09">
        <w:rPr>
          <w:rFonts w:cs="Times New Roman"/>
          <w:vertAlign w:val="superscript"/>
        </w:rPr>
        <w:t>89</w:t>
      </w:r>
      <w:r>
        <w:fldChar w:fldCharType="end"/>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limited opportunities for natural ventilation</w:t>
      </w:r>
      <w:r>
        <w:fldChar w:fldCharType="begin"/>
      </w:r>
      <w:r w:rsidR="00105E3B">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w:t>
      </w:r>
    </w:p>
    <w:p w14:paraId="3D5667EC" w14:textId="6C444470" w:rsidR="00A46F95" w:rsidRDefault="00A46F95" w:rsidP="00A46F95">
      <w:r>
        <w:t>We obtained outdoor dry-bulb temperature and relative humidity data for June 2015 from the  Jinnah International Airport weather station through</w:t>
      </w:r>
      <w:r w:rsidR="00D44F6E">
        <w:t xml:space="preserve"> Visual Crossing</w:t>
      </w:r>
      <w:r>
        <w:t>, a third-party interface for publicly available weather data</w:t>
      </w:r>
      <w:r>
        <w:fldChar w:fldCharType="begin"/>
      </w:r>
      <w:r w:rsidR="00F26D09">
        <w:instrText xml:space="preserve"> ADDIN ZOTERO_ITEM CSL_CITATION {"citationID":"9MAHftcw","properties":{"formattedCitation":"\\super 90\\nosupersub{}","plainCitation":"90","noteIndex":0},"citationItems":[{"id":1484,"uris":["http://zotero.org/users/4259226/items/BRNCRJAA"],"itemData":{"id":1484,"type":"webpage","title":"Weather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26D09" w:rsidRPr="00F26D09">
        <w:rPr>
          <w:rFonts w:cs="Times New Roman"/>
          <w:vertAlign w:val="superscript"/>
        </w:rPr>
        <w:t>90</w:t>
      </w:r>
      <w:r>
        <w:fldChar w:fldCharType="end"/>
      </w:r>
      <w:r>
        <w:t xml:space="preserve">. We estimated indoor temperature </w:t>
      </w:r>
      <w:r w:rsidR="003F02A6">
        <w:t xml:space="preserve">and mean radiant temperature </w:t>
      </w:r>
      <w:r>
        <w:t>as a function of the outdoor temperature based on a linear regression model of field measurements in the ASHRAE Global Thermal Comfort Database II v 2.1</w:t>
      </w:r>
      <w:r>
        <w:fldChar w:fldCharType="begin"/>
      </w:r>
      <w:r w:rsidR="00F26D09">
        <w:instrText xml:space="preserve"> ADDIN ZOTERO_ITEM CSL_CITATION {"citationID":"UK9FAsRI","properties":{"formattedCitation":"\\super 91\\nosupersub{}","plainCitation":"91","noteIndex":0},"citationItems":[{"id":1486,"uris":["http://zotero.org/users/4259226/items/RBI6NE5M"],"itemData":{"id":1486,"type":"software","license":"CC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F26D09" w:rsidRPr="00F26D09">
        <w:rPr>
          <w:rFonts w:cs="Times New Roman"/>
          <w:vertAlign w:val="superscript"/>
        </w:rPr>
        <w:t>91</w:t>
      </w:r>
      <w:r>
        <w:fldChar w:fldCharType="end"/>
      </w:r>
      <w:r>
        <w:t xml:space="preserve">. For the linear interpolation, we used a subset of the full database consisting of 1728 observations </w:t>
      </w:r>
      <w:r w:rsidR="003F02A6">
        <w:t xml:space="preserve">of coincident indoor air temperature, mean radiant temperature, and outdoor temperature </w:t>
      </w:r>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85607A">
        <w:t xml:space="preserve">same </w:t>
      </w:r>
      <w:r w:rsidR="0074369D">
        <w:t>absolute humidity</w:t>
      </w:r>
      <w:r>
        <w:t xml:space="preserve"> and recalculated the relative humidity from the saturation vapor pressure of the modeled indoor temperature. </w:t>
      </w:r>
    </w:p>
    <w:p w14:paraId="36DDA45F" w14:textId="6A54AC03"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rsidR="00F26D09">
        <w:instrText xml:space="preserve"> ADDIN ZOTERO_ITEM CSL_CITATION {"citationID":"X1ZOKxMT","properties":{"formattedCitation":"\\super 92\\nosupersub{}","plainCitation":"92","noteIndex":0},"citationItems":[{"id":1489,"uris":["http://zotero.org/users/4259226/items/2QXKC7LM"],"itemData":{"id":1489,"type":"article-journal","container-title":"ASHRAE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26D09" w:rsidRPr="00F26D09">
        <w:rPr>
          <w:rFonts w:cs="Times New Roman"/>
          <w:vertAlign w:val="superscript"/>
        </w:rPr>
        <w:t>92</w:t>
      </w:r>
      <w:r>
        <w:fldChar w:fldCharType="end"/>
      </w:r>
      <w:r>
        <w:t xml:space="preserve"> as implemented in the </w:t>
      </w:r>
      <w:proofErr w:type="spellStart"/>
      <w:r>
        <w:t>comf</w:t>
      </w:r>
      <w:proofErr w:type="spellEnd"/>
      <w:r>
        <w:t xml:space="preserve"> package in the R programming language</w:t>
      </w:r>
      <w:r>
        <w:fldChar w:fldCharType="begin"/>
      </w:r>
      <w:r w:rsidR="00F26D09">
        <w:instrText xml:space="preserve"> ADDIN ZOTERO_ITEM CSL_CITATION {"citationID":"6EwO5E8z","properties":{"formattedCitation":"\\super 93\\nosupersub{}","plainCitation":"93","noteIndex":0},"citationItems":[{"id":1491,"uris":["http://zotero.org/users/4259226/items/39DVXW2R"],"itemData":{"id":1491,"type":"software","abstract":"Calculation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F26D09" w:rsidRPr="00F26D09">
        <w:rPr>
          <w:rFonts w:cs="Times New Roman"/>
          <w:vertAlign w:val="superscript"/>
        </w:rPr>
        <w:t>93</w:t>
      </w:r>
      <w:r>
        <w:fldChar w:fldCharType="end"/>
      </w:r>
      <w:r>
        <w:t>. The SET model requires six input parameters: indoor air temperature, mean radiant temperature, relative humidity, air velocity, metabolic rate, and clothing insulation. We assumed the mean radiant temperature is equivalent to the indoor air temperature</w:t>
      </w:r>
      <w:r w:rsidR="001658C9">
        <w:t>d</w:t>
      </w:r>
      <w:r w:rsidR="001658C9">
        <w:fldChar w:fldCharType="begin"/>
      </w:r>
      <w:r w:rsidR="00F26D09">
        <w:instrText xml:space="preserve"> ADDIN ZOTERO_ITEM CSL_CITATION {"citationID":"qPFjhSuh","properties":{"formattedCitation":"\\super 94\\nosupersub{}","plainCitation":"94","noteIndex":0},"citationItems":[{"id":1583,"uris":["http://zotero.org/users/4259226/items/J2YQYSR8"],"itemData":{"id":1583,"type":"article-journal","abstract":"We assessed the difference between mean radiant temperature (tr¯) and air temperature (ta) in conditioned office buildings to provide guidance on whether practitioners should separately measure tr¯ or operative temperature to control heating and cooling systems. We used measurements from 48 office buildings in the ASHRAE Global Thermal Comfort Database, five field studies in radiant and all-air buildings, and five test conditions from a laboratory experiment that compared radiant and all-air cooling. The ASHRAE Global Thermal Comfort Database is the largest of these three datasets and most representative of typical thermal conditions in an office; in this dataset the median absolute difference between tr¯ and ta was 0.4 ∘C (with 5th, 25th, 75th, and 95th percentiles = 0.2, 0.2, 0.6, and 1.6 °C). More specifically, the median difference shows that tr¯ was 0.4 ∘C warmer than ta (with 5th, 25th, 75th, and 95th percentiles = −0.4 °C, 0.2 °C, 0.6 °C, and 1.6 °C). The laboratory experiments revealed that in a radiant cooled space tr¯ was significantly (p &lt; 0.05) cooler than ta (average difference −0.1 ∘C), while in the all-air cooled space tr¯ was significantly (p &lt; 0.05) warmer than ta (average difference +0.3 ∘C). These observations indicate that tr¯ and ta are typically closer in radiant cooled spaces than in all-air cooled spaces. Although the differences are significant, the effect sizes are negligible to small based on Cohen's d and Spearman's rho. Therefore, we conclude that measurement of ta is sufficient to estimate tr¯ under typical office conditions, and that separate measurement of tr¯ or operative temperature is not likely to have practical benefits to thermal comfort in most cases – this is especially true for buildings with radiant systems. Furthermore, spatial and temporal variations in ta can be greater than or equal to the difference between tr¯ and ta at any one location in a thermal zone, thus we expect that such variations typically have a greater impact on occupant thermal comfort than the differences between tr¯ and ta.","container-title":"Energy and Buildings","DOI":"10.1016/j.enbuild.2019.109582","ISSN":"0378-7788","journalAbbreviation":"Energy and Buildings","language":"en","page":"109582","source":"ScienceDirect","title":"Comparison of mean radiant and air temperatures in mechanically-conditioned commercial buildings from over 200,000 field and laboratory measurements","URL":"https://www.sciencedirect.com/science/article/pii/S0378778819314859","volume":"206","author":[{"family":"Dawe","given":"Megan"},{"family":"Raftery","given":"Paul"},{"family":"Woolley","given":"Jonathan"},{"family":"Schiavon","given":"Stefano"},{"family":"Bauman","given":"Fred"}],"accessed":{"date-parts":[["2022",12,26]]},"issued":{"date-parts":[["2020",1,1]]}}}],"schema":"https://github.com/citation-style-language/schema/raw/master/csl-citation.json"} </w:instrText>
      </w:r>
      <w:r w:rsidR="001658C9">
        <w:fldChar w:fldCharType="separate"/>
      </w:r>
      <w:r w:rsidR="00F26D09" w:rsidRPr="00F26D09">
        <w:rPr>
          <w:rFonts w:cs="Times New Roman"/>
          <w:vertAlign w:val="superscript"/>
        </w:rPr>
        <w:t>94</w:t>
      </w:r>
      <w:r w:rsidR="001658C9">
        <w:fldChar w:fldCharType="end"/>
      </w:r>
      <w:r>
        <w:t>. For still air, we assumed an air velocity of 0.</w:t>
      </w:r>
      <w:r w:rsidR="003F02A6">
        <w:t>2</w:t>
      </w:r>
      <w:r>
        <w:t xml:space="preserve"> m/s</w:t>
      </w:r>
      <w:r w:rsidR="00875D37">
        <w:fldChar w:fldCharType="begin"/>
      </w:r>
      <w:r w:rsidR="00F26D09">
        <w:instrText xml:space="preserve"> ADDIN ZOTERO_ITEM CSL_CITATION {"citationID":"HCEUZp4W","properties":{"formattedCitation":"\\super 95\\nosupersub{}","plainCitation":"95","noteIndex":0},"citationItems":[{"id":545,"uris":["http://zotero.org/users/4259226/items/6DXLXH43"],"itemData":{"id":545,"type":"report","collection-title":"ANSI/ASHRAE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875D37">
        <w:fldChar w:fldCharType="separate"/>
      </w:r>
      <w:r w:rsidR="00F26D09" w:rsidRPr="00F26D09">
        <w:rPr>
          <w:rFonts w:cs="Times New Roman"/>
          <w:vertAlign w:val="superscript"/>
        </w:rPr>
        <w:t>95</w:t>
      </w:r>
      <w:r w:rsidR="00875D37">
        <w:fldChar w:fldCharType="end"/>
      </w:r>
      <w:r>
        <w:t xml:space="preserve">. For cases with elevated air movement, we used the spatially averaged air speed over the bed listed in </w:t>
      </w:r>
      <w:r>
        <w:fldChar w:fldCharType="begin"/>
      </w:r>
      <w:r>
        <w:instrText xml:space="preserve"> REF _Ref121557911 \h </w:instrText>
      </w:r>
      <w:r>
        <w:fldChar w:fldCharType="separate"/>
      </w:r>
      <w:r>
        <w:t xml:space="preserve">Table </w:t>
      </w:r>
      <w:r>
        <w:rPr>
          <w:noProof/>
        </w:rPr>
        <w:t>2</w:t>
      </w:r>
      <w:r>
        <w:fldChar w:fldCharType="end"/>
      </w:r>
      <w:r>
        <w:t xml:space="preserve">. We set the metabolic rate to 0.7 met </w:t>
      </w:r>
      <w:r>
        <w:lastRenderedPageBreak/>
        <w:t>for a sleeping person</w:t>
      </w:r>
      <w:r w:rsidR="009969F4">
        <w:rPr>
          <w:vertAlign w:val="superscript"/>
        </w:rPr>
        <w:t>94</w:t>
      </w:r>
      <w:r>
        <w:t xml:space="preserve"> and the clothing insulation as the sum of the mattress, bedding, and clothing from the laboratory experimental condition.</w:t>
      </w:r>
    </w:p>
    <w:p w14:paraId="6FF7AFF8" w14:textId="70D41FBD" w:rsidR="00A46F95" w:rsidRPr="00FC66B7" w:rsidRDefault="00A46F95" w:rsidP="00A46F95">
      <w:r>
        <w:t xml:space="preserve">The difference between the modeled SET for the baseline condition and any cooling intervention gives the cooling effect. We then subtracted this cooling effect from the calculated indoor air temperature to compute the sleep 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r w:rsidR="00503E4D">
        <w:t>5</w:t>
      </w:r>
      <w:r>
        <w:t>%</w:t>
      </w:r>
      <w:r>
        <w:fldChar w:fldCharType="begin"/>
      </w:r>
      <w:r w:rsidR="00F26D09">
        <w:instrText xml:space="preserve"> ADDIN ZOTERO_ITEM CSL_CITATION {"citationID":"EC6NYxnH","properties":{"formattedCitation":"\\super 88,96\\nosupersub{}","plainCitation":"88,96","noteIndex":0},"citationItems":[{"id":1580,"uris":["http://zotero.org/users/4259226/items/ISMJA26X"],"itemData":{"id":1580,"type":"article-journal","abstract":"As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F26D09" w:rsidRPr="00F26D09">
        <w:rPr>
          <w:rFonts w:cs="Times New Roman"/>
          <w:vertAlign w:val="superscript"/>
        </w:rPr>
        <w:t>88,96</w:t>
      </w:r>
      <w:r>
        <w:fldChar w:fldCharType="end"/>
      </w:r>
      <w:r>
        <w:t xml:space="preserve">. </w:t>
      </w:r>
    </w:p>
    <w:p w14:paraId="0C26A6AC" w14:textId="77777777" w:rsidR="00A46F95" w:rsidRDefault="00A46F95" w:rsidP="00B0241F">
      <w:pPr>
        <w:pStyle w:val="Heading3"/>
      </w:pPr>
      <w:r>
        <w:t>2021 Texas power crisis</w:t>
      </w:r>
    </w:p>
    <w:p w14:paraId="41D4C56A" w14:textId="58FB2105" w:rsidR="00A46F95" w:rsidRDefault="00A46F95" w:rsidP="00A46F95">
      <w:r>
        <w:t>On February 13, 2021, a major blizzard and ice storm named Winter Storm Uri</w:t>
      </w:r>
      <w:r>
        <w:fldChar w:fldCharType="begin"/>
      </w:r>
      <w:r w:rsidR="00F26D09">
        <w:instrText xml:space="preserve"> ADDIN ZOTERO_ITEM CSL_CITATION {"citationID":"538HzDSu","properties":{"formattedCitation":"\\super 97\\nosupersub{}","plainCitation":"97","noteIndex":0},"citationItems":[{"id":1493,"uris":["http://zotero.org/users/4259226/items/3PK84PTY"],"itemData":{"id":1493,"type":"webpage","abstract":"Communication Tips English Français Español </w:instrText>
      </w:r>
      <w:r w:rsidR="00F26D09">
        <w:rPr>
          <w:rFonts w:ascii="MS Gothic" w:eastAsia="MS Gothic" w:hAnsi="MS Gothic" w:cs="MS Gothic" w:hint="eastAsia"/>
        </w:rPr>
        <w:instrText>繁體中文</w:instrText>
      </w:r>
      <w:r w:rsidR="00F26D09">
        <w:instrText xml:space="preserve"> Tagalog Tiếng Việt </w:instrText>
      </w:r>
      <w:r w:rsidR="00F26D09">
        <w:rPr>
          <w:rFonts w:ascii="Malgun Gothic" w:eastAsia="Malgun Gothic" w:hAnsi="Malgun Gothic" w:cs="Malgun Gothic" w:hint="eastAsia"/>
        </w:rPr>
        <w:instrText>한국어</w:instrText>
      </w:r>
      <w:r w:rsidR="00F26D09">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F26D09" w:rsidRPr="00F26D09">
        <w:rPr>
          <w:rFonts w:cs="Times New Roman"/>
          <w:vertAlign w:val="superscript"/>
        </w:rPr>
        <w:t>97</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615859">
        <w:instrText xml:space="preserve"> ADDIN ZOTERO_ITEM CSL_CITATION {"citationID":"FqAozaDs","properties":{"formattedCitation":"\\super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615859" w:rsidRPr="00615859">
        <w:rPr>
          <w:rFonts w:cs="Times New Roman"/>
          <w:vertAlign w:val="superscript"/>
        </w:rPr>
        <w:t>42</w:t>
      </w:r>
      <w:r>
        <w:fldChar w:fldCharType="end"/>
      </w:r>
      <w:r>
        <w:t>, leaving millions of homes and businesses without power</w:t>
      </w:r>
      <w:r>
        <w:fldChar w:fldCharType="begin"/>
      </w:r>
      <w:r w:rsidR="00F26D09">
        <w:instrText xml:space="preserve"> ADDIN ZOTERO_ITEM CSL_CITATION {"citationID":"OJmbSSZ4","properties":{"formattedCitation":"\\super 98\\nosupersub{}","plainCitation":"98","noteIndex":0},"citationItems":[{"id":1499,"uris":["http://zotero.org/users/4259226/items/UN3WDCXM"],"itemData":{"id":1499,"type":"article-magazine","container-title":"Time","language":"en","title":"How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F26D09" w:rsidRPr="00F26D09">
        <w:rPr>
          <w:rFonts w:cs="Times New Roman"/>
          <w:vertAlign w:val="superscript"/>
        </w:rPr>
        <w:t>98</w:t>
      </w:r>
      <w:r>
        <w:fldChar w:fldCharType="end"/>
      </w:r>
      <w:r>
        <w:t>.</w:t>
      </w:r>
    </w:p>
    <w:p w14:paraId="1AA63E70" w14:textId="4ACBD134"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F26D09">
        <w:instrText xml:space="preserve"> ADDIN ZOTERO_ITEM CSL_CITATION {"citationID":"NSjfU38D","properties":{"formattedCitation":"\\super 99\\nosupersub{}","plainCitation":"99","noteIndex":0},"citationItems":[{"id":1495,"uris":["http://zotero.org/users/4259226/items/UN55SK8J"],"itemData":{"id":1495,"type":"webpage","abstract":"Energy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F26D09" w:rsidRPr="00F26D09">
        <w:rPr>
          <w:rFonts w:cs="Times New Roman"/>
          <w:vertAlign w:val="superscript"/>
        </w:rPr>
        <w:t>99</w:t>
      </w:r>
      <w:r>
        <w:fldChar w:fldCharType="end"/>
      </w:r>
      <w:r>
        <w:t xml:space="preserve">. </w:t>
      </w:r>
      <w:r w:rsidR="001662A1" w:rsidRPr="001662A1">
        <w:t>The American Council for an Energy-Efficient Economy</w:t>
      </w:r>
      <w:r w:rsidR="001662A1">
        <w:t>'s 2022 State Scorecard ranks Texas 29 out of the 50 U.S. states in terms of policy and program efforts to pursue energy efficiency</w:t>
      </w:r>
      <w:r w:rsidR="001662A1">
        <w:fldChar w:fldCharType="begin"/>
      </w:r>
      <w:r w:rsidR="00F26D09">
        <w:instrText xml:space="preserve"> ADDIN ZOTERO_ITEM CSL_CITATION {"citationID":"Ddb8H5g4","properties":{"formattedCitation":"\\super 100\\nosupersub{}","plainCitation":"100","noteIndex":0},"citationItems":[{"id":1589,"uris":["http://zotero.org/users/4259226/items/2A2U2CED"],"itemData":{"id":1589,"type":"report","event-place":"Washington,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F26D09" w:rsidRPr="00F26D09">
        <w:rPr>
          <w:rFonts w:cs="Times New Roman"/>
          <w:vertAlign w:val="superscript"/>
        </w:rPr>
        <w:t>100</w:t>
      </w:r>
      <w:r w:rsidR="001662A1">
        <w:fldChar w:fldCharType="end"/>
      </w:r>
      <w:r w:rsidR="001662A1">
        <w:t xml:space="preserve">. In the Building Energy Efficiency category, Texas scored 4.5 out of 12 possible points, suggesting that Texas homes may lack sufficient insulation. </w:t>
      </w:r>
      <w:r>
        <w:t>Consequently, the winter storm power outages left many Texans with frigid temperatures inside their homes</w:t>
      </w:r>
      <w:r w:rsidR="001662A1">
        <w:t xml:space="preserve">, contributing to the </w:t>
      </w:r>
      <w:r>
        <w:t>246 deaths</w:t>
      </w:r>
      <w:r w:rsidR="001662A1">
        <w:t xml:space="preserve"> attributed to the winter storm and power outages</w:t>
      </w:r>
      <w:r>
        <w:fldChar w:fldCharType="begin"/>
      </w:r>
      <w:r w:rsidR="00F26D09">
        <w:instrText xml:space="preserve"> ADDIN ZOTERO_ITEM CSL_CITATION {"citationID":"zMWpUEGA","properties":{"formattedCitation":"\\super 101\\nosupersub{}","plainCitation":"101","noteIndex":0},"citationItems":[{"id":1505,"uris":["http://zotero.org/users/4259226/items/EFPB5YBV"],"itemData":{"id":1505,"type":"report","event-place":"Dallas","publisher":"Texas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F26D09" w:rsidRPr="00F26D09">
        <w:rPr>
          <w:rFonts w:cs="Times New Roman"/>
          <w:vertAlign w:val="superscript"/>
        </w:rPr>
        <w:t>101</w:t>
      </w:r>
      <w:r>
        <w:fldChar w:fldCharType="end"/>
      </w:r>
      <w:r>
        <w:t xml:space="preserve">. We used </w:t>
      </w:r>
      <w:proofErr w:type="spellStart"/>
      <w:r>
        <w:t>EnergyPlus</w:t>
      </w:r>
      <w:proofErr w:type="spellEnd"/>
      <w:r>
        <w:t xml:space="preserve"> v. 22.2.0</w:t>
      </w:r>
      <w:r>
        <w:fldChar w:fldCharType="begin"/>
      </w:r>
      <w:r w:rsidR="00F26D09">
        <w:instrText xml:space="preserve"> ADDIN ZOTERO_ITEM CSL_CITATION {"citationID":"hIDDBGOB","properties":{"formattedCitation":"\\super 102\\nosupersub{}","plainCitation":"102","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F26D09" w:rsidRPr="00F26D09">
        <w:rPr>
          <w:rFonts w:cs="Times New Roman"/>
          <w:vertAlign w:val="superscript"/>
        </w:rPr>
        <w:t>102</w:t>
      </w:r>
      <w:r>
        <w:fldChar w:fldCharType="end"/>
      </w:r>
      <w:r>
        <w:t xml:space="preserve"> to model indoor air temperature in a single-family home with a slab-on-grade foundation based on historical trends for building permit data</w:t>
      </w:r>
      <w:r>
        <w:fldChar w:fldCharType="begin"/>
      </w:r>
      <w:r w:rsidR="00F26D09">
        <w:instrText xml:space="preserve"> ADDIN ZOTERO_ITEM CSL_CITATION {"citationID":"V6l20Uhe","properties":{"formattedCitation":"\\super 103\\nosupersub{}","plainCitation":"103","noteIndex":0},"citationItems":[{"id":1506,"uris":["http://zotero.org/users/4259226/items/TJ9HDXYF"],"itemData":{"id":1506,"type":"webpage","abstract":"Building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F26D09" w:rsidRPr="00F26D09">
        <w:rPr>
          <w:rFonts w:cs="Times New Roman"/>
          <w:vertAlign w:val="superscript"/>
        </w:rPr>
        <w:t>103</w:t>
      </w:r>
      <w:r>
        <w:fldChar w:fldCharType="end"/>
      </w:r>
      <w:r>
        <w:t xml:space="preserve"> and typical constructional practices in Texas</w:t>
      </w:r>
      <w:r>
        <w:fldChar w:fldCharType="begin"/>
      </w:r>
      <w:r w:rsidR="00F26D09">
        <w:instrText xml:space="preserve"> ADDIN ZOTERO_ITEM CSL_CITATION {"citationID":"wSEArp2J","properties":{"formattedCitation":"\\super 104\\nosupersub{}","plainCitation":"104","noteIndex":0},"citationItems":[{"id":1509,"uris":["http://zotero.org/users/4259226/items/MEIUJYDA"],"itemData":{"id":1509,"type":"document","note":"Version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F26D09" w:rsidRPr="00F26D09">
        <w:rPr>
          <w:rFonts w:cs="Times New Roman"/>
          <w:vertAlign w:val="superscript"/>
        </w:rPr>
        <w:t>104</w:t>
      </w:r>
      <w:r>
        <w:fldChar w:fldCharType="end"/>
      </w:r>
      <w:r>
        <w:t xml:space="preserve">. Using energy simulation software more accurately represents the building’s thermal response to the power outage, which would </w:t>
      </w:r>
      <w:r w:rsidR="001662A1">
        <w:t>lag</w:t>
      </w:r>
      <w:r>
        <w:t xml:space="preserve"> due to material heat capacity</w:t>
      </w:r>
      <w:r w:rsidR="00AC4FEA">
        <w:t>.</w:t>
      </w:r>
      <w:r>
        <w:t xml:space="preserve"> We selected Dallas, Texas’s third most populous urban area, as a representative city due to the unprecedented</w:t>
      </w:r>
      <w:r w:rsidR="00AC4FEA">
        <w:t>ly</w:t>
      </w:r>
      <w:r>
        <w:t xml:space="preserve"> low temperatures in that region of that state. </w:t>
      </w:r>
    </w:p>
    <w:p w14:paraId="76B61ABD" w14:textId="09250973" w:rsidR="00A46F95" w:rsidRDefault="00A46F95" w:rsidP="00A46F95">
      <w:r>
        <w:t>We used the residential prototype building model developed by the Pacific Northwest National Laboratory (PNNL)</w:t>
      </w:r>
      <w:r>
        <w:fldChar w:fldCharType="begin"/>
      </w:r>
      <w:r w:rsidR="00F26D09">
        <w:instrText xml:space="preserve"> ADDIN ZOTERO_ITEM CSL_CITATION {"citationID":"7LW9TOLM","properties":{"formattedCitation":"\\super 105\\uc0\\u8211{}107\\nosupersub{}","plainCitation":"105–107","noteIndex":0},"citationItems":[{"id":1519,"uris":["http://zotero.org/users/4259226/items/AIZ68WJ2"],"itemData":{"id":1519,"type":"report","publisher":"Pacific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T."}],"issued":{"date-parts":[["2014"]]}}},{"id":1746,"uris":["http://zotero.org/users/4259226/items/IIWKTSMF"],"itemData":{"id":1746,"type":"report","event-place":"Richland, WA","language":"en","publisher":"Pacific Northwest National Lab.(PNNL)","publisher-place":"Richland, WA","source":"Zotero","title":"Methodology for Evaluating Cost-Effectiveness of Residential Energy Code Changes","URL":"https://www.energycodes.gov/sites/default/files/2021-07/residential_methodology_2015.pdf","author":[{"family":"Taylor","given":"ZT"},{"family":"Mendon","given":"VV"},{"family":"Fernandez","given":"N"}],"accessed":{"date-parts":[["2023",12,16]]},"issued":{"date-parts":[["2015",8]]}}},{"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F26D09" w:rsidRPr="00F26D09">
        <w:rPr>
          <w:rFonts w:cs="Times New Roman"/>
          <w:vertAlign w:val="superscript"/>
        </w:rPr>
        <w:t>105–107</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r w:rsidR="00DD3B88">
        <w:t>, based on net generator outages reported by the state’s electrical utility operator, ERCOT</w:t>
      </w:r>
      <w:r w:rsidR="00DD3B88">
        <w:fldChar w:fldCharType="begin"/>
      </w:r>
      <w:r w:rsidR="00615859">
        <w:instrText xml:space="preserve"> ADDIN ZOTERO_ITEM CSL_CITATION {"citationID":"pMrgFQ1e","properties":{"formattedCitation":"\\super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615859" w:rsidRPr="00615859">
        <w:rPr>
          <w:rFonts w:cs="Times New Roman"/>
          <w:vertAlign w:val="superscript"/>
        </w:rPr>
        <w:t>42</w:t>
      </w:r>
      <w:r w:rsidR="00DD3B88">
        <w:fldChar w:fldCharType="end"/>
      </w:r>
      <w:r>
        <w:t xml:space="preserve">. </w:t>
      </w:r>
    </w:p>
    <w:p w14:paraId="432CAC83" w14:textId="6B9F5089" w:rsidR="00A46F95" w:rsidRDefault="00A46F95" w:rsidP="00A46F95">
      <w:r>
        <w:t xml:space="preserve">We created a custom historical </w:t>
      </w:r>
      <w:proofErr w:type="spellStart"/>
      <w:r>
        <w:t>EnergyPlus</w:t>
      </w:r>
      <w:proofErr w:type="spellEnd"/>
      <w:r>
        <w:t xml:space="preserve"> weather file to use for </w:t>
      </w:r>
      <w:r w:rsidR="00DD3B88">
        <w:t xml:space="preserve">the </w:t>
      </w:r>
      <w:r>
        <w:t xml:space="preserve">simulation.  We obtained the hourly dry-bulb temperature, dew point temperature, relative humidity, seal level pressure, global horizontal radiation, wind direction, wind speed, opaque sky cover, visibility, snow depth, and rain  </w:t>
      </w:r>
      <w:r>
        <w:lastRenderedPageBreak/>
        <w:t>quantity for February 2021 from the Dallas/Fort Worth International Airport weather station through</w:t>
      </w:r>
      <w:r w:rsidR="00B0241F">
        <w:t xml:space="preserve"> Visual Crossing</w:t>
      </w:r>
      <w:r>
        <w:fldChar w:fldCharType="begin"/>
      </w:r>
      <w:r w:rsidR="00F26D09">
        <w:instrText xml:space="preserve"> ADDIN ZOTERO_ITEM CSL_CITATION {"citationID":"r7J7jZvW","properties":{"formattedCitation":"\\super 90\\nosupersub{}","plainCitation":"90","noteIndex":0},"citationItems":[{"id":1484,"uris":["http://zotero.org/users/4259226/items/BRNCRJAA"],"itemData":{"id":1484,"type":"webpage","title":"Weather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26D09" w:rsidRPr="00F26D09">
        <w:rPr>
          <w:rFonts w:cs="Times New Roman"/>
          <w:vertAlign w:val="superscript"/>
        </w:rPr>
        <w:t>90</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69" w:name="_Ref121554562"/>
      <w:r>
        <w:t>(</w:t>
      </w:r>
      <w:fldSimple w:instr=" SEQ ( \* ARABIC ">
        <w:r>
          <w:rPr>
            <w:noProof/>
          </w:rPr>
          <w:t>3</w:t>
        </w:r>
      </w:fldSimple>
      <w:r>
        <w:t>)</w:t>
      </w:r>
      <w:bookmarkEnd w:id="69"/>
    </w:p>
    <w:p w14:paraId="1895815D" w14:textId="4F332592" w:rsidR="00405F96" w:rsidRDefault="00A46F95" w:rsidP="000311DB">
      <w:r>
        <w:t xml:space="preserve">From the 2-Node Model by </w:t>
      </w:r>
      <w:proofErr w:type="spellStart"/>
      <w:r>
        <w:t>Gagge</w:t>
      </w:r>
      <w:proofErr w:type="spellEnd"/>
      <w:r>
        <w:t xml:space="preserve"> et al.</w:t>
      </w:r>
      <w:r>
        <w:fldChar w:fldCharType="begin"/>
      </w:r>
      <w:r w:rsidR="00F26D09">
        <w:instrText xml:space="preserve"> ADDIN ZOTERO_ITEM CSL_CITATION {"citationID":"usIwgn51","properties":{"formattedCitation":"\\super 92\\nosupersub{}","plainCitation":"92","noteIndex":0},"citationItems":[{"id":1489,"uris":["http://zotero.org/users/4259226/items/2QXKC7LM"],"itemData":{"id":1489,"type":"article-journal","container-title":"ASHRAE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26D09" w:rsidRPr="00F26D09">
        <w:rPr>
          <w:rFonts w:cs="Times New Roman"/>
          <w:vertAlign w:val="superscript"/>
        </w:rPr>
        <w:t>92</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 time cold exposure based on WHO’s recommendation for minimal risk temperature of 18°C during the cold season in temperate and colder climates</w:t>
      </w:r>
      <w:r>
        <w:fldChar w:fldCharType="begin"/>
      </w:r>
      <w:r w:rsidR="00615859">
        <w:instrText xml:space="preserve"> ADDIN ZOTERO_ITEM CSL_CITATION {"citationID":"DmwDbpOe","properties":{"formattedCitation":"\\super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615859" w:rsidRPr="00615859">
        <w:rPr>
          <w:rFonts w:cs="Times New Roman"/>
          <w:vertAlign w:val="superscript"/>
        </w:rPr>
        <w:t>58</w:t>
      </w:r>
      <w:r>
        <w:fldChar w:fldCharType="end"/>
      </w:r>
      <w:r>
        <w:t>. We considered February 14-</w:t>
      </w:r>
      <w:r w:rsidR="002A2630">
        <w:t>20</w:t>
      </w:r>
      <w:r>
        <w:t>, 2021, as the dates of the power outage for our cold exposure analysis.</w:t>
      </w:r>
    </w:p>
    <w:p w14:paraId="693D0008" w14:textId="73DE65BF" w:rsidR="00483565" w:rsidRDefault="00483565" w:rsidP="000311DB">
      <w:r>
        <w:t xml:space="preserve">We next modeled the impact of coupling low-energy and passive strategies with reduced heating set points. The original </w:t>
      </w:r>
      <w:r w:rsidR="008B6D79">
        <w:t>reference</w:t>
      </w:r>
      <w:r>
        <w:t xml:space="preserve"> energy model </w:t>
      </w:r>
      <w:r w:rsidR="008B6D79">
        <w:t xml:space="preserve">for Dallas </w:t>
      </w:r>
      <w:r>
        <w:t>has a heating setpoint of 22</w:t>
      </w:r>
      <w:r w:rsidRPr="00483565">
        <w:t>°C</w:t>
      </w:r>
      <w:r>
        <w:t>, which exceeds WHO’s indoor minimal risk temperature guideline of 18</w:t>
      </w:r>
      <w:r w:rsidRPr="00483565">
        <w:t>°C</w:t>
      </w:r>
      <w:r>
        <w:t>. We first modeled the effect of reducing the setpoint to the WHO guideline</w:t>
      </w:r>
      <w:r w:rsidR="008B6D79">
        <w:t xml:space="preserve"> (18</w:t>
      </w:r>
      <w:r w:rsidR="008B6D79" w:rsidRPr="00483565">
        <w:t>°C</w:t>
      </w:r>
      <w:r w:rsidR="008B6D79">
        <w:t>)</w:t>
      </w:r>
      <w:r>
        <w:t xml:space="preserve"> and then subsequently reduced the setpoint so that the heating effect from the heating intervention would bring the equivalent temperature to within the WHO guideline. To </w:t>
      </w:r>
      <w:r w:rsidR="008B6D79">
        <w:t>estimate the different setpoint temperatures for the modelling exercise</w:t>
      </w:r>
      <w:r>
        <w:t xml:space="preserve">, we calculated each intervention's heating effect at 18°C and then subtracted that amount from 18°C. </w:t>
      </w:r>
      <w:r w:rsidR="00DF6708">
        <w:t>T</w:t>
      </w:r>
      <w:r>
        <w:t>he reduced setpoint</w:t>
      </w:r>
      <w:r w:rsidR="00DF6708">
        <w:t xml:space="preserve"> was applied in the simulation </w:t>
      </w:r>
      <w:r>
        <w:t>at 10:00 p.m. on February 13 and ended at 7:00 a.m. on February 14, which corresponds to the first overnight period during the 2021 Texas power crisis. As before, we assume</w:t>
      </w:r>
      <w:r w:rsidR="00DF6708">
        <w:t>d</w:t>
      </w:r>
      <w:r>
        <w:t xml:space="preserve"> occupants would have other heating measures available after 7:00 </w:t>
      </w:r>
      <w:proofErr w:type="spellStart"/>
      <w:r>
        <w:t>a.m</w:t>
      </w:r>
      <w:proofErr w:type="spellEnd"/>
      <w:r w:rsidR="00DF6708">
        <w:t xml:space="preserve"> during wake hours</w:t>
      </w:r>
      <w:r>
        <w:t xml:space="preserve">. </w:t>
      </w:r>
      <w:r w:rsidR="00DF6708">
        <w:t>Analysis of t</w:t>
      </w:r>
      <w:r>
        <w:t xml:space="preserve">he </w:t>
      </w:r>
      <w:r w:rsidR="00DF6708">
        <w:t xml:space="preserve">simulated </w:t>
      </w:r>
      <w:r>
        <w:t xml:space="preserve">peak energy and total energy </w:t>
      </w:r>
      <w:r w:rsidR="00DF6708">
        <w:t>focused on the</w:t>
      </w:r>
      <w:r>
        <w:t xml:space="preserve"> sleep time hours </w:t>
      </w:r>
      <w:r w:rsidR="00DF6708">
        <w:t xml:space="preserve">only </w:t>
      </w:r>
      <w:r>
        <w:t>(10:00 p.m. – 7:00 a.m.)</w:t>
      </w:r>
      <w:r w:rsidR="00DF6708">
        <w:t>.</w:t>
      </w:r>
      <w:r w:rsidR="00A81897">
        <w:t xml:space="preserve"> To estimate the energy consumption from low-energy interventions, we assumed four people would use the device continuously overnight. </w:t>
      </w:r>
    </w:p>
    <w:p w14:paraId="02B472EA" w14:textId="4BC6EF39" w:rsidR="00BC21A7" w:rsidRDefault="00BC21A7">
      <w:pPr>
        <w:spacing w:after="0" w:line="240" w:lineRule="auto"/>
        <w:jc w:val="left"/>
      </w:pPr>
      <w:r>
        <w:br w:type="page"/>
      </w:r>
    </w:p>
    <w:p w14:paraId="2C1F7EFD" w14:textId="463EAB03" w:rsidR="00B54898" w:rsidRDefault="00BC21A7" w:rsidP="00B54898">
      <w:pPr>
        <w:pStyle w:val="Heading1"/>
      </w:pPr>
      <w:r>
        <w:lastRenderedPageBreak/>
        <w:t xml:space="preserve"> </w:t>
      </w:r>
      <w:r w:rsidR="00A46F95" w:rsidRPr="007E6B76">
        <w:t>References</w:t>
      </w:r>
    </w:p>
    <w:p w14:paraId="331196EC" w14:textId="77777777" w:rsidR="00F26D09" w:rsidRPr="00852A7D" w:rsidRDefault="00306945" w:rsidP="00852A7D">
      <w:pPr>
        <w:pStyle w:val="Bibliography"/>
        <w:spacing w:line="240" w:lineRule="auto"/>
        <w:rPr>
          <w:sz w:val="20"/>
          <w:szCs w:val="20"/>
        </w:rPr>
      </w:pPr>
      <w:r w:rsidRPr="008851D2">
        <w:rPr>
          <w:sz w:val="20"/>
          <w:szCs w:val="20"/>
        </w:rPr>
        <w:fldChar w:fldCharType="begin"/>
      </w:r>
      <w:r w:rsidR="00405F96" w:rsidRPr="008851D2">
        <w:rPr>
          <w:sz w:val="20"/>
          <w:szCs w:val="20"/>
        </w:rPr>
        <w:instrText xml:space="preserve"> ADDIN ZOTERO_BIBL {"uncited":[],"omitted":[],"custom":[]} CSL_BIBLIOGRAPHY </w:instrText>
      </w:r>
      <w:r w:rsidRPr="008851D2">
        <w:rPr>
          <w:sz w:val="20"/>
          <w:szCs w:val="20"/>
        </w:rPr>
        <w:fldChar w:fldCharType="separate"/>
      </w:r>
      <w:r w:rsidR="00F26D09" w:rsidRPr="00852A7D">
        <w:rPr>
          <w:sz w:val="20"/>
          <w:szCs w:val="20"/>
        </w:rPr>
        <w:t>1.</w:t>
      </w:r>
      <w:r w:rsidR="00F26D09" w:rsidRPr="00852A7D">
        <w:rPr>
          <w:sz w:val="20"/>
          <w:szCs w:val="20"/>
        </w:rPr>
        <w:tab/>
        <w:t xml:space="preserve">Cappuccio, F. P., Cooper, D., D’Elia, L., Strazzullo, P. &amp; Miller, M. A. Sleep duration predicts cardiovascular outcomes: a systematic review and meta-analysis of prospective studies. </w:t>
      </w:r>
      <w:r w:rsidR="00F26D09" w:rsidRPr="00852A7D">
        <w:rPr>
          <w:i/>
          <w:iCs/>
          <w:sz w:val="20"/>
          <w:szCs w:val="20"/>
        </w:rPr>
        <w:t>Eur. Heart J.</w:t>
      </w:r>
      <w:r w:rsidR="00F26D09" w:rsidRPr="00852A7D">
        <w:rPr>
          <w:sz w:val="20"/>
          <w:szCs w:val="20"/>
        </w:rPr>
        <w:t xml:space="preserve"> </w:t>
      </w:r>
      <w:r w:rsidR="00F26D09" w:rsidRPr="00852A7D">
        <w:rPr>
          <w:b/>
          <w:bCs/>
          <w:sz w:val="20"/>
          <w:szCs w:val="20"/>
        </w:rPr>
        <w:t>32</w:t>
      </w:r>
      <w:r w:rsidR="00F26D09" w:rsidRPr="00852A7D">
        <w:rPr>
          <w:sz w:val="20"/>
          <w:szCs w:val="20"/>
        </w:rPr>
        <w:t>, 1484–1492 (2011).</w:t>
      </w:r>
    </w:p>
    <w:p w14:paraId="44D7AAB5" w14:textId="77777777" w:rsidR="00F26D09" w:rsidRPr="00852A7D" w:rsidRDefault="00F26D09" w:rsidP="00852A7D">
      <w:pPr>
        <w:pStyle w:val="Bibliography"/>
        <w:spacing w:line="240" w:lineRule="auto"/>
        <w:rPr>
          <w:sz w:val="20"/>
          <w:szCs w:val="20"/>
        </w:rPr>
      </w:pPr>
      <w:r w:rsidRPr="00852A7D">
        <w:rPr>
          <w:sz w:val="20"/>
          <w:szCs w:val="20"/>
        </w:rPr>
        <w:t>2.</w:t>
      </w:r>
      <w:r w:rsidRPr="00852A7D">
        <w:rPr>
          <w:sz w:val="20"/>
          <w:szCs w:val="20"/>
        </w:rPr>
        <w:tab/>
        <w:t xml:space="preserve">Gottlieb, D. J. </w:t>
      </w:r>
      <w:r w:rsidRPr="00852A7D">
        <w:rPr>
          <w:i/>
          <w:iCs/>
          <w:sz w:val="20"/>
          <w:szCs w:val="20"/>
        </w:rPr>
        <w:t>et al.</w:t>
      </w:r>
      <w:r w:rsidRPr="00852A7D">
        <w:rPr>
          <w:sz w:val="20"/>
          <w:szCs w:val="20"/>
        </w:rPr>
        <w:t xml:space="preserve"> Association of Sleep Time With Diabetes Mellitus and Impaired Glucose Tolerance. </w:t>
      </w:r>
      <w:r w:rsidRPr="00852A7D">
        <w:rPr>
          <w:i/>
          <w:iCs/>
          <w:sz w:val="20"/>
          <w:szCs w:val="20"/>
        </w:rPr>
        <w:t>Arch. Intern. Med.</w:t>
      </w:r>
      <w:r w:rsidRPr="00852A7D">
        <w:rPr>
          <w:sz w:val="20"/>
          <w:szCs w:val="20"/>
        </w:rPr>
        <w:t xml:space="preserve"> </w:t>
      </w:r>
      <w:r w:rsidRPr="00852A7D">
        <w:rPr>
          <w:b/>
          <w:bCs/>
          <w:sz w:val="20"/>
          <w:szCs w:val="20"/>
        </w:rPr>
        <w:t>165</w:t>
      </w:r>
      <w:r w:rsidRPr="00852A7D">
        <w:rPr>
          <w:sz w:val="20"/>
          <w:szCs w:val="20"/>
        </w:rPr>
        <w:t>, 863–867 (2005).</w:t>
      </w:r>
    </w:p>
    <w:p w14:paraId="20BCCCD4" w14:textId="77777777" w:rsidR="00F26D09" w:rsidRPr="00852A7D" w:rsidRDefault="00F26D09" w:rsidP="00852A7D">
      <w:pPr>
        <w:pStyle w:val="Bibliography"/>
        <w:spacing w:line="240" w:lineRule="auto"/>
        <w:rPr>
          <w:sz w:val="20"/>
          <w:szCs w:val="20"/>
        </w:rPr>
      </w:pPr>
      <w:r w:rsidRPr="00852A7D">
        <w:rPr>
          <w:sz w:val="20"/>
          <w:szCs w:val="20"/>
        </w:rPr>
        <w:t>3.</w:t>
      </w:r>
      <w:r w:rsidRPr="00852A7D">
        <w:rPr>
          <w:sz w:val="20"/>
          <w:szCs w:val="20"/>
        </w:rPr>
        <w:tab/>
        <w:t xml:space="preserve">Knutson, K. L. &amp; Van Cauter, E. Associations between sleep loss and increased risk of obesity and diabetes. </w:t>
      </w:r>
      <w:r w:rsidRPr="00852A7D">
        <w:rPr>
          <w:i/>
          <w:iCs/>
          <w:sz w:val="20"/>
          <w:szCs w:val="20"/>
        </w:rPr>
        <w:t>Ann. N. Y. Acad. Sci.</w:t>
      </w:r>
      <w:r w:rsidRPr="00852A7D">
        <w:rPr>
          <w:sz w:val="20"/>
          <w:szCs w:val="20"/>
        </w:rPr>
        <w:t xml:space="preserve"> </w:t>
      </w:r>
      <w:r w:rsidRPr="00852A7D">
        <w:rPr>
          <w:b/>
          <w:bCs/>
          <w:sz w:val="20"/>
          <w:szCs w:val="20"/>
        </w:rPr>
        <w:t>1129</w:t>
      </w:r>
      <w:r w:rsidRPr="00852A7D">
        <w:rPr>
          <w:sz w:val="20"/>
          <w:szCs w:val="20"/>
        </w:rPr>
        <w:t>, 287–304 (2008).</w:t>
      </w:r>
    </w:p>
    <w:p w14:paraId="060AAA26" w14:textId="77777777" w:rsidR="00F26D09" w:rsidRPr="00852A7D" w:rsidRDefault="00F26D09" w:rsidP="00852A7D">
      <w:pPr>
        <w:pStyle w:val="Bibliography"/>
        <w:spacing w:line="240" w:lineRule="auto"/>
        <w:rPr>
          <w:sz w:val="20"/>
          <w:szCs w:val="20"/>
        </w:rPr>
      </w:pPr>
      <w:r w:rsidRPr="00852A7D">
        <w:rPr>
          <w:sz w:val="20"/>
          <w:szCs w:val="20"/>
        </w:rPr>
        <w:t>4.</w:t>
      </w:r>
      <w:r w:rsidRPr="00852A7D">
        <w:rPr>
          <w:sz w:val="20"/>
          <w:szCs w:val="20"/>
        </w:rPr>
        <w:tab/>
        <w:t xml:space="preserve">Baglioni, C. </w:t>
      </w:r>
      <w:r w:rsidRPr="00852A7D">
        <w:rPr>
          <w:i/>
          <w:iCs/>
          <w:sz w:val="20"/>
          <w:szCs w:val="20"/>
        </w:rPr>
        <w:t>et al.</w:t>
      </w:r>
      <w:r w:rsidRPr="00852A7D">
        <w:rPr>
          <w:sz w:val="20"/>
          <w:szCs w:val="20"/>
        </w:rPr>
        <w:t xml:space="preserve"> Insomnia as a predictor of depression: a meta-analytic evaluation of longitudinal epidemiological studies. </w:t>
      </w:r>
      <w:r w:rsidRPr="00852A7D">
        <w:rPr>
          <w:i/>
          <w:iCs/>
          <w:sz w:val="20"/>
          <w:szCs w:val="20"/>
        </w:rPr>
        <w:t>J. Affect. Disord.</w:t>
      </w:r>
      <w:r w:rsidRPr="00852A7D">
        <w:rPr>
          <w:sz w:val="20"/>
          <w:szCs w:val="20"/>
        </w:rPr>
        <w:t xml:space="preserve"> </w:t>
      </w:r>
      <w:r w:rsidRPr="00852A7D">
        <w:rPr>
          <w:b/>
          <w:bCs/>
          <w:sz w:val="20"/>
          <w:szCs w:val="20"/>
        </w:rPr>
        <w:t>135</w:t>
      </w:r>
      <w:r w:rsidRPr="00852A7D">
        <w:rPr>
          <w:sz w:val="20"/>
          <w:szCs w:val="20"/>
        </w:rPr>
        <w:t>, 10–19 (2011).</w:t>
      </w:r>
    </w:p>
    <w:p w14:paraId="622E3211" w14:textId="77777777" w:rsidR="00F26D09" w:rsidRPr="00852A7D" w:rsidRDefault="00F26D09" w:rsidP="00852A7D">
      <w:pPr>
        <w:pStyle w:val="Bibliography"/>
        <w:spacing w:line="240" w:lineRule="auto"/>
        <w:rPr>
          <w:sz w:val="20"/>
          <w:szCs w:val="20"/>
        </w:rPr>
      </w:pPr>
      <w:r w:rsidRPr="00852A7D">
        <w:rPr>
          <w:sz w:val="20"/>
          <w:szCs w:val="20"/>
        </w:rPr>
        <w:t>5.</w:t>
      </w:r>
      <w:r w:rsidRPr="00852A7D">
        <w:rPr>
          <w:sz w:val="20"/>
          <w:szCs w:val="20"/>
        </w:rPr>
        <w:tab/>
        <w:t xml:space="preserve">Stickgold, R. A memory boost while you sleep. </w:t>
      </w:r>
      <w:r w:rsidRPr="00852A7D">
        <w:rPr>
          <w:i/>
          <w:iCs/>
          <w:sz w:val="20"/>
          <w:szCs w:val="20"/>
        </w:rPr>
        <w:t>Nature</w:t>
      </w:r>
      <w:r w:rsidRPr="00852A7D">
        <w:rPr>
          <w:sz w:val="20"/>
          <w:szCs w:val="20"/>
        </w:rPr>
        <w:t xml:space="preserve"> </w:t>
      </w:r>
      <w:r w:rsidRPr="00852A7D">
        <w:rPr>
          <w:b/>
          <w:bCs/>
          <w:sz w:val="20"/>
          <w:szCs w:val="20"/>
        </w:rPr>
        <w:t>444</w:t>
      </w:r>
      <w:r w:rsidRPr="00852A7D">
        <w:rPr>
          <w:sz w:val="20"/>
          <w:szCs w:val="20"/>
        </w:rPr>
        <w:t>, 559–560 (2006).</w:t>
      </w:r>
    </w:p>
    <w:p w14:paraId="2143B435" w14:textId="77777777" w:rsidR="00F26D09" w:rsidRPr="00852A7D" w:rsidRDefault="00F26D09" w:rsidP="00852A7D">
      <w:pPr>
        <w:pStyle w:val="Bibliography"/>
        <w:spacing w:line="240" w:lineRule="auto"/>
        <w:rPr>
          <w:sz w:val="20"/>
          <w:szCs w:val="20"/>
        </w:rPr>
      </w:pPr>
      <w:r w:rsidRPr="00852A7D">
        <w:rPr>
          <w:sz w:val="20"/>
          <w:szCs w:val="20"/>
        </w:rPr>
        <w:t>6.</w:t>
      </w:r>
      <w:r w:rsidRPr="00852A7D">
        <w:rPr>
          <w:sz w:val="20"/>
          <w:szCs w:val="20"/>
        </w:rPr>
        <w:tab/>
        <w:t xml:space="preserve">Xie, L. </w:t>
      </w:r>
      <w:r w:rsidRPr="00852A7D">
        <w:rPr>
          <w:i/>
          <w:iCs/>
          <w:sz w:val="20"/>
          <w:szCs w:val="20"/>
        </w:rPr>
        <w:t>et al.</w:t>
      </w:r>
      <w:r w:rsidRPr="00852A7D">
        <w:rPr>
          <w:sz w:val="20"/>
          <w:szCs w:val="20"/>
        </w:rPr>
        <w:t xml:space="preserve"> Sleep Drives Metabolite Clearance from the Adult Brain. </w:t>
      </w:r>
      <w:r w:rsidRPr="00852A7D">
        <w:rPr>
          <w:i/>
          <w:iCs/>
          <w:sz w:val="20"/>
          <w:szCs w:val="20"/>
        </w:rPr>
        <w:t>Science</w:t>
      </w:r>
      <w:r w:rsidRPr="00852A7D">
        <w:rPr>
          <w:sz w:val="20"/>
          <w:szCs w:val="20"/>
        </w:rPr>
        <w:t xml:space="preserve"> </w:t>
      </w:r>
      <w:r w:rsidRPr="00852A7D">
        <w:rPr>
          <w:b/>
          <w:bCs/>
          <w:sz w:val="20"/>
          <w:szCs w:val="20"/>
        </w:rPr>
        <w:t>342</w:t>
      </w:r>
      <w:r w:rsidRPr="00852A7D">
        <w:rPr>
          <w:sz w:val="20"/>
          <w:szCs w:val="20"/>
        </w:rPr>
        <w:t>, 373–377 (2013).</w:t>
      </w:r>
    </w:p>
    <w:p w14:paraId="3D651CA9" w14:textId="77777777" w:rsidR="00F26D09" w:rsidRPr="00852A7D" w:rsidRDefault="00F26D09" w:rsidP="00852A7D">
      <w:pPr>
        <w:pStyle w:val="Bibliography"/>
        <w:spacing w:line="240" w:lineRule="auto"/>
        <w:rPr>
          <w:sz w:val="20"/>
          <w:szCs w:val="20"/>
        </w:rPr>
      </w:pPr>
      <w:r w:rsidRPr="00852A7D">
        <w:rPr>
          <w:sz w:val="20"/>
          <w:szCs w:val="20"/>
        </w:rPr>
        <w:t>7.</w:t>
      </w:r>
      <w:r w:rsidRPr="00852A7D">
        <w:rPr>
          <w:sz w:val="20"/>
          <w:szCs w:val="20"/>
        </w:rPr>
        <w:tab/>
        <w:t xml:space="preserve">Alhola, P. &amp; Polo-Kantola, P. Sleep deprivation: Impact on cognitive performance. </w:t>
      </w:r>
      <w:r w:rsidRPr="00852A7D">
        <w:rPr>
          <w:i/>
          <w:iCs/>
          <w:sz w:val="20"/>
          <w:szCs w:val="20"/>
        </w:rPr>
        <w:t>Neuropsychiatr. Dis. Treat.</w:t>
      </w:r>
      <w:r w:rsidRPr="00852A7D">
        <w:rPr>
          <w:sz w:val="20"/>
          <w:szCs w:val="20"/>
        </w:rPr>
        <w:t xml:space="preserve"> </w:t>
      </w:r>
      <w:r w:rsidRPr="00852A7D">
        <w:rPr>
          <w:b/>
          <w:bCs/>
          <w:sz w:val="20"/>
          <w:szCs w:val="20"/>
        </w:rPr>
        <w:t>3</w:t>
      </w:r>
      <w:r w:rsidRPr="00852A7D">
        <w:rPr>
          <w:sz w:val="20"/>
          <w:szCs w:val="20"/>
        </w:rPr>
        <w:t>, 553–567 (2007).</w:t>
      </w:r>
    </w:p>
    <w:p w14:paraId="6B095D34" w14:textId="77777777" w:rsidR="00F26D09" w:rsidRPr="00852A7D" w:rsidRDefault="00F26D09" w:rsidP="00852A7D">
      <w:pPr>
        <w:pStyle w:val="Bibliography"/>
        <w:spacing w:line="240" w:lineRule="auto"/>
        <w:rPr>
          <w:sz w:val="20"/>
          <w:szCs w:val="20"/>
        </w:rPr>
      </w:pPr>
      <w:r w:rsidRPr="00852A7D">
        <w:rPr>
          <w:sz w:val="20"/>
          <w:szCs w:val="20"/>
        </w:rPr>
        <w:t>8.</w:t>
      </w:r>
      <w:r w:rsidRPr="00852A7D">
        <w:rPr>
          <w:sz w:val="20"/>
          <w:szCs w:val="20"/>
        </w:rPr>
        <w:tab/>
        <w:t xml:space="preserve">Lan, L., Tsuzuki, K., Liu, Y. F. &amp; Lian, Z. W. Thermal environment and sleep quality: A review. </w:t>
      </w:r>
      <w:r w:rsidRPr="00852A7D">
        <w:rPr>
          <w:i/>
          <w:iCs/>
          <w:sz w:val="20"/>
          <w:szCs w:val="20"/>
        </w:rPr>
        <w:t>Energy Build.</w:t>
      </w:r>
      <w:r w:rsidRPr="00852A7D">
        <w:rPr>
          <w:sz w:val="20"/>
          <w:szCs w:val="20"/>
        </w:rPr>
        <w:t xml:space="preserve"> </w:t>
      </w:r>
      <w:r w:rsidRPr="00852A7D">
        <w:rPr>
          <w:b/>
          <w:bCs/>
          <w:sz w:val="20"/>
          <w:szCs w:val="20"/>
        </w:rPr>
        <w:t>149</w:t>
      </w:r>
      <w:r w:rsidRPr="00852A7D">
        <w:rPr>
          <w:sz w:val="20"/>
          <w:szCs w:val="20"/>
        </w:rPr>
        <w:t>, 101–113 (2017).</w:t>
      </w:r>
    </w:p>
    <w:p w14:paraId="61497D9D" w14:textId="77777777" w:rsidR="00F26D09" w:rsidRPr="00852A7D" w:rsidRDefault="00F26D09" w:rsidP="00852A7D">
      <w:pPr>
        <w:pStyle w:val="Bibliography"/>
        <w:spacing w:line="240" w:lineRule="auto"/>
        <w:rPr>
          <w:sz w:val="20"/>
          <w:szCs w:val="20"/>
        </w:rPr>
      </w:pPr>
      <w:r w:rsidRPr="00852A7D">
        <w:rPr>
          <w:sz w:val="20"/>
          <w:szCs w:val="20"/>
        </w:rPr>
        <w:t>9.</w:t>
      </w:r>
      <w:r w:rsidRPr="00852A7D">
        <w:rPr>
          <w:sz w:val="20"/>
          <w:szCs w:val="20"/>
        </w:rPr>
        <w:tab/>
        <w:t xml:space="preserve">Xiong, J., Lan, L., Lian, Z. &amp; De dear, R. Associations of bedroom temperature and ventilation with sleep quality. </w:t>
      </w:r>
      <w:r w:rsidRPr="00852A7D">
        <w:rPr>
          <w:i/>
          <w:iCs/>
          <w:sz w:val="20"/>
          <w:szCs w:val="20"/>
        </w:rPr>
        <w:t>Sci. Technol. Built Environ.</w:t>
      </w:r>
      <w:r w:rsidRPr="00852A7D">
        <w:rPr>
          <w:sz w:val="20"/>
          <w:szCs w:val="20"/>
        </w:rPr>
        <w:t xml:space="preserve"> </w:t>
      </w:r>
      <w:r w:rsidRPr="00852A7D">
        <w:rPr>
          <w:b/>
          <w:bCs/>
          <w:sz w:val="20"/>
          <w:szCs w:val="20"/>
        </w:rPr>
        <w:t>26</w:t>
      </w:r>
      <w:r w:rsidRPr="00852A7D">
        <w:rPr>
          <w:sz w:val="20"/>
          <w:szCs w:val="20"/>
        </w:rPr>
        <w:t>, 1274–1284 (2020).</w:t>
      </w:r>
    </w:p>
    <w:p w14:paraId="5B64D543" w14:textId="77777777" w:rsidR="00F26D09" w:rsidRPr="00852A7D" w:rsidRDefault="00F26D09" w:rsidP="00852A7D">
      <w:pPr>
        <w:pStyle w:val="Bibliography"/>
        <w:spacing w:line="240" w:lineRule="auto"/>
        <w:rPr>
          <w:sz w:val="20"/>
          <w:szCs w:val="20"/>
        </w:rPr>
      </w:pPr>
      <w:r w:rsidRPr="00852A7D">
        <w:rPr>
          <w:sz w:val="20"/>
          <w:szCs w:val="20"/>
        </w:rPr>
        <w:t>10.</w:t>
      </w:r>
      <w:r w:rsidRPr="00852A7D">
        <w:rPr>
          <w:sz w:val="20"/>
          <w:szCs w:val="20"/>
        </w:rPr>
        <w:tab/>
        <w:t xml:space="preserve">Okamoto-Mizuno, K., Mizuno, K., Michie, S., Maeda, A. &amp; Iizuka, S. Effects of thermal environment on sleep and circadian rhythm. </w:t>
      </w:r>
      <w:r w:rsidRPr="00852A7D">
        <w:rPr>
          <w:i/>
          <w:iCs/>
          <w:sz w:val="20"/>
          <w:szCs w:val="20"/>
        </w:rPr>
        <w:t>J. Physiol. Anthropol.</w:t>
      </w:r>
      <w:r w:rsidRPr="00852A7D">
        <w:rPr>
          <w:sz w:val="20"/>
          <w:szCs w:val="20"/>
        </w:rPr>
        <w:t xml:space="preserve"> </w:t>
      </w:r>
      <w:r w:rsidRPr="00852A7D">
        <w:rPr>
          <w:b/>
          <w:bCs/>
          <w:sz w:val="20"/>
          <w:szCs w:val="20"/>
        </w:rPr>
        <w:t>31</w:t>
      </w:r>
      <w:r w:rsidRPr="00852A7D">
        <w:rPr>
          <w:sz w:val="20"/>
          <w:szCs w:val="20"/>
        </w:rPr>
        <w:t>, 14 (2012).</w:t>
      </w:r>
    </w:p>
    <w:p w14:paraId="46565464" w14:textId="77777777" w:rsidR="00F26D09" w:rsidRPr="00852A7D" w:rsidRDefault="00F26D09" w:rsidP="00852A7D">
      <w:pPr>
        <w:pStyle w:val="Bibliography"/>
        <w:spacing w:line="240" w:lineRule="auto"/>
        <w:rPr>
          <w:sz w:val="20"/>
          <w:szCs w:val="20"/>
        </w:rPr>
      </w:pPr>
      <w:r w:rsidRPr="00852A7D">
        <w:rPr>
          <w:sz w:val="20"/>
          <w:szCs w:val="20"/>
        </w:rPr>
        <w:t>11.</w:t>
      </w:r>
      <w:r w:rsidRPr="00852A7D">
        <w:rPr>
          <w:sz w:val="20"/>
          <w:szCs w:val="20"/>
        </w:rPr>
        <w:tab/>
        <w:t xml:space="preserve">Okamoto-Mizuno, K. Effects of Humid Heat Exposure on Human Sleep Stages and Body Temperature. </w:t>
      </w:r>
      <w:r w:rsidRPr="00852A7D">
        <w:rPr>
          <w:i/>
          <w:iCs/>
          <w:sz w:val="20"/>
          <w:szCs w:val="20"/>
        </w:rPr>
        <w:t>Sleep</w:t>
      </w:r>
      <w:r w:rsidRPr="00852A7D">
        <w:rPr>
          <w:sz w:val="20"/>
          <w:szCs w:val="20"/>
        </w:rPr>
        <w:t xml:space="preserve"> </w:t>
      </w:r>
      <w:r w:rsidRPr="00852A7D">
        <w:rPr>
          <w:b/>
          <w:bCs/>
          <w:sz w:val="20"/>
          <w:szCs w:val="20"/>
        </w:rPr>
        <w:t>22</w:t>
      </w:r>
      <w:r w:rsidRPr="00852A7D">
        <w:rPr>
          <w:sz w:val="20"/>
          <w:szCs w:val="20"/>
        </w:rPr>
        <w:t>, 767–773 (1999).</w:t>
      </w:r>
    </w:p>
    <w:p w14:paraId="78F04D20" w14:textId="77777777" w:rsidR="00F26D09" w:rsidRPr="00852A7D" w:rsidRDefault="00F26D09" w:rsidP="00852A7D">
      <w:pPr>
        <w:pStyle w:val="Bibliography"/>
        <w:spacing w:line="240" w:lineRule="auto"/>
        <w:rPr>
          <w:sz w:val="20"/>
          <w:szCs w:val="20"/>
        </w:rPr>
      </w:pPr>
      <w:r w:rsidRPr="00852A7D">
        <w:rPr>
          <w:sz w:val="20"/>
          <w:szCs w:val="20"/>
        </w:rPr>
        <w:t>12.</w:t>
      </w:r>
      <w:r w:rsidRPr="00852A7D">
        <w:rPr>
          <w:sz w:val="20"/>
          <w:szCs w:val="20"/>
        </w:rPr>
        <w:tab/>
        <w:t xml:space="preserve">Okamoto-Mizuno, K., Tsuzuki, K., Mizuno, K. &amp; Ohshiro, Y. Effects of low ambient temperature on heart rate variability during sleep in humans. </w:t>
      </w:r>
      <w:r w:rsidRPr="00852A7D">
        <w:rPr>
          <w:i/>
          <w:iCs/>
          <w:sz w:val="20"/>
          <w:szCs w:val="20"/>
        </w:rPr>
        <w:t>Eur. J. Appl. Physiol.</w:t>
      </w:r>
      <w:r w:rsidRPr="00852A7D">
        <w:rPr>
          <w:sz w:val="20"/>
          <w:szCs w:val="20"/>
        </w:rPr>
        <w:t xml:space="preserve"> </w:t>
      </w:r>
      <w:r w:rsidRPr="00852A7D">
        <w:rPr>
          <w:b/>
          <w:bCs/>
          <w:sz w:val="20"/>
          <w:szCs w:val="20"/>
        </w:rPr>
        <w:t>105</w:t>
      </w:r>
      <w:r w:rsidRPr="00852A7D">
        <w:rPr>
          <w:sz w:val="20"/>
          <w:szCs w:val="20"/>
        </w:rPr>
        <w:t>, 191 (2008).</w:t>
      </w:r>
    </w:p>
    <w:p w14:paraId="35CBCBCC" w14:textId="77777777" w:rsidR="00F26D09" w:rsidRPr="00852A7D" w:rsidRDefault="00F26D09" w:rsidP="00852A7D">
      <w:pPr>
        <w:pStyle w:val="Bibliography"/>
        <w:spacing w:line="240" w:lineRule="auto"/>
        <w:rPr>
          <w:sz w:val="20"/>
          <w:szCs w:val="20"/>
        </w:rPr>
      </w:pPr>
      <w:r w:rsidRPr="00852A7D">
        <w:rPr>
          <w:sz w:val="20"/>
          <w:szCs w:val="20"/>
        </w:rPr>
        <w:t>13.</w:t>
      </w:r>
      <w:r w:rsidRPr="00852A7D">
        <w:rPr>
          <w:sz w:val="20"/>
          <w:szCs w:val="20"/>
        </w:rPr>
        <w:tab/>
        <w:t xml:space="preserve">Willich, S. N. </w:t>
      </w:r>
      <w:r w:rsidRPr="00852A7D">
        <w:rPr>
          <w:i/>
          <w:iCs/>
          <w:sz w:val="20"/>
          <w:szCs w:val="20"/>
        </w:rPr>
        <w:t>et al.</w:t>
      </w:r>
      <w:r w:rsidRPr="00852A7D">
        <w:rPr>
          <w:sz w:val="20"/>
          <w:szCs w:val="20"/>
        </w:rPr>
        <w:t xml:space="preserve"> Increased morning incidence of myocardial infarction in the ISAM Study: absence with prior beta-adrenergic blockade. ISAM Study Group. </w:t>
      </w:r>
      <w:r w:rsidRPr="00852A7D">
        <w:rPr>
          <w:i/>
          <w:iCs/>
          <w:sz w:val="20"/>
          <w:szCs w:val="20"/>
        </w:rPr>
        <w:t>Circulation</w:t>
      </w:r>
      <w:r w:rsidRPr="00852A7D">
        <w:rPr>
          <w:sz w:val="20"/>
          <w:szCs w:val="20"/>
        </w:rPr>
        <w:t xml:space="preserve"> </w:t>
      </w:r>
      <w:r w:rsidRPr="00852A7D">
        <w:rPr>
          <w:b/>
          <w:bCs/>
          <w:sz w:val="20"/>
          <w:szCs w:val="20"/>
        </w:rPr>
        <w:t>80</w:t>
      </w:r>
      <w:r w:rsidRPr="00852A7D">
        <w:rPr>
          <w:sz w:val="20"/>
          <w:szCs w:val="20"/>
        </w:rPr>
        <w:t>, 853–858 (1989).</w:t>
      </w:r>
    </w:p>
    <w:p w14:paraId="66561EA8" w14:textId="77777777" w:rsidR="00F26D09" w:rsidRPr="00852A7D" w:rsidRDefault="00F26D09" w:rsidP="00852A7D">
      <w:pPr>
        <w:pStyle w:val="Bibliography"/>
        <w:spacing w:line="240" w:lineRule="auto"/>
        <w:rPr>
          <w:sz w:val="20"/>
          <w:szCs w:val="20"/>
        </w:rPr>
      </w:pPr>
      <w:r w:rsidRPr="00852A7D">
        <w:rPr>
          <w:sz w:val="20"/>
          <w:szCs w:val="20"/>
        </w:rPr>
        <w:t>14.</w:t>
      </w:r>
      <w:r w:rsidRPr="00852A7D">
        <w:rPr>
          <w:sz w:val="20"/>
          <w:szCs w:val="20"/>
        </w:rPr>
        <w:tab/>
        <w:t xml:space="preserve">Sheth, T., Nair, C., Muller, J. &amp; Yusuf, S. Increased winter mortality from acute myocardial infarction and stroke: the effect of age. </w:t>
      </w:r>
      <w:r w:rsidRPr="00852A7D">
        <w:rPr>
          <w:i/>
          <w:iCs/>
          <w:sz w:val="20"/>
          <w:szCs w:val="20"/>
        </w:rPr>
        <w:t>J. Am. Coll. Cardiol.</w:t>
      </w:r>
      <w:r w:rsidRPr="00852A7D">
        <w:rPr>
          <w:sz w:val="20"/>
          <w:szCs w:val="20"/>
        </w:rPr>
        <w:t xml:space="preserve"> </w:t>
      </w:r>
      <w:r w:rsidRPr="00852A7D">
        <w:rPr>
          <w:b/>
          <w:bCs/>
          <w:sz w:val="20"/>
          <w:szCs w:val="20"/>
        </w:rPr>
        <w:t>33</w:t>
      </w:r>
      <w:r w:rsidRPr="00852A7D">
        <w:rPr>
          <w:sz w:val="20"/>
          <w:szCs w:val="20"/>
        </w:rPr>
        <w:t>, 1916–1919 (1999).</w:t>
      </w:r>
    </w:p>
    <w:p w14:paraId="10E31329" w14:textId="77777777" w:rsidR="00F26D09" w:rsidRPr="00852A7D" w:rsidRDefault="00F26D09" w:rsidP="00852A7D">
      <w:pPr>
        <w:pStyle w:val="Bibliography"/>
        <w:spacing w:line="240" w:lineRule="auto"/>
        <w:rPr>
          <w:sz w:val="20"/>
          <w:szCs w:val="20"/>
        </w:rPr>
      </w:pPr>
      <w:r w:rsidRPr="00852A7D">
        <w:rPr>
          <w:sz w:val="20"/>
          <w:szCs w:val="20"/>
        </w:rPr>
        <w:t>15.</w:t>
      </w:r>
      <w:r w:rsidRPr="00852A7D">
        <w:rPr>
          <w:sz w:val="20"/>
          <w:szCs w:val="20"/>
        </w:rPr>
        <w:tab/>
        <w:t xml:space="preserve">Nicol, F. </w:t>
      </w:r>
      <w:r w:rsidRPr="00852A7D">
        <w:rPr>
          <w:i/>
          <w:iCs/>
          <w:sz w:val="20"/>
          <w:szCs w:val="20"/>
        </w:rPr>
        <w:t>The Limits of Thermal Comfort: Avoiding Overheating in European Buildings: CIBSE TM52, 2013</w:t>
      </w:r>
      <w:r w:rsidRPr="00852A7D">
        <w:rPr>
          <w:sz w:val="20"/>
          <w:szCs w:val="20"/>
        </w:rPr>
        <w:t>. (CIBSE, 2013).</w:t>
      </w:r>
    </w:p>
    <w:p w14:paraId="7262D698" w14:textId="77777777" w:rsidR="00F26D09" w:rsidRPr="00852A7D" w:rsidRDefault="00F26D09" w:rsidP="00852A7D">
      <w:pPr>
        <w:pStyle w:val="Bibliography"/>
        <w:spacing w:line="240" w:lineRule="auto"/>
        <w:rPr>
          <w:sz w:val="20"/>
          <w:szCs w:val="20"/>
        </w:rPr>
      </w:pPr>
      <w:r w:rsidRPr="00852A7D">
        <w:rPr>
          <w:sz w:val="20"/>
          <w:szCs w:val="20"/>
        </w:rPr>
        <w:t>16.</w:t>
      </w:r>
      <w:r w:rsidRPr="00852A7D">
        <w:rPr>
          <w:sz w:val="20"/>
          <w:szCs w:val="20"/>
        </w:rPr>
        <w:tab/>
        <w:t xml:space="preserve">Nicol, F. Temperature and sleep. </w:t>
      </w:r>
      <w:r w:rsidRPr="00852A7D">
        <w:rPr>
          <w:i/>
          <w:iCs/>
          <w:sz w:val="20"/>
          <w:szCs w:val="20"/>
        </w:rPr>
        <w:t>Energy Build.</w:t>
      </w:r>
      <w:r w:rsidRPr="00852A7D">
        <w:rPr>
          <w:sz w:val="20"/>
          <w:szCs w:val="20"/>
        </w:rPr>
        <w:t xml:space="preserve"> </w:t>
      </w:r>
      <w:r w:rsidRPr="00852A7D">
        <w:rPr>
          <w:b/>
          <w:bCs/>
          <w:sz w:val="20"/>
          <w:szCs w:val="20"/>
        </w:rPr>
        <w:t>204</w:t>
      </w:r>
      <w:r w:rsidRPr="00852A7D">
        <w:rPr>
          <w:sz w:val="20"/>
          <w:szCs w:val="20"/>
        </w:rPr>
        <w:t>, 109516 (2019).</w:t>
      </w:r>
    </w:p>
    <w:p w14:paraId="54CF8917" w14:textId="77777777" w:rsidR="00F26D09" w:rsidRPr="00852A7D" w:rsidRDefault="00F26D09" w:rsidP="00852A7D">
      <w:pPr>
        <w:pStyle w:val="Bibliography"/>
        <w:spacing w:line="240" w:lineRule="auto"/>
        <w:rPr>
          <w:sz w:val="20"/>
          <w:szCs w:val="20"/>
        </w:rPr>
      </w:pPr>
      <w:r w:rsidRPr="00852A7D">
        <w:rPr>
          <w:sz w:val="20"/>
          <w:szCs w:val="20"/>
        </w:rPr>
        <w:t>17.</w:t>
      </w:r>
      <w:r w:rsidRPr="00852A7D">
        <w:rPr>
          <w:sz w:val="20"/>
          <w:szCs w:val="20"/>
        </w:rPr>
        <w:tab/>
        <w:t xml:space="preserve">Lomas, K. J. </w:t>
      </w:r>
      <w:r w:rsidRPr="00852A7D">
        <w:rPr>
          <w:i/>
          <w:iCs/>
          <w:sz w:val="20"/>
          <w:szCs w:val="20"/>
        </w:rPr>
        <w:t>et al.</w:t>
      </w:r>
      <w:r w:rsidRPr="00852A7D">
        <w:rPr>
          <w:sz w:val="20"/>
          <w:szCs w:val="20"/>
        </w:rPr>
        <w:t xml:space="preserve"> Dwelling and household characteristics’ influence on reported and measured summertime overheating: A glimpse of a mild climate in the 2050’s. </w:t>
      </w:r>
      <w:r w:rsidRPr="00852A7D">
        <w:rPr>
          <w:i/>
          <w:iCs/>
          <w:sz w:val="20"/>
          <w:szCs w:val="20"/>
        </w:rPr>
        <w:t>Build. Environ.</w:t>
      </w:r>
      <w:r w:rsidRPr="00852A7D">
        <w:rPr>
          <w:sz w:val="20"/>
          <w:szCs w:val="20"/>
        </w:rPr>
        <w:t xml:space="preserve"> </w:t>
      </w:r>
      <w:r w:rsidRPr="00852A7D">
        <w:rPr>
          <w:b/>
          <w:bCs/>
          <w:sz w:val="20"/>
          <w:szCs w:val="20"/>
        </w:rPr>
        <w:t>201</w:t>
      </w:r>
      <w:r w:rsidRPr="00852A7D">
        <w:rPr>
          <w:sz w:val="20"/>
          <w:szCs w:val="20"/>
        </w:rPr>
        <w:t>, 107986 (2021).</w:t>
      </w:r>
    </w:p>
    <w:p w14:paraId="38CB2B92" w14:textId="77777777" w:rsidR="00F26D09" w:rsidRPr="00852A7D" w:rsidRDefault="00F26D09" w:rsidP="00852A7D">
      <w:pPr>
        <w:pStyle w:val="Bibliography"/>
        <w:spacing w:line="240" w:lineRule="auto"/>
        <w:rPr>
          <w:sz w:val="20"/>
          <w:szCs w:val="20"/>
        </w:rPr>
      </w:pPr>
      <w:r w:rsidRPr="00852A7D">
        <w:rPr>
          <w:sz w:val="20"/>
          <w:szCs w:val="20"/>
        </w:rPr>
        <w:t>18.</w:t>
      </w:r>
      <w:r w:rsidRPr="00852A7D">
        <w:rPr>
          <w:sz w:val="20"/>
          <w:szCs w:val="20"/>
        </w:rPr>
        <w:tab/>
        <w:t xml:space="preserve">Lomas, K. J. &amp; Li, M. An overheating criterion for bedrooms in temperate climates: Derivation and application. </w:t>
      </w:r>
      <w:r w:rsidRPr="00852A7D">
        <w:rPr>
          <w:i/>
          <w:iCs/>
          <w:sz w:val="20"/>
          <w:szCs w:val="20"/>
        </w:rPr>
        <w:t>Build. Serv. Eng. Res. Technol.</w:t>
      </w:r>
      <w:r w:rsidRPr="00852A7D">
        <w:rPr>
          <w:sz w:val="20"/>
          <w:szCs w:val="20"/>
        </w:rPr>
        <w:t xml:space="preserve"> </w:t>
      </w:r>
      <w:r w:rsidRPr="00852A7D">
        <w:rPr>
          <w:b/>
          <w:bCs/>
          <w:sz w:val="20"/>
          <w:szCs w:val="20"/>
        </w:rPr>
        <w:t>44</w:t>
      </w:r>
      <w:r w:rsidRPr="00852A7D">
        <w:rPr>
          <w:sz w:val="20"/>
          <w:szCs w:val="20"/>
        </w:rPr>
        <w:t>, 485–517 (2023).</w:t>
      </w:r>
    </w:p>
    <w:p w14:paraId="65534F50" w14:textId="77777777" w:rsidR="00F26D09" w:rsidRPr="00852A7D" w:rsidRDefault="00F26D09" w:rsidP="00852A7D">
      <w:pPr>
        <w:pStyle w:val="Bibliography"/>
        <w:spacing w:line="240" w:lineRule="auto"/>
        <w:rPr>
          <w:sz w:val="20"/>
          <w:szCs w:val="20"/>
        </w:rPr>
      </w:pPr>
      <w:r w:rsidRPr="00852A7D">
        <w:rPr>
          <w:sz w:val="20"/>
          <w:szCs w:val="20"/>
        </w:rPr>
        <w:t>19.</w:t>
      </w:r>
      <w:r w:rsidRPr="00852A7D">
        <w:rPr>
          <w:sz w:val="20"/>
          <w:szCs w:val="20"/>
        </w:rPr>
        <w:tab/>
        <w:t xml:space="preserve">WHO Regional office for Europe. </w:t>
      </w:r>
      <w:r w:rsidRPr="00852A7D">
        <w:rPr>
          <w:i/>
          <w:iCs/>
          <w:sz w:val="20"/>
          <w:szCs w:val="20"/>
        </w:rPr>
        <w:t>Public Health Advice on preventing health effects of heat: New and updated information for different audiences</w:t>
      </w:r>
      <w:r w:rsidRPr="00852A7D">
        <w:rPr>
          <w:sz w:val="20"/>
          <w:szCs w:val="20"/>
        </w:rPr>
        <w:t>. https://www.who.int/publications-detail-redirect/WHO-EURO-2011-2510-42266-58691 (2011).</w:t>
      </w:r>
    </w:p>
    <w:p w14:paraId="481690A5" w14:textId="77777777" w:rsidR="00F26D09" w:rsidRPr="00852A7D" w:rsidRDefault="00F26D09" w:rsidP="00852A7D">
      <w:pPr>
        <w:pStyle w:val="Bibliography"/>
        <w:spacing w:line="240" w:lineRule="auto"/>
        <w:rPr>
          <w:sz w:val="20"/>
          <w:szCs w:val="20"/>
        </w:rPr>
      </w:pPr>
      <w:r w:rsidRPr="00852A7D">
        <w:rPr>
          <w:sz w:val="20"/>
          <w:szCs w:val="20"/>
        </w:rPr>
        <w:t>20.</w:t>
      </w:r>
      <w:r w:rsidRPr="00852A7D">
        <w:rPr>
          <w:sz w:val="20"/>
          <w:szCs w:val="20"/>
        </w:rPr>
        <w:tab/>
        <w:t xml:space="preserve">CDC. Keep Your Cool in Hot Weather! </w:t>
      </w:r>
      <w:r w:rsidRPr="00852A7D">
        <w:rPr>
          <w:i/>
          <w:iCs/>
          <w:sz w:val="20"/>
          <w:szCs w:val="20"/>
        </w:rPr>
        <w:t>Centers for Disease Control and Prevention</w:t>
      </w:r>
      <w:r w:rsidRPr="00852A7D">
        <w:rPr>
          <w:sz w:val="20"/>
          <w:szCs w:val="20"/>
        </w:rPr>
        <w:t xml:space="preserve"> https://www.cdc.gov/nceh/features/extremeheat/index.html (2022).</w:t>
      </w:r>
    </w:p>
    <w:p w14:paraId="24B7E8F4" w14:textId="77777777" w:rsidR="00F26D09" w:rsidRPr="00852A7D" w:rsidRDefault="00F26D09" w:rsidP="00852A7D">
      <w:pPr>
        <w:pStyle w:val="Bibliography"/>
        <w:spacing w:line="240" w:lineRule="auto"/>
        <w:rPr>
          <w:sz w:val="20"/>
          <w:szCs w:val="20"/>
        </w:rPr>
      </w:pPr>
      <w:r w:rsidRPr="00852A7D">
        <w:rPr>
          <w:sz w:val="20"/>
          <w:szCs w:val="20"/>
        </w:rPr>
        <w:t>21.</w:t>
      </w:r>
      <w:r w:rsidRPr="00852A7D">
        <w:rPr>
          <w:sz w:val="20"/>
          <w:szCs w:val="20"/>
        </w:rPr>
        <w:tab/>
        <w:t xml:space="preserve">NHS. Heatwave: how to cope in hot weather. </w:t>
      </w:r>
      <w:r w:rsidRPr="00852A7D">
        <w:rPr>
          <w:i/>
          <w:iCs/>
          <w:sz w:val="20"/>
          <w:szCs w:val="20"/>
        </w:rPr>
        <w:t>nhs.uk</w:t>
      </w:r>
      <w:r w:rsidRPr="00852A7D">
        <w:rPr>
          <w:sz w:val="20"/>
          <w:szCs w:val="20"/>
        </w:rPr>
        <w:t xml:space="preserve"> https://www.nhs.uk/live-well/seasonal-health/heatwave-how-to-cope-in-hot-weather/ (2022).</w:t>
      </w:r>
    </w:p>
    <w:p w14:paraId="3E709868" w14:textId="77777777" w:rsidR="00F26D09" w:rsidRPr="00852A7D" w:rsidRDefault="00F26D09" w:rsidP="00852A7D">
      <w:pPr>
        <w:pStyle w:val="Bibliography"/>
        <w:spacing w:line="240" w:lineRule="auto"/>
        <w:rPr>
          <w:sz w:val="20"/>
          <w:szCs w:val="20"/>
        </w:rPr>
      </w:pPr>
      <w:r w:rsidRPr="00852A7D">
        <w:rPr>
          <w:sz w:val="20"/>
          <w:szCs w:val="20"/>
        </w:rPr>
        <w:t>22.</w:t>
      </w:r>
      <w:r w:rsidRPr="00852A7D">
        <w:rPr>
          <w:sz w:val="20"/>
          <w:szCs w:val="20"/>
        </w:rPr>
        <w:tab/>
        <w:t>Government of Canada, H. Extreme heat events: How to protect yourself from the health effects of extreme heat. https://www.canada.ca/en/health-canada/services/climate-change-health/extreme-heat/how-protect-yourself.html (2022).</w:t>
      </w:r>
    </w:p>
    <w:p w14:paraId="0093975D" w14:textId="77777777" w:rsidR="00F26D09" w:rsidRPr="00852A7D" w:rsidRDefault="00F26D09" w:rsidP="00852A7D">
      <w:pPr>
        <w:pStyle w:val="Bibliography"/>
        <w:spacing w:line="240" w:lineRule="auto"/>
        <w:rPr>
          <w:sz w:val="20"/>
          <w:szCs w:val="20"/>
        </w:rPr>
      </w:pPr>
      <w:r w:rsidRPr="00852A7D">
        <w:rPr>
          <w:sz w:val="20"/>
          <w:szCs w:val="20"/>
        </w:rPr>
        <w:t>23.</w:t>
      </w:r>
      <w:r w:rsidRPr="00852A7D">
        <w:rPr>
          <w:sz w:val="20"/>
          <w:szCs w:val="20"/>
        </w:rPr>
        <w:tab/>
        <w:t xml:space="preserve">U.S. CDC. When the Power Goes Out. </w:t>
      </w:r>
      <w:r w:rsidRPr="00852A7D">
        <w:rPr>
          <w:i/>
          <w:iCs/>
          <w:sz w:val="20"/>
          <w:szCs w:val="20"/>
        </w:rPr>
        <w:t>Centers for Disease Control and Prevention (CDC) | Natural Disasters and Severe Weather</w:t>
      </w:r>
      <w:r w:rsidRPr="00852A7D">
        <w:rPr>
          <w:sz w:val="20"/>
          <w:szCs w:val="20"/>
        </w:rPr>
        <w:t xml:space="preserve"> https://www.cdc.gov/disasters/poweroutage/needtoknow.html (2021).</w:t>
      </w:r>
    </w:p>
    <w:p w14:paraId="39228C7F" w14:textId="77777777" w:rsidR="00F26D09" w:rsidRPr="00852A7D" w:rsidRDefault="00F26D09" w:rsidP="00852A7D">
      <w:pPr>
        <w:pStyle w:val="Bibliography"/>
        <w:spacing w:line="240" w:lineRule="auto"/>
        <w:rPr>
          <w:sz w:val="20"/>
          <w:szCs w:val="20"/>
        </w:rPr>
      </w:pPr>
      <w:r w:rsidRPr="00852A7D">
        <w:rPr>
          <w:sz w:val="20"/>
          <w:szCs w:val="20"/>
        </w:rPr>
        <w:t>24.</w:t>
      </w:r>
      <w:r w:rsidRPr="00852A7D">
        <w:rPr>
          <w:sz w:val="20"/>
          <w:szCs w:val="20"/>
        </w:rPr>
        <w:tab/>
        <w:t xml:space="preserve">MI State Police. Winter Power Outage Tips. </w:t>
      </w:r>
      <w:r w:rsidRPr="00852A7D">
        <w:rPr>
          <w:i/>
          <w:iCs/>
          <w:sz w:val="20"/>
          <w:szCs w:val="20"/>
        </w:rPr>
        <w:t>MIReady</w:t>
      </w:r>
      <w:r w:rsidRPr="00852A7D">
        <w:rPr>
          <w:sz w:val="20"/>
          <w:szCs w:val="20"/>
        </w:rPr>
        <w:t xml:space="preserve"> https://www.michigan.gov/miready/be-informed/winter-prep/winter-power-outage-tips.</w:t>
      </w:r>
    </w:p>
    <w:p w14:paraId="7D74C970" w14:textId="77777777" w:rsidR="00F26D09" w:rsidRPr="00852A7D" w:rsidRDefault="00F26D09" w:rsidP="00852A7D">
      <w:pPr>
        <w:pStyle w:val="Bibliography"/>
        <w:spacing w:line="240" w:lineRule="auto"/>
        <w:rPr>
          <w:sz w:val="20"/>
          <w:szCs w:val="20"/>
        </w:rPr>
      </w:pPr>
      <w:r w:rsidRPr="00852A7D">
        <w:rPr>
          <w:sz w:val="20"/>
          <w:szCs w:val="20"/>
        </w:rPr>
        <w:t>25.</w:t>
      </w:r>
      <w:r w:rsidRPr="00852A7D">
        <w:rPr>
          <w:sz w:val="20"/>
          <w:szCs w:val="20"/>
        </w:rPr>
        <w:tab/>
        <w:t xml:space="preserve">Barreca, A., Clay, K., Deschenes, O., Greenstone, M. &amp; Shapiro, J. S. Adapting to Climate Change: The Remarkable Decline in the US Temperature-Mortality Relationship over the Twentieth Century. </w:t>
      </w:r>
      <w:r w:rsidRPr="00852A7D">
        <w:rPr>
          <w:i/>
          <w:iCs/>
          <w:sz w:val="20"/>
          <w:szCs w:val="20"/>
        </w:rPr>
        <w:t>J. Polit. Econ.</w:t>
      </w:r>
      <w:r w:rsidRPr="00852A7D">
        <w:rPr>
          <w:sz w:val="20"/>
          <w:szCs w:val="20"/>
        </w:rPr>
        <w:t xml:space="preserve"> </w:t>
      </w:r>
      <w:r w:rsidRPr="00852A7D">
        <w:rPr>
          <w:b/>
          <w:bCs/>
          <w:sz w:val="20"/>
          <w:szCs w:val="20"/>
        </w:rPr>
        <w:t>124</w:t>
      </w:r>
      <w:r w:rsidRPr="00852A7D">
        <w:rPr>
          <w:sz w:val="20"/>
          <w:szCs w:val="20"/>
        </w:rPr>
        <w:t>, 105–159 (2016).</w:t>
      </w:r>
    </w:p>
    <w:p w14:paraId="0460C92C" w14:textId="77777777" w:rsidR="00F26D09" w:rsidRPr="00852A7D" w:rsidRDefault="00F26D09" w:rsidP="00852A7D">
      <w:pPr>
        <w:pStyle w:val="Bibliography"/>
        <w:spacing w:line="240" w:lineRule="auto"/>
        <w:rPr>
          <w:sz w:val="20"/>
          <w:szCs w:val="20"/>
        </w:rPr>
      </w:pPr>
      <w:r w:rsidRPr="00852A7D">
        <w:rPr>
          <w:sz w:val="20"/>
          <w:szCs w:val="20"/>
        </w:rPr>
        <w:t>26.</w:t>
      </w:r>
      <w:r w:rsidRPr="00852A7D">
        <w:rPr>
          <w:sz w:val="20"/>
          <w:szCs w:val="20"/>
        </w:rPr>
        <w:tab/>
        <w:t>EIA. 2020 RECS Survey Data. https://www.eia.gov/consumption/residential/data/2020/ (2022).</w:t>
      </w:r>
    </w:p>
    <w:p w14:paraId="10125DA7" w14:textId="77777777" w:rsidR="00F26D09" w:rsidRPr="00852A7D" w:rsidRDefault="00F26D09" w:rsidP="00852A7D">
      <w:pPr>
        <w:pStyle w:val="Bibliography"/>
        <w:spacing w:line="240" w:lineRule="auto"/>
        <w:rPr>
          <w:sz w:val="20"/>
          <w:szCs w:val="20"/>
        </w:rPr>
      </w:pPr>
      <w:r w:rsidRPr="00852A7D">
        <w:rPr>
          <w:sz w:val="20"/>
          <w:szCs w:val="20"/>
        </w:rPr>
        <w:t>27.</w:t>
      </w:r>
      <w:r w:rsidRPr="00852A7D">
        <w:rPr>
          <w:sz w:val="20"/>
          <w:szCs w:val="20"/>
        </w:rPr>
        <w:tab/>
        <w:t xml:space="preserve">EIA. </w:t>
      </w:r>
      <w:r w:rsidRPr="00852A7D">
        <w:rPr>
          <w:i/>
          <w:iCs/>
          <w:sz w:val="20"/>
          <w:szCs w:val="20"/>
        </w:rPr>
        <w:t>Residential Energy Consumption Survey (RECS): 2015 Household Characteristics Technical Documentation Summary</w:t>
      </w:r>
      <w:r w:rsidRPr="00852A7D">
        <w:rPr>
          <w:sz w:val="20"/>
          <w:szCs w:val="20"/>
        </w:rPr>
        <w:t>. 22 (2018).</w:t>
      </w:r>
    </w:p>
    <w:p w14:paraId="2B9F79C7" w14:textId="77777777" w:rsidR="00F26D09" w:rsidRPr="00852A7D" w:rsidRDefault="00F26D09" w:rsidP="00852A7D">
      <w:pPr>
        <w:pStyle w:val="Bibliography"/>
        <w:spacing w:line="240" w:lineRule="auto"/>
        <w:rPr>
          <w:sz w:val="20"/>
          <w:szCs w:val="20"/>
        </w:rPr>
      </w:pPr>
      <w:r w:rsidRPr="00852A7D">
        <w:rPr>
          <w:sz w:val="20"/>
          <w:szCs w:val="20"/>
        </w:rPr>
        <w:lastRenderedPageBreak/>
        <w:t>28.</w:t>
      </w:r>
      <w:r w:rsidRPr="00852A7D">
        <w:rPr>
          <w:sz w:val="20"/>
          <w:szCs w:val="20"/>
        </w:rPr>
        <w:tab/>
        <w:t xml:space="preserve">A/C Masters. HVAC Units: a Guide to Types and Sizes. </w:t>
      </w:r>
      <w:r w:rsidRPr="00852A7D">
        <w:rPr>
          <w:i/>
          <w:iCs/>
          <w:sz w:val="20"/>
          <w:szCs w:val="20"/>
        </w:rPr>
        <w:t>A/C Masters Heating &amp; Air Conditioning Inc.</w:t>
      </w:r>
      <w:r w:rsidRPr="00852A7D">
        <w:rPr>
          <w:sz w:val="20"/>
          <w:szCs w:val="20"/>
        </w:rPr>
        <w:t xml:space="preserve"> https://acmasters.com/a-guide-to-hvac-unit-types-sizes/ (2019).</w:t>
      </w:r>
    </w:p>
    <w:p w14:paraId="200FA448" w14:textId="77777777" w:rsidR="00F26D09" w:rsidRPr="00852A7D" w:rsidRDefault="00F26D09" w:rsidP="00852A7D">
      <w:pPr>
        <w:pStyle w:val="Bibliography"/>
        <w:spacing w:line="240" w:lineRule="auto"/>
        <w:rPr>
          <w:sz w:val="20"/>
          <w:szCs w:val="20"/>
        </w:rPr>
      </w:pPr>
      <w:r w:rsidRPr="00852A7D">
        <w:rPr>
          <w:sz w:val="20"/>
          <w:szCs w:val="20"/>
        </w:rPr>
        <w:t>29.</w:t>
      </w:r>
      <w:r w:rsidRPr="00852A7D">
        <w:rPr>
          <w:sz w:val="20"/>
          <w:szCs w:val="20"/>
        </w:rPr>
        <w:tab/>
        <w:t xml:space="preserve">Modernize Home Services. 2023 Furnace Size Calculator | What Size Furnace Do I Need? </w:t>
      </w:r>
      <w:r w:rsidRPr="00852A7D">
        <w:rPr>
          <w:i/>
          <w:iCs/>
          <w:sz w:val="20"/>
          <w:szCs w:val="20"/>
        </w:rPr>
        <w:t>Modernize</w:t>
      </w:r>
      <w:r w:rsidRPr="00852A7D">
        <w:rPr>
          <w:sz w:val="20"/>
          <w:szCs w:val="20"/>
        </w:rPr>
        <w:t xml:space="preserve"> https://modernize.com/hvac/heating-repair-installation/furnace/furnace-size-calculator (n.d.).</w:t>
      </w:r>
    </w:p>
    <w:p w14:paraId="131E2198" w14:textId="77777777" w:rsidR="00F26D09" w:rsidRPr="00852A7D" w:rsidRDefault="00F26D09" w:rsidP="00852A7D">
      <w:pPr>
        <w:pStyle w:val="Bibliography"/>
        <w:spacing w:line="240" w:lineRule="auto"/>
        <w:rPr>
          <w:sz w:val="20"/>
          <w:szCs w:val="20"/>
        </w:rPr>
      </w:pPr>
      <w:r w:rsidRPr="00852A7D">
        <w:rPr>
          <w:sz w:val="20"/>
          <w:szCs w:val="20"/>
        </w:rPr>
        <w:t>30.</w:t>
      </w:r>
      <w:r w:rsidRPr="00852A7D">
        <w:rPr>
          <w:sz w:val="20"/>
          <w:szCs w:val="20"/>
        </w:rPr>
        <w:tab/>
        <w:t xml:space="preserve">Home Depot. Koldfront 25,000 BTU 230V Window Air Conditioner Cools 1500 Sq. Ft. with Heater and Remote in White WAC25001W. </w:t>
      </w:r>
      <w:r w:rsidRPr="00852A7D">
        <w:rPr>
          <w:i/>
          <w:iCs/>
          <w:sz w:val="20"/>
          <w:szCs w:val="20"/>
        </w:rPr>
        <w:t>The Home Depot</w:t>
      </w:r>
      <w:r w:rsidRPr="00852A7D">
        <w:rPr>
          <w:sz w:val="20"/>
          <w:szCs w:val="20"/>
        </w:rPr>
        <w:t xml:space="preserve"> https://www.homedepot.com/p/Koldfront-25-000-BTU-230V-Window-Air-Conditioner-Cools-1500-Sq-Ft-with-Heater-and-Remote-in-White-WAC25001W/309204561 (2023).</w:t>
      </w:r>
    </w:p>
    <w:p w14:paraId="05FB89FB" w14:textId="77777777" w:rsidR="00F26D09" w:rsidRPr="00852A7D" w:rsidRDefault="00F26D09" w:rsidP="00852A7D">
      <w:pPr>
        <w:pStyle w:val="Bibliography"/>
        <w:spacing w:line="240" w:lineRule="auto"/>
        <w:rPr>
          <w:sz w:val="20"/>
          <w:szCs w:val="20"/>
        </w:rPr>
      </w:pPr>
      <w:r w:rsidRPr="00852A7D">
        <w:rPr>
          <w:sz w:val="20"/>
          <w:szCs w:val="20"/>
        </w:rPr>
        <w:t>31.</w:t>
      </w:r>
      <w:r w:rsidRPr="00852A7D">
        <w:rPr>
          <w:sz w:val="20"/>
          <w:szCs w:val="20"/>
        </w:rPr>
        <w:tab/>
        <w:t>Cohn, S. A. C. Development of a Personal Heater Efficiency Index. (University of California, Berkeley, 2017).</w:t>
      </w:r>
    </w:p>
    <w:p w14:paraId="1DE919C8" w14:textId="77777777" w:rsidR="00F26D09" w:rsidRPr="00852A7D" w:rsidRDefault="00F26D09" w:rsidP="00852A7D">
      <w:pPr>
        <w:pStyle w:val="Bibliography"/>
        <w:spacing w:line="240" w:lineRule="auto"/>
        <w:rPr>
          <w:sz w:val="20"/>
          <w:szCs w:val="20"/>
        </w:rPr>
      </w:pPr>
      <w:r w:rsidRPr="00852A7D">
        <w:rPr>
          <w:sz w:val="20"/>
          <w:szCs w:val="20"/>
        </w:rPr>
        <w:t>32.</w:t>
      </w:r>
      <w:r w:rsidRPr="00852A7D">
        <w:rPr>
          <w:sz w:val="20"/>
          <w:szCs w:val="20"/>
        </w:rPr>
        <w:tab/>
        <w:t xml:space="preserve">Lee, W. V. &amp; Shaman, J. Heat-coping strategies and bedroom thermal satisfaction in New York City. </w:t>
      </w:r>
      <w:r w:rsidRPr="00852A7D">
        <w:rPr>
          <w:i/>
          <w:iCs/>
          <w:sz w:val="20"/>
          <w:szCs w:val="20"/>
        </w:rPr>
        <w:t>Sci. Total Environ.</w:t>
      </w:r>
      <w:r w:rsidRPr="00852A7D">
        <w:rPr>
          <w:sz w:val="20"/>
          <w:szCs w:val="20"/>
        </w:rPr>
        <w:t xml:space="preserve"> </w:t>
      </w:r>
      <w:r w:rsidRPr="00852A7D">
        <w:rPr>
          <w:b/>
          <w:bCs/>
          <w:sz w:val="20"/>
          <w:szCs w:val="20"/>
        </w:rPr>
        <w:t>574</w:t>
      </w:r>
      <w:r w:rsidRPr="00852A7D">
        <w:rPr>
          <w:sz w:val="20"/>
          <w:szCs w:val="20"/>
        </w:rPr>
        <w:t>, 1217–1231 (2017).</w:t>
      </w:r>
    </w:p>
    <w:p w14:paraId="128EDEF5" w14:textId="77777777" w:rsidR="00F26D09" w:rsidRPr="00852A7D" w:rsidRDefault="00F26D09" w:rsidP="00852A7D">
      <w:pPr>
        <w:pStyle w:val="Bibliography"/>
        <w:spacing w:line="240" w:lineRule="auto"/>
        <w:rPr>
          <w:sz w:val="20"/>
          <w:szCs w:val="20"/>
        </w:rPr>
      </w:pPr>
      <w:r w:rsidRPr="00852A7D">
        <w:rPr>
          <w:sz w:val="20"/>
          <w:szCs w:val="20"/>
        </w:rPr>
        <w:t>33.</w:t>
      </w:r>
      <w:r w:rsidRPr="00852A7D">
        <w:rPr>
          <w:sz w:val="20"/>
          <w:szCs w:val="20"/>
        </w:rPr>
        <w:tab/>
        <w:t xml:space="preserve">Lin, Z. &amp; Deng, S. A questionnaire survey on sleeping thermal environment and bedroom air conditioning in high-rise residences in Hong Kong. </w:t>
      </w:r>
      <w:r w:rsidRPr="00852A7D">
        <w:rPr>
          <w:i/>
          <w:iCs/>
          <w:sz w:val="20"/>
          <w:szCs w:val="20"/>
        </w:rPr>
        <w:t>Energy Build.</w:t>
      </w:r>
      <w:r w:rsidRPr="00852A7D">
        <w:rPr>
          <w:sz w:val="20"/>
          <w:szCs w:val="20"/>
        </w:rPr>
        <w:t xml:space="preserve"> </w:t>
      </w:r>
      <w:r w:rsidRPr="00852A7D">
        <w:rPr>
          <w:b/>
          <w:bCs/>
          <w:sz w:val="20"/>
          <w:szCs w:val="20"/>
        </w:rPr>
        <w:t>38</w:t>
      </w:r>
      <w:r w:rsidRPr="00852A7D">
        <w:rPr>
          <w:sz w:val="20"/>
          <w:szCs w:val="20"/>
        </w:rPr>
        <w:t>, 1302–1307 (2006).</w:t>
      </w:r>
    </w:p>
    <w:p w14:paraId="0E0C138E" w14:textId="77777777" w:rsidR="00F26D09" w:rsidRPr="00852A7D" w:rsidRDefault="00F26D09" w:rsidP="00852A7D">
      <w:pPr>
        <w:pStyle w:val="Bibliography"/>
        <w:spacing w:line="240" w:lineRule="auto"/>
        <w:rPr>
          <w:sz w:val="20"/>
          <w:szCs w:val="20"/>
        </w:rPr>
      </w:pPr>
      <w:r w:rsidRPr="00852A7D">
        <w:rPr>
          <w:sz w:val="20"/>
          <w:szCs w:val="20"/>
        </w:rPr>
        <w:t>34.</w:t>
      </w:r>
      <w:r w:rsidRPr="00852A7D">
        <w:rPr>
          <w:sz w:val="20"/>
          <w:szCs w:val="20"/>
        </w:rPr>
        <w:tab/>
        <w:t xml:space="preserve">An, J., Yan, D. &amp; Hong, T. Clustering and statistical analyses of air-conditioning intensity and use patterns in residential buildings. </w:t>
      </w:r>
      <w:r w:rsidRPr="00852A7D">
        <w:rPr>
          <w:i/>
          <w:iCs/>
          <w:sz w:val="20"/>
          <w:szCs w:val="20"/>
        </w:rPr>
        <w:t>Energy Build.</w:t>
      </w:r>
      <w:r w:rsidRPr="00852A7D">
        <w:rPr>
          <w:sz w:val="20"/>
          <w:szCs w:val="20"/>
        </w:rPr>
        <w:t xml:space="preserve"> </w:t>
      </w:r>
      <w:r w:rsidRPr="00852A7D">
        <w:rPr>
          <w:b/>
          <w:bCs/>
          <w:sz w:val="20"/>
          <w:szCs w:val="20"/>
        </w:rPr>
        <w:t>174</w:t>
      </w:r>
      <w:r w:rsidRPr="00852A7D">
        <w:rPr>
          <w:sz w:val="20"/>
          <w:szCs w:val="20"/>
        </w:rPr>
        <w:t>, 214–227 (2018).</w:t>
      </w:r>
    </w:p>
    <w:p w14:paraId="0056EB0F" w14:textId="77777777" w:rsidR="00F26D09" w:rsidRPr="00852A7D" w:rsidRDefault="00F26D09" w:rsidP="00852A7D">
      <w:pPr>
        <w:pStyle w:val="Bibliography"/>
        <w:spacing w:line="240" w:lineRule="auto"/>
        <w:rPr>
          <w:sz w:val="20"/>
          <w:szCs w:val="20"/>
        </w:rPr>
      </w:pPr>
      <w:r w:rsidRPr="00852A7D">
        <w:rPr>
          <w:sz w:val="20"/>
          <w:szCs w:val="20"/>
        </w:rPr>
        <w:t>35.</w:t>
      </w:r>
      <w:r w:rsidRPr="00852A7D">
        <w:rPr>
          <w:sz w:val="20"/>
          <w:szCs w:val="20"/>
        </w:rPr>
        <w:tab/>
        <w:t xml:space="preserve">Sekhar, S. C. &amp; Goh, S. E. Thermal comfort and IAQ characteristics of naturally/mechanically ventilated and air-conditioned bedrooms in a hot and humid climate. </w:t>
      </w:r>
      <w:r w:rsidRPr="00852A7D">
        <w:rPr>
          <w:i/>
          <w:iCs/>
          <w:sz w:val="20"/>
          <w:szCs w:val="20"/>
        </w:rPr>
        <w:t>Build. Environ.</w:t>
      </w:r>
      <w:r w:rsidRPr="00852A7D">
        <w:rPr>
          <w:sz w:val="20"/>
          <w:szCs w:val="20"/>
        </w:rPr>
        <w:t xml:space="preserve"> </w:t>
      </w:r>
      <w:r w:rsidRPr="00852A7D">
        <w:rPr>
          <w:b/>
          <w:bCs/>
          <w:sz w:val="20"/>
          <w:szCs w:val="20"/>
        </w:rPr>
        <w:t>46</w:t>
      </w:r>
      <w:r w:rsidRPr="00852A7D">
        <w:rPr>
          <w:sz w:val="20"/>
          <w:szCs w:val="20"/>
        </w:rPr>
        <w:t>, 1905–1916 (2011).</w:t>
      </w:r>
    </w:p>
    <w:p w14:paraId="218441F8" w14:textId="77777777" w:rsidR="00F26D09" w:rsidRPr="00852A7D" w:rsidRDefault="00F26D09" w:rsidP="00852A7D">
      <w:pPr>
        <w:pStyle w:val="Bibliography"/>
        <w:spacing w:line="240" w:lineRule="auto"/>
        <w:rPr>
          <w:sz w:val="20"/>
          <w:szCs w:val="20"/>
        </w:rPr>
      </w:pPr>
      <w:r w:rsidRPr="00852A7D">
        <w:rPr>
          <w:sz w:val="20"/>
          <w:szCs w:val="20"/>
        </w:rPr>
        <w:t>36.</w:t>
      </w:r>
      <w:r w:rsidRPr="00852A7D">
        <w:rPr>
          <w:sz w:val="20"/>
          <w:szCs w:val="20"/>
        </w:rPr>
        <w:tab/>
        <w:t>Birol, D. F. The Future of Cooling. 92 (2018).</w:t>
      </w:r>
    </w:p>
    <w:p w14:paraId="69E37E51" w14:textId="77777777" w:rsidR="00F26D09" w:rsidRPr="00852A7D" w:rsidRDefault="00F26D09" w:rsidP="00852A7D">
      <w:pPr>
        <w:pStyle w:val="Bibliography"/>
        <w:spacing w:line="240" w:lineRule="auto"/>
        <w:rPr>
          <w:sz w:val="20"/>
          <w:szCs w:val="20"/>
        </w:rPr>
      </w:pPr>
      <w:r w:rsidRPr="00852A7D">
        <w:rPr>
          <w:sz w:val="20"/>
          <w:szCs w:val="20"/>
        </w:rPr>
        <w:t>37.</w:t>
      </w:r>
      <w:r w:rsidRPr="00852A7D">
        <w:rPr>
          <w:sz w:val="20"/>
          <w:szCs w:val="20"/>
        </w:rPr>
        <w:tab/>
        <w:t xml:space="preserve">Cox, D. T. C., Maclean, I. M. D., Gardner, A. S. &amp; Gaston, K. J. Global variation in diurnal asymmetry in temperature, cloud cover, specific humidity and precipitation and its association with leaf area index. </w:t>
      </w:r>
      <w:r w:rsidRPr="00852A7D">
        <w:rPr>
          <w:i/>
          <w:iCs/>
          <w:sz w:val="20"/>
          <w:szCs w:val="20"/>
        </w:rPr>
        <w:t>Glob. Change Biol.</w:t>
      </w:r>
      <w:r w:rsidRPr="00852A7D">
        <w:rPr>
          <w:sz w:val="20"/>
          <w:szCs w:val="20"/>
        </w:rPr>
        <w:t xml:space="preserve"> </w:t>
      </w:r>
      <w:r w:rsidRPr="00852A7D">
        <w:rPr>
          <w:b/>
          <w:bCs/>
          <w:sz w:val="20"/>
          <w:szCs w:val="20"/>
        </w:rPr>
        <w:t>26</w:t>
      </w:r>
      <w:r w:rsidRPr="00852A7D">
        <w:rPr>
          <w:sz w:val="20"/>
          <w:szCs w:val="20"/>
        </w:rPr>
        <w:t>, 7099–7111 (2020).</w:t>
      </w:r>
    </w:p>
    <w:p w14:paraId="5771CCA1" w14:textId="77777777" w:rsidR="00F26D09" w:rsidRPr="00852A7D" w:rsidRDefault="00F26D09" w:rsidP="00852A7D">
      <w:pPr>
        <w:pStyle w:val="Bibliography"/>
        <w:spacing w:line="240" w:lineRule="auto"/>
        <w:rPr>
          <w:sz w:val="20"/>
          <w:szCs w:val="20"/>
        </w:rPr>
      </w:pPr>
      <w:r w:rsidRPr="00852A7D">
        <w:rPr>
          <w:sz w:val="20"/>
          <w:szCs w:val="20"/>
        </w:rPr>
        <w:t>38.</w:t>
      </w:r>
      <w:r w:rsidRPr="00852A7D">
        <w:rPr>
          <w:sz w:val="20"/>
          <w:szCs w:val="20"/>
        </w:rPr>
        <w:tab/>
        <w:t xml:space="preserve">Murage, P., Hajat, S. &amp; Kovats, R. S. Effect of night-time temperatures on cause and age-specific mortality in London. </w:t>
      </w:r>
      <w:r w:rsidRPr="00852A7D">
        <w:rPr>
          <w:i/>
          <w:iCs/>
          <w:sz w:val="20"/>
          <w:szCs w:val="20"/>
        </w:rPr>
        <w:t>Environ. Epidemiol.</w:t>
      </w:r>
      <w:r w:rsidRPr="00852A7D">
        <w:rPr>
          <w:sz w:val="20"/>
          <w:szCs w:val="20"/>
        </w:rPr>
        <w:t xml:space="preserve"> </w:t>
      </w:r>
      <w:r w:rsidRPr="00852A7D">
        <w:rPr>
          <w:b/>
          <w:bCs/>
          <w:sz w:val="20"/>
          <w:szCs w:val="20"/>
        </w:rPr>
        <w:t>1</w:t>
      </w:r>
      <w:r w:rsidRPr="00852A7D">
        <w:rPr>
          <w:sz w:val="20"/>
          <w:szCs w:val="20"/>
        </w:rPr>
        <w:t>, e005 (2017).</w:t>
      </w:r>
    </w:p>
    <w:p w14:paraId="43C42936" w14:textId="77777777" w:rsidR="00F26D09" w:rsidRPr="00852A7D" w:rsidRDefault="00F26D09" w:rsidP="00852A7D">
      <w:pPr>
        <w:pStyle w:val="Bibliography"/>
        <w:spacing w:line="240" w:lineRule="auto"/>
        <w:rPr>
          <w:sz w:val="20"/>
          <w:szCs w:val="20"/>
        </w:rPr>
      </w:pPr>
      <w:r w:rsidRPr="00852A7D">
        <w:rPr>
          <w:sz w:val="20"/>
          <w:szCs w:val="20"/>
        </w:rPr>
        <w:t>39.</w:t>
      </w:r>
      <w:r w:rsidRPr="00852A7D">
        <w:rPr>
          <w:sz w:val="20"/>
          <w:szCs w:val="20"/>
        </w:rPr>
        <w:tab/>
        <w:t xml:space="preserve">Obradovich, N., Migliorini, R., Mednick, S. C. &amp; Fowler, J. H. Nighttime temperature and human sleep loss in a changing climate. </w:t>
      </w:r>
      <w:r w:rsidRPr="00852A7D">
        <w:rPr>
          <w:i/>
          <w:iCs/>
          <w:sz w:val="20"/>
          <w:szCs w:val="20"/>
        </w:rPr>
        <w:t>Sci. Adv.</w:t>
      </w:r>
      <w:r w:rsidRPr="00852A7D">
        <w:rPr>
          <w:sz w:val="20"/>
          <w:szCs w:val="20"/>
        </w:rPr>
        <w:t xml:space="preserve"> </w:t>
      </w:r>
      <w:r w:rsidRPr="00852A7D">
        <w:rPr>
          <w:b/>
          <w:bCs/>
          <w:sz w:val="20"/>
          <w:szCs w:val="20"/>
        </w:rPr>
        <w:t>3</w:t>
      </w:r>
      <w:r w:rsidRPr="00852A7D">
        <w:rPr>
          <w:sz w:val="20"/>
          <w:szCs w:val="20"/>
        </w:rPr>
        <w:t>, e1601555 (2017).</w:t>
      </w:r>
    </w:p>
    <w:p w14:paraId="576DC599" w14:textId="77777777" w:rsidR="00F26D09" w:rsidRPr="00852A7D" w:rsidRDefault="00F26D09" w:rsidP="00852A7D">
      <w:pPr>
        <w:pStyle w:val="Bibliography"/>
        <w:spacing w:line="240" w:lineRule="auto"/>
        <w:rPr>
          <w:sz w:val="20"/>
          <w:szCs w:val="20"/>
        </w:rPr>
      </w:pPr>
      <w:r w:rsidRPr="00852A7D">
        <w:rPr>
          <w:sz w:val="20"/>
          <w:szCs w:val="20"/>
        </w:rPr>
        <w:t>40.</w:t>
      </w:r>
      <w:r w:rsidRPr="00852A7D">
        <w:rPr>
          <w:sz w:val="20"/>
          <w:szCs w:val="20"/>
        </w:rPr>
        <w:tab/>
        <w:t xml:space="preserve">de Munck, C. </w:t>
      </w:r>
      <w:r w:rsidRPr="00852A7D">
        <w:rPr>
          <w:i/>
          <w:iCs/>
          <w:sz w:val="20"/>
          <w:szCs w:val="20"/>
        </w:rPr>
        <w:t>et al.</w:t>
      </w:r>
      <w:r w:rsidRPr="00852A7D">
        <w:rPr>
          <w:sz w:val="20"/>
          <w:szCs w:val="20"/>
        </w:rPr>
        <w:t xml:space="preserve"> How much can air conditioning increase air temperatures for a city like Paris, France? </w:t>
      </w:r>
      <w:r w:rsidRPr="00852A7D">
        <w:rPr>
          <w:i/>
          <w:iCs/>
          <w:sz w:val="20"/>
          <w:szCs w:val="20"/>
        </w:rPr>
        <w:t>Int. J. Climatol.</w:t>
      </w:r>
      <w:r w:rsidRPr="00852A7D">
        <w:rPr>
          <w:sz w:val="20"/>
          <w:szCs w:val="20"/>
        </w:rPr>
        <w:t xml:space="preserve"> </w:t>
      </w:r>
      <w:r w:rsidRPr="00852A7D">
        <w:rPr>
          <w:b/>
          <w:bCs/>
          <w:sz w:val="20"/>
          <w:szCs w:val="20"/>
        </w:rPr>
        <w:t>33</w:t>
      </w:r>
      <w:r w:rsidRPr="00852A7D">
        <w:rPr>
          <w:sz w:val="20"/>
          <w:szCs w:val="20"/>
        </w:rPr>
        <w:t>, 210–227 (2013).</w:t>
      </w:r>
    </w:p>
    <w:p w14:paraId="29425547" w14:textId="77777777" w:rsidR="00F26D09" w:rsidRPr="00852A7D" w:rsidRDefault="00F26D09" w:rsidP="00852A7D">
      <w:pPr>
        <w:pStyle w:val="Bibliography"/>
        <w:spacing w:line="240" w:lineRule="auto"/>
        <w:rPr>
          <w:sz w:val="20"/>
          <w:szCs w:val="20"/>
        </w:rPr>
      </w:pPr>
      <w:r w:rsidRPr="00852A7D">
        <w:rPr>
          <w:sz w:val="20"/>
          <w:szCs w:val="20"/>
        </w:rPr>
        <w:t>41.</w:t>
      </w:r>
      <w:r w:rsidRPr="00852A7D">
        <w:rPr>
          <w:sz w:val="20"/>
          <w:szCs w:val="20"/>
        </w:rPr>
        <w:tab/>
        <w:t xml:space="preserve">Stone, B. </w:t>
      </w:r>
      <w:r w:rsidRPr="00852A7D">
        <w:rPr>
          <w:i/>
          <w:iCs/>
          <w:sz w:val="20"/>
          <w:szCs w:val="20"/>
        </w:rPr>
        <w:t>et al.</w:t>
      </w:r>
      <w:r w:rsidRPr="00852A7D">
        <w:rPr>
          <w:sz w:val="20"/>
          <w:szCs w:val="20"/>
        </w:rPr>
        <w:t xml:space="preserve"> Compound Climate and Infrastructure Events: How Electrical Grid Failure Alters Heat Wave Risk. </w:t>
      </w:r>
      <w:r w:rsidRPr="00852A7D">
        <w:rPr>
          <w:i/>
          <w:iCs/>
          <w:sz w:val="20"/>
          <w:szCs w:val="20"/>
        </w:rPr>
        <w:t>Environ. Sci. Technol.</w:t>
      </w:r>
      <w:r w:rsidRPr="00852A7D">
        <w:rPr>
          <w:sz w:val="20"/>
          <w:szCs w:val="20"/>
        </w:rPr>
        <w:t xml:space="preserve"> </w:t>
      </w:r>
      <w:r w:rsidRPr="00852A7D">
        <w:rPr>
          <w:b/>
          <w:bCs/>
          <w:sz w:val="20"/>
          <w:szCs w:val="20"/>
        </w:rPr>
        <w:t>55</w:t>
      </w:r>
      <w:r w:rsidRPr="00852A7D">
        <w:rPr>
          <w:sz w:val="20"/>
          <w:szCs w:val="20"/>
        </w:rPr>
        <w:t>, 6957–6964 (2021).</w:t>
      </w:r>
    </w:p>
    <w:p w14:paraId="70CE3E56" w14:textId="77777777" w:rsidR="00F26D09" w:rsidRPr="00852A7D" w:rsidRDefault="00F26D09" w:rsidP="00852A7D">
      <w:pPr>
        <w:pStyle w:val="Bibliography"/>
        <w:spacing w:line="240" w:lineRule="auto"/>
        <w:rPr>
          <w:sz w:val="20"/>
          <w:szCs w:val="20"/>
        </w:rPr>
      </w:pPr>
      <w:r w:rsidRPr="00852A7D">
        <w:rPr>
          <w:sz w:val="20"/>
          <w:szCs w:val="20"/>
        </w:rPr>
        <w:t>42.</w:t>
      </w:r>
      <w:r w:rsidRPr="00852A7D">
        <w:rPr>
          <w:sz w:val="20"/>
          <w:szCs w:val="20"/>
        </w:rPr>
        <w:tab/>
        <w:t xml:space="preserve">King, C., Rhodes, J. &amp; Zarnikau, J. </w:t>
      </w:r>
      <w:r w:rsidRPr="00852A7D">
        <w:rPr>
          <w:i/>
          <w:iCs/>
          <w:sz w:val="20"/>
          <w:szCs w:val="20"/>
        </w:rPr>
        <w:t>The Timeline and Events of the February 2021 Texas Electric Grid Blackouts</w:t>
      </w:r>
      <w:r w:rsidRPr="00852A7D">
        <w:rPr>
          <w:sz w:val="20"/>
          <w:szCs w:val="20"/>
        </w:rPr>
        <w:t>. https://energy.utexas.edu/sites/default/files/UTAustin%20%282021%29%20EventsFebruary2021TexasBlackout%2020210714.pdf (2021).</w:t>
      </w:r>
    </w:p>
    <w:p w14:paraId="333A5644" w14:textId="77777777" w:rsidR="00F26D09" w:rsidRPr="00852A7D" w:rsidRDefault="00F26D09" w:rsidP="00852A7D">
      <w:pPr>
        <w:pStyle w:val="Bibliography"/>
        <w:spacing w:line="240" w:lineRule="auto"/>
        <w:rPr>
          <w:sz w:val="20"/>
          <w:szCs w:val="20"/>
        </w:rPr>
      </w:pPr>
      <w:r w:rsidRPr="00852A7D">
        <w:rPr>
          <w:sz w:val="20"/>
          <w:szCs w:val="20"/>
        </w:rPr>
        <w:t>43.</w:t>
      </w:r>
      <w:r w:rsidRPr="00852A7D">
        <w:rPr>
          <w:sz w:val="20"/>
          <w:szCs w:val="20"/>
        </w:rPr>
        <w:tab/>
        <w:t xml:space="preserve">Zhang, H., Arens, E. &amp; Zhai, Y. A review of the corrective power of personal comfort systems in non-neutral ambient environments. </w:t>
      </w:r>
      <w:r w:rsidRPr="00852A7D">
        <w:rPr>
          <w:i/>
          <w:iCs/>
          <w:sz w:val="20"/>
          <w:szCs w:val="20"/>
        </w:rPr>
        <w:t>Build. Environ.</w:t>
      </w:r>
      <w:r w:rsidRPr="00852A7D">
        <w:rPr>
          <w:sz w:val="20"/>
          <w:szCs w:val="20"/>
        </w:rPr>
        <w:t xml:space="preserve"> </w:t>
      </w:r>
      <w:r w:rsidRPr="00852A7D">
        <w:rPr>
          <w:b/>
          <w:bCs/>
          <w:sz w:val="20"/>
          <w:szCs w:val="20"/>
        </w:rPr>
        <w:t>91</w:t>
      </w:r>
      <w:r w:rsidRPr="00852A7D">
        <w:rPr>
          <w:sz w:val="20"/>
          <w:szCs w:val="20"/>
        </w:rPr>
        <w:t>, 15–41 (2015).</w:t>
      </w:r>
    </w:p>
    <w:p w14:paraId="600C2D44" w14:textId="77777777" w:rsidR="00F26D09" w:rsidRPr="00852A7D" w:rsidRDefault="00F26D09" w:rsidP="00852A7D">
      <w:pPr>
        <w:pStyle w:val="Bibliography"/>
        <w:spacing w:line="240" w:lineRule="auto"/>
        <w:rPr>
          <w:sz w:val="20"/>
          <w:szCs w:val="20"/>
        </w:rPr>
      </w:pPr>
      <w:r w:rsidRPr="00852A7D">
        <w:rPr>
          <w:sz w:val="20"/>
          <w:szCs w:val="20"/>
        </w:rPr>
        <w:t>44.</w:t>
      </w:r>
      <w:r w:rsidRPr="00852A7D">
        <w:rPr>
          <w:sz w:val="20"/>
          <w:szCs w:val="20"/>
        </w:rPr>
        <w:tab/>
        <w:t xml:space="preserve">Rawal, R. </w:t>
      </w:r>
      <w:r w:rsidRPr="00852A7D">
        <w:rPr>
          <w:i/>
          <w:iCs/>
          <w:sz w:val="20"/>
          <w:szCs w:val="20"/>
        </w:rPr>
        <w:t>et al.</w:t>
      </w:r>
      <w:r w:rsidRPr="00852A7D">
        <w:rPr>
          <w:sz w:val="20"/>
          <w:szCs w:val="20"/>
        </w:rPr>
        <w:t xml:space="preserve"> Personal comfort systems: A review on comfort, energy, and economics. </w:t>
      </w:r>
      <w:r w:rsidRPr="00852A7D">
        <w:rPr>
          <w:i/>
          <w:iCs/>
          <w:sz w:val="20"/>
          <w:szCs w:val="20"/>
        </w:rPr>
        <w:t>Energy Build.</w:t>
      </w:r>
      <w:r w:rsidRPr="00852A7D">
        <w:rPr>
          <w:sz w:val="20"/>
          <w:szCs w:val="20"/>
        </w:rPr>
        <w:t xml:space="preserve"> </w:t>
      </w:r>
      <w:r w:rsidRPr="00852A7D">
        <w:rPr>
          <w:b/>
          <w:bCs/>
          <w:sz w:val="20"/>
          <w:szCs w:val="20"/>
        </w:rPr>
        <w:t>214</w:t>
      </w:r>
      <w:r w:rsidRPr="00852A7D">
        <w:rPr>
          <w:sz w:val="20"/>
          <w:szCs w:val="20"/>
        </w:rPr>
        <w:t>, 109858 (2020).</w:t>
      </w:r>
    </w:p>
    <w:p w14:paraId="4E317D3E" w14:textId="77777777" w:rsidR="00F26D09" w:rsidRPr="00852A7D" w:rsidRDefault="00F26D09" w:rsidP="00852A7D">
      <w:pPr>
        <w:pStyle w:val="Bibliography"/>
        <w:spacing w:line="240" w:lineRule="auto"/>
        <w:rPr>
          <w:sz w:val="20"/>
          <w:szCs w:val="20"/>
        </w:rPr>
      </w:pPr>
      <w:r w:rsidRPr="00852A7D">
        <w:rPr>
          <w:sz w:val="20"/>
          <w:szCs w:val="20"/>
        </w:rPr>
        <w:t>45.</w:t>
      </w:r>
      <w:r w:rsidRPr="00852A7D">
        <w:rPr>
          <w:sz w:val="20"/>
          <w:szCs w:val="20"/>
        </w:rPr>
        <w:tab/>
        <w:t xml:space="preserve">Sekhar, S. C. Higher space temperatures and better thermal comfort — a tropical analysis. </w:t>
      </w:r>
      <w:r w:rsidRPr="00852A7D">
        <w:rPr>
          <w:i/>
          <w:iCs/>
          <w:sz w:val="20"/>
          <w:szCs w:val="20"/>
        </w:rPr>
        <w:t>Energy Build.</w:t>
      </w:r>
      <w:r w:rsidRPr="00852A7D">
        <w:rPr>
          <w:sz w:val="20"/>
          <w:szCs w:val="20"/>
        </w:rPr>
        <w:t xml:space="preserve"> </w:t>
      </w:r>
      <w:r w:rsidRPr="00852A7D">
        <w:rPr>
          <w:b/>
          <w:bCs/>
          <w:sz w:val="20"/>
          <w:szCs w:val="20"/>
        </w:rPr>
        <w:t>23</w:t>
      </w:r>
      <w:r w:rsidRPr="00852A7D">
        <w:rPr>
          <w:sz w:val="20"/>
          <w:szCs w:val="20"/>
        </w:rPr>
        <w:t>, 63–70 (1995).</w:t>
      </w:r>
    </w:p>
    <w:p w14:paraId="5B9E90CF" w14:textId="77777777" w:rsidR="00F26D09" w:rsidRPr="00852A7D" w:rsidRDefault="00F26D09" w:rsidP="00852A7D">
      <w:pPr>
        <w:pStyle w:val="Bibliography"/>
        <w:spacing w:line="240" w:lineRule="auto"/>
        <w:rPr>
          <w:sz w:val="20"/>
          <w:szCs w:val="20"/>
        </w:rPr>
      </w:pPr>
      <w:r w:rsidRPr="00852A7D">
        <w:rPr>
          <w:sz w:val="20"/>
          <w:szCs w:val="20"/>
        </w:rPr>
        <w:t>46.</w:t>
      </w:r>
      <w:r w:rsidRPr="00852A7D">
        <w:rPr>
          <w:sz w:val="20"/>
          <w:szCs w:val="20"/>
        </w:rPr>
        <w:tab/>
        <w:t xml:space="preserve">Schiavon, S. &amp; Melikov, A. K. Energy saving and improved comfort by increased air movement. </w:t>
      </w:r>
      <w:r w:rsidRPr="00852A7D">
        <w:rPr>
          <w:i/>
          <w:iCs/>
          <w:sz w:val="20"/>
          <w:szCs w:val="20"/>
        </w:rPr>
        <w:t>Energy Build.</w:t>
      </w:r>
      <w:r w:rsidRPr="00852A7D">
        <w:rPr>
          <w:sz w:val="20"/>
          <w:szCs w:val="20"/>
        </w:rPr>
        <w:t xml:space="preserve"> </w:t>
      </w:r>
      <w:r w:rsidRPr="00852A7D">
        <w:rPr>
          <w:b/>
          <w:bCs/>
          <w:sz w:val="20"/>
          <w:szCs w:val="20"/>
        </w:rPr>
        <w:t>40</w:t>
      </w:r>
      <w:r w:rsidRPr="00852A7D">
        <w:rPr>
          <w:sz w:val="20"/>
          <w:szCs w:val="20"/>
        </w:rPr>
        <w:t>, 1954–1960 (2008).</w:t>
      </w:r>
    </w:p>
    <w:p w14:paraId="6D263481" w14:textId="77777777" w:rsidR="00F26D09" w:rsidRPr="00852A7D" w:rsidRDefault="00F26D09" w:rsidP="00852A7D">
      <w:pPr>
        <w:pStyle w:val="Bibliography"/>
        <w:spacing w:line="240" w:lineRule="auto"/>
        <w:rPr>
          <w:sz w:val="20"/>
          <w:szCs w:val="20"/>
        </w:rPr>
      </w:pPr>
      <w:r w:rsidRPr="00852A7D">
        <w:rPr>
          <w:sz w:val="20"/>
          <w:szCs w:val="20"/>
        </w:rPr>
        <w:t>47.</w:t>
      </w:r>
      <w:r w:rsidRPr="00852A7D">
        <w:rPr>
          <w:sz w:val="20"/>
          <w:szCs w:val="20"/>
        </w:rPr>
        <w:tab/>
        <w:t xml:space="preserve">Hoyt, T., Arens, E. &amp; Zhang, H. Extending air temperature setpoints: Simulated energy savings and design considerations for new and retrofit buildings. </w:t>
      </w:r>
      <w:r w:rsidRPr="00852A7D">
        <w:rPr>
          <w:i/>
          <w:iCs/>
          <w:sz w:val="20"/>
          <w:szCs w:val="20"/>
        </w:rPr>
        <w:t>Build. Environ.</w:t>
      </w:r>
      <w:r w:rsidRPr="00852A7D">
        <w:rPr>
          <w:sz w:val="20"/>
          <w:szCs w:val="20"/>
        </w:rPr>
        <w:t xml:space="preserve"> </w:t>
      </w:r>
      <w:r w:rsidRPr="00852A7D">
        <w:rPr>
          <w:b/>
          <w:bCs/>
          <w:sz w:val="20"/>
          <w:szCs w:val="20"/>
        </w:rPr>
        <w:t>88</w:t>
      </w:r>
      <w:r w:rsidRPr="00852A7D">
        <w:rPr>
          <w:sz w:val="20"/>
          <w:szCs w:val="20"/>
        </w:rPr>
        <w:t>, 89–96 (2014).</w:t>
      </w:r>
    </w:p>
    <w:p w14:paraId="6DB93ADD" w14:textId="77777777" w:rsidR="00F26D09" w:rsidRPr="00852A7D" w:rsidRDefault="00F26D09" w:rsidP="00852A7D">
      <w:pPr>
        <w:pStyle w:val="Bibliography"/>
        <w:spacing w:line="240" w:lineRule="auto"/>
        <w:rPr>
          <w:sz w:val="20"/>
          <w:szCs w:val="20"/>
        </w:rPr>
      </w:pPr>
      <w:r w:rsidRPr="00852A7D">
        <w:rPr>
          <w:sz w:val="20"/>
          <w:szCs w:val="20"/>
        </w:rPr>
        <w:t>48.</w:t>
      </w:r>
      <w:r w:rsidRPr="00852A7D">
        <w:rPr>
          <w:sz w:val="20"/>
          <w:szCs w:val="20"/>
        </w:rPr>
        <w:tab/>
        <w:t xml:space="preserve">Lan, L., Qian, X. L., Lian, Z. W. &amp; Lin, Y. B. Local body cooling to improve sleep quality and thermal comfort in a hot environment. </w:t>
      </w:r>
      <w:r w:rsidRPr="00852A7D">
        <w:rPr>
          <w:i/>
          <w:iCs/>
          <w:sz w:val="20"/>
          <w:szCs w:val="20"/>
        </w:rPr>
        <w:t>Indoor Air</w:t>
      </w:r>
      <w:r w:rsidRPr="00852A7D">
        <w:rPr>
          <w:sz w:val="20"/>
          <w:szCs w:val="20"/>
        </w:rPr>
        <w:t xml:space="preserve"> </w:t>
      </w:r>
      <w:r w:rsidRPr="00852A7D">
        <w:rPr>
          <w:b/>
          <w:bCs/>
          <w:sz w:val="20"/>
          <w:szCs w:val="20"/>
        </w:rPr>
        <w:t>28</w:t>
      </w:r>
      <w:r w:rsidRPr="00852A7D">
        <w:rPr>
          <w:sz w:val="20"/>
          <w:szCs w:val="20"/>
        </w:rPr>
        <w:t>, 135–145 (2018).</w:t>
      </w:r>
    </w:p>
    <w:p w14:paraId="76140FD1" w14:textId="77777777" w:rsidR="00F26D09" w:rsidRPr="00852A7D" w:rsidRDefault="00F26D09" w:rsidP="00852A7D">
      <w:pPr>
        <w:pStyle w:val="Bibliography"/>
        <w:spacing w:line="240" w:lineRule="auto"/>
        <w:rPr>
          <w:sz w:val="20"/>
          <w:szCs w:val="20"/>
        </w:rPr>
      </w:pPr>
      <w:r w:rsidRPr="00852A7D">
        <w:rPr>
          <w:sz w:val="20"/>
          <w:szCs w:val="20"/>
        </w:rPr>
        <w:t>49.</w:t>
      </w:r>
      <w:r w:rsidRPr="00852A7D">
        <w:rPr>
          <w:sz w:val="20"/>
          <w:szCs w:val="20"/>
        </w:rPr>
        <w:tab/>
        <w:t xml:space="preserve">Kawabata, A. &amp; Tokura, H. Effects of Two kinds of Pillow on Thermoregulatory Responses during Night Sleep. </w:t>
      </w:r>
      <w:r w:rsidRPr="00852A7D">
        <w:rPr>
          <w:i/>
          <w:iCs/>
          <w:sz w:val="20"/>
          <w:szCs w:val="20"/>
        </w:rPr>
        <w:t>Appl. Human Sci.</w:t>
      </w:r>
      <w:r w:rsidRPr="00852A7D">
        <w:rPr>
          <w:sz w:val="20"/>
          <w:szCs w:val="20"/>
        </w:rPr>
        <w:t xml:space="preserve"> </w:t>
      </w:r>
      <w:r w:rsidRPr="00852A7D">
        <w:rPr>
          <w:b/>
          <w:bCs/>
          <w:sz w:val="20"/>
          <w:szCs w:val="20"/>
        </w:rPr>
        <w:t>15</w:t>
      </w:r>
      <w:r w:rsidRPr="00852A7D">
        <w:rPr>
          <w:sz w:val="20"/>
          <w:szCs w:val="20"/>
        </w:rPr>
        <w:t>, 155–159 (1996).</w:t>
      </w:r>
    </w:p>
    <w:p w14:paraId="7AAFB58A" w14:textId="77777777" w:rsidR="00F26D09" w:rsidRPr="00852A7D" w:rsidRDefault="00F26D09" w:rsidP="00852A7D">
      <w:pPr>
        <w:pStyle w:val="Bibliography"/>
        <w:spacing w:line="240" w:lineRule="auto"/>
        <w:rPr>
          <w:sz w:val="20"/>
          <w:szCs w:val="20"/>
        </w:rPr>
      </w:pPr>
      <w:r w:rsidRPr="00852A7D">
        <w:rPr>
          <w:sz w:val="20"/>
          <w:szCs w:val="20"/>
        </w:rPr>
        <w:t>50.</w:t>
      </w:r>
      <w:r w:rsidRPr="00852A7D">
        <w:rPr>
          <w:sz w:val="20"/>
          <w:szCs w:val="20"/>
        </w:rPr>
        <w:tab/>
        <w:t xml:space="preserve">Okamoto-Mizuno, K., Tsuzuki, K. &amp; Mizuno, K. Effects of head cooling on human sleep stages and body temperature. </w:t>
      </w:r>
      <w:r w:rsidRPr="00852A7D">
        <w:rPr>
          <w:i/>
          <w:iCs/>
          <w:sz w:val="20"/>
          <w:szCs w:val="20"/>
        </w:rPr>
        <w:t>Int. J. Biometeorol.</w:t>
      </w:r>
      <w:r w:rsidRPr="00852A7D">
        <w:rPr>
          <w:sz w:val="20"/>
          <w:szCs w:val="20"/>
        </w:rPr>
        <w:t xml:space="preserve"> </w:t>
      </w:r>
      <w:r w:rsidRPr="00852A7D">
        <w:rPr>
          <w:b/>
          <w:bCs/>
          <w:sz w:val="20"/>
          <w:szCs w:val="20"/>
        </w:rPr>
        <w:t>48</w:t>
      </w:r>
      <w:r w:rsidRPr="00852A7D">
        <w:rPr>
          <w:sz w:val="20"/>
          <w:szCs w:val="20"/>
        </w:rPr>
        <w:t>, 98–102 (2003).</w:t>
      </w:r>
    </w:p>
    <w:p w14:paraId="41D46FA3" w14:textId="77777777" w:rsidR="00F26D09" w:rsidRPr="00852A7D" w:rsidRDefault="00F26D09" w:rsidP="00852A7D">
      <w:pPr>
        <w:pStyle w:val="Bibliography"/>
        <w:spacing w:line="240" w:lineRule="auto"/>
        <w:rPr>
          <w:sz w:val="20"/>
          <w:szCs w:val="20"/>
        </w:rPr>
      </w:pPr>
      <w:r w:rsidRPr="00852A7D">
        <w:rPr>
          <w:sz w:val="20"/>
          <w:szCs w:val="20"/>
        </w:rPr>
        <w:t>51.</w:t>
      </w:r>
      <w:r w:rsidRPr="00852A7D">
        <w:rPr>
          <w:sz w:val="20"/>
          <w:szCs w:val="20"/>
        </w:rPr>
        <w:tab/>
        <w:t xml:space="preserve">Lan, L. </w:t>
      </w:r>
      <w:r w:rsidRPr="00852A7D">
        <w:rPr>
          <w:i/>
          <w:iCs/>
          <w:sz w:val="20"/>
          <w:szCs w:val="20"/>
        </w:rPr>
        <w:t>et al.</w:t>
      </w:r>
      <w:r w:rsidRPr="00852A7D">
        <w:rPr>
          <w:sz w:val="20"/>
          <w:szCs w:val="20"/>
        </w:rPr>
        <w:t xml:space="preserve"> Elevated airflow can maintain sleep quality and thermal comfort of the elderly in a hot environment. </w:t>
      </w:r>
      <w:r w:rsidRPr="00852A7D">
        <w:rPr>
          <w:i/>
          <w:iCs/>
          <w:sz w:val="20"/>
          <w:szCs w:val="20"/>
        </w:rPr>
        <w:t>Indoor Air</w:t>
      </w:r>
      <w:r w:rsidRPr="00852A7D">
        <w:rPr>
          <w:sz w:val="20"/>
          <w:szCs w:val="20"/>
        </w:rPr>
        <w:t xml:space="preserve"> </w:t>
      </w:r>
      <w:r w:rsidRPr="00852A7D">
        <w:rPr>
          <w:b/>
          <w:bCs/>
          <w:sz w:val="20"/>
          <w:szCs w:val="20"/>
        </w:rPr>
        <w:t>29</w:t>
      </w:r>
      <w:r w:rsidRPr="00852A7D">
        <w:rPr>
          <w:sz w:val="20"/>
          <w:szCs w:val="20"/>
        </w:rPr>
        <w:t>, 1040–1049 (2019).</w:t>
      </w:r>
    </w:p>
    <w:p w14:paraId="0DCB877A" w14:textId="77777777" w:rsidR="00F26D09" w:rsidRPr="00852A7D" w:rsidRDefault="00F26D09" w:rsidP="00852A7D">
      <w:pPr>
        <w:pStyle w:val="Bibliography"/>
        <w:spacing w:line="240" w:lineRule="auto"/>
        <w:rPr>
          <w:sz w:val="20"/>
          <w:szCs w:val="20"/>
        </w:rPr>
      </w:pPr>
      <w:r w:rsidRPr="00852A7D">
        <w:rPr>
          <w:sz w:val="20"/>
          <w:szCs w:val="20"/>
        </w:rPr>
        <w:t>52.</w:t>
      </w:r>
      <w:r w:rsidRPr="00852A7D">
        <w:rPr>
          <w:sz w:val="20"/>
          <w:szCs w:val="20"/>
        </w:rPr>
        <w:tab/>
        <w:t xml:space="preserve">Song, W., Lu, Y., Liu, Y., Yang, Y. &amp; Jiang, X. Effect of partial-body heating on thermal comfort and sleep quality of young female adults in a cold indoor environment. </w:t>
      </w:r>
      <w:r w:rsidRPr="00852A7D">
        <w:rPr>
          <w:i/>
          <w:iCs/>
          <w:sz w:val="20"/>
          <w:szCs w:val="20"/>
        </w:rPr>
        <w:t>Build. Environ.</w:t>
      </w:r>
      <w:r w:rsidRPr="00852A7D">
        <w:rPr>
          <w:sz w:val="20"/>
          <w:szCs w:val="20"/>
        </w:rPr>
        <w:t xml:space="preserve"> </w:t>
      </w:r>
      <w:r w:rsidRPr="00852A7D">
        <w:rPr>
          <w:b/>
          <w:bCs/>
          <w:sz w:val="20"/>
          <w:szCs w:val="20"/>
        </w:rPr>
        <w:t>169</w:t>
      </w:r>
      <w:r w:rsidRPr="00852A7D">
        <w:rPr>
          <w:sz w:val="20"/>
          <w:szCs w:val="20"/>
        </w:rPr>
        <w:t>, 106585 (2020).</w:t>
      </w:r>
    </w:p>
    <w:p w14:paraId="5418FCD4" w14:textId="77777777" w:rsidR="00F26D09" w:rsidRPr="00852A7D" w:rsidRDefault="00F26D09" w:rsidP="00852A7D">
      <w:pPr>
        <w:pStyle w:val="Bibliography"/>
        <w:spacing w:line="240" w:lineRule="auto"/>
        <w:rPr>
          <w:sz w:val="20"/>
          <w:szCs w:val="20"/>
        </w:rPr>
      </w:pPr>
      <w:r w:rsidRPr="00852A7D">
        <w:rPr>
          <w:sz w:val="20"/>
          <w:szCs w:val="20"/>
        </w:rPr>
        <w:t>53.</w:t>
      </w:r>
      <w:r w:rsidRPr="00852A7D">
        <w:rPr>
          <w:sz w:val="20"/>
          <w:szCs w:val="20"/>
        </w:rPr>
        <w:tab/>
        <w:t xml:space="preserve">Okamoto-Mizuno, K., Tsuzuki, K., Ohshiro, Y. &amp; Mizuno, K. Effects of an electric blanket on sleep stages and body temperature in young men. </w:t>
      </w:r>
      <w:r w:rsidRPr="00852A7D">
        <w:rPr>
          <w:i/>
          <w:iCs/>
          <w:sz w:val="20"/>
          <w:szCs w:val="20"/>
        </w:rPr>
        <w:t>Ergonomics</w:t>
      </w:r>
      <w:r w:rsidRPr="00852A7D">
        <w:rPr>
          <w:sz w:val="20"/>
          <w:szCs w:val="20"/>
        </w:rPr>
        <w:t xml:space="preserve"> </w:t>
      </w:r>
      <w:r w:rsidRPr="00852A7D">
        <w:rPr>
          <w:b/>
          <w:bCs/>
          <w:sz w:val="20"/>
          <w:szCs w:val="20"/>
        </w:rPr>
        <w:t>48</w:t>
      </w:r>
      <w:r w:rsidRPr="00852A7D">
        <w:rPr>
          <w:sz w:val="20"/>
          <w:szCs w:val="20"/>
        </w:rPr>
        <w:t>, 749–757 (2005).</w:t>
      </w:r>
    </w:p>
    <w:p w14:paraId="5DA842FB" w14:textId="77777777" w:rsidR="00F26D09" w:rsidRPr="00852A7D" w:rsidRDefault="00F26D09" w:rsidP="00852A7D">
      <w:pPr>
        <w:pStyle w:val="Bibliography"/>
        <w:spacing w:line="240" w:lineRule="auto"/>
        <w:rPr>
          <w:sz w:val="20"/>
          <w:szCs w:val="20"/>
        </w:rPr>
      </w:pPr>
      <w:r w:rsidRPr="00852A7D">
        <w:rPr>
          <w:sz w:val="20"/>
          <w:szCs w:val="20"/>
        </w:rPr>
        <w:lastRenderedPageBreak/>
        <w:t>54.</w:t>
      </w:r>
      <w:r w:rsidRPr="00852A7D">
        <w:rPr>
          <w:sz w:val="20"/>
          <w:szCs w:val="20"/>
        </w:rPr>
        <w:tab/>
        <w:t xml:space="preserve">Raftery, P. </w:t>
      </w:r>
      <w:r w:rsidRPr="00852A7D">
        <w:rPr>
          <w:i/>
          <w:iCs/>
          <w:sz w:val="20"/>
          <w:szCs w:val="20"/>
        </w:rPr>
        <w:t>et al.</w:t>
      </w:r>
      <w:r w:rsidRPr="00852A7D">
        <w:rPr>
          <w:sz w:val="20"/>
          <w:szCs w:val="20"/>
        </w:rPr>
        <w:t xml:space="preserve"> Ceiling fans: Predicting indoor air speeds based on full scale laboratory measurements. </w:t>
      </w:r>
      <w:r w:rsidRPr="00852A7D">
        <w:rPr>
          <w:i/>
          <w:iCs/>
          <w:sz w:val="20"/>
          <w:szCs w:val="20"/>
        </w:rPr>
        <w:t>Build. Environ.</w:t>
      </w:r>
      <w:r w:rsidRPr="00852A7D">
        <w:rPr>
          <w:sz w:val="20"/>
          <w:szCs w:val="20"/>
        </w:rPr>
        <w:t xml:space="preserve"> </w:t>
      </w:r>
      <w:r w:rsidRPr="00852A7D">
        <w:rPr>
          <w:b/>
          <w:bCs/>
          <w:sz w:val="20"/>
          <w:szCs w:val="20"/>
        </w:rPr>
        <w:t>155</w:t>
      </w:r>
      <w:r w:rsidRPr="00852A7D">
        <w:rPr>
          <w:sz w:val="20"/>
          <w:szCs w:val="20"/>
        </w:rPr>
        <w:t>, 210–223 (2019).</w:t>
      </w:r>
    </w:p>
    <w:p w14:paraId="1B1E7B97" w14:textId="77777777" w:rsidR="00F26D09" w:rsidRPr="00852A7D" w:rsidRDefault="00F26D09" w:rsidP="00852A7D">
      <w:pPr>
        <w:pStyle w:val="Bibliography"/>
        <w:spacing w:line="240" w:lineRule="auto"/>
        <w:rPr>
          <w:sz w:val="20"/>
          <w:szCs w:val="20"/>
        </w:rPr>
      </w:pPr>
      <w:r w:rsidRPr="00852A7D">
        <w:rPr>
          <w:sz w:val="20"/>
          <w:szCs w:val="20"/>
        </w:rPr>
        <w:t>55.</w:t>
      </w:r>
      <w:r w:rsidRPr="00852A7D">
        <w:rPr>
          <w:sz w:val="20"/>
          <w:szCs w:val="20"/>
        </w:rPr>
        <w:tab/>
        <w:t xml:space="preserve">Pantelic, J. </w:t>
      </w:r>
      <w:r w:rsidRPr="00852A7D">
        <w:rPr>
          <w:i/>
          <w:iCs/>
          <w:sz w:val="20"/>
          <w:szCs w:val="20"/>
        </w:rPr>
        <w:t>et al.</w:t>
      </w:r>
      <w:r w:rsidRPr="00852A7D">
        <w:rPr>
          <w:sz w:val="20"/>
          <w:szCs w:val="20"/>
        </w:rPr>
        <w:t xml:space="preserve"> Personal CO2 cloud: laboratory measurements of metabolic CO2 inhalation zone concentration and dispersion in a typical office desk setting. </w:t>
      </w:r>
      <w:r w:rsidRPr="00852A7D">
        <w:rPr>
          <w:i/>
          <w:iCs/>
          <w:sz w:val="20"/>
          <w:szCs w:val="20"/>
        </w:rPr>
        <w:t>J. Expo. Sci. Environ. Epidemiol.</w:t>
      </w:r>
      <w:r w:rsidRPr="00852A7D">
        <w:rPr>
          <w:sz w:val="20"/>
          <w:szCs w:val="20"/>
        </w:rPr>
        <w:t xml:space="preserve"> </w:t>
      </w:r>
      <w:r w:rsidRPr="00852A7D">
        <w:rPr>
          <w:b/>
          <w:bCs/>
          <w:sz w:val="20"/>
          <w:szCs w:val="20"/>
        </w:rPr>
        <w:t>30</w:t>
      </w:r>
      <w:r w:rsidRPr="00852A7D">
        <w:rPr>
          <w:sz w:val="20"/>
          <w:szCs w:val="20"/>
        </w:rPr>
        <w:t>, 328–337 (2020).</w:t>
      </w:r>
    </w:p>
    <w:p w14:paraId="7B78129D" w14:textId="77777777" w:rsidR="00F26D09" w:rsidRPr="00852A7D" w:rsidRDefault="00F26D09" w:rsidP="00852A7D">
      <w:pPr>
        <w:pStyle w:val="Bibliography"/>
        <w:spacing w:line="240" w:lineRule="auto"/>
        <w:rPr>
          <w:sz w:val="20"/>
          <w:szCs w:val="20"/>
        </w:rPr>
      </w:pPr>
      <w:r w:rsidRPr="00852A7D">
        <w:rPr>
          <w:sz w:val="20"/>
          <w:szCs w:val="20"/>
        </w:rPr>
        <w:t>56.</w:t>
      </w:r>
      <w:r w:rsidRPr="00852A7D">
        <w:rPr>
          <w:sz w:val="20"/>
          <w:szCs w:val="20"/>
        </w:rPr>
        <w:tab/>
        <w:t xml:space="preserve">Miller, D. </w:t>
      </w:r>
      <w:r w:rsidRPr="00852A7D">
        <w:rPr>
          <w:i/>
          <w:iCs/>
          <w:sz w:val="20"/>
          <w:szCs w:val="20"/>
        </w:rPr>
        <w:t>et al.</w:t>
      </w:r>
      <w:r w:rsidRPr="00852A7D">
        <w:rPr>
          <w:sz w:val="20"/>
          <w:szCs w:val="20"/>
        </w:rPr>
        <w:t xml:space="preserve"> Cooling energy savings and occupant feedback in a two year retrofit evaluation of 99 automated ceiling fans staged with air conditioning. </w:t>
      </w:r>
      <w:r w:rsidRPr="00852A7D">
        <w:rPr>
          <w:i/>
          <w:iCs/>
          <w:sz w:val="20"/>
          <w:szCs w:val="20"/>
        </w:rPr>
        <w:t>Energy Build.</w:t>
      </w:r>
      <w:r w:rsidRPr="00852A7D">
        <w:rPr>
          <w:sz w:val="20"/>
          <w:szCs w:val="20"/>
        </w:rPr>
        <w:t xml:space="preserve"> </w:t>
      </w:r>
      <w:r w:rsidRPr="00852A7D">
        <w:rPr>
          <w:b/>
          <w:bCs/>
          <w:sz w:val="20"/>
          <w:szCs w:val="20"/>
        </w:rPr>
        <w:t>251</w:t>
      </w:r>
      <w:r w:rsidRPr="00852A7D">
        <w:rPr>
          <w:sz w:val="20"/>
          <w:szCs w:val="20"/>
        </w:rPr>
        <w:t>, 111319 (2021).</w:t>
      </w:r>
    </w:p>
    <w:p w14:paraId="486F0B2B" w14:textId="77777777" w:rsidR="00F26D09" w:rsidRPr="00852A7D" w:rsidRDefault="00F26D09" w:rsidP="00852A7D">
      <w:pPr>
        <w:pStyle w:val="Bibliography"/>
        <w:spacing w:line="240" w:lineRule="auto"/>
        <w:rPr>
          <w:sz w:val="20"/>
          <w:szCs w:val="20"/>
        </w:rPr>
      </w:pPr>
      <w:r w:rsidRPr="00852A7D">
        <w:rPr>
          <w:sz w:val="20"/>
          <w:szCs w:val="20"/>
        </w:rPr>
        <w:t>57.</w:t>
      </w:r>
      <w:r w:rsidRPr="00852A7D">
        <w:rPr>
          <w:sz w:val="20"/>
          <w:szCs w:val="20"/>
        </w:rPr>
        <w:tab/>
        <w:t xml:space="preserve">Tanabe, S., Arens, E. A., Bauman, F., Zhang, H. &amp; Madsen, T. Evaluating thermal environments by using a thermal manikin with controlled skin surface temperature. </w:t>
      </w:r>
      <w:r w:rsidRPr="00852A7D">
        <w:rPr>
          <w:i/>
          <w:iCs/>
          <w:sz w:val="20"/>
          <w:szCs w:val="20"/>
        </w:rPr>
        <w:t>ASHRAE Trans.</w:t>
      </w:r>
      <w:r w:rsidRPr="00852A7D">
        <w:rPr>
          <w:sz w:val="20"/>
          <w:szCs w:val="20"/>
        </w:rPr>
        <w:t xml:space="preserve"> </w:t>
      </w:r>
      <w:r w:rsidRPr="00852A7D">
        <w:rPr>
          <w:b/>
          <w:bCs/>
          <w:sz w:val="20"/>
          <w:szCs w:val="20"/>
        </w:rPr>
        <w:t>100</w:t>
      </w:r>
      <w:r w:rsidRPr="00852A7D">
        <w:rPr>
          <w:sz w:val="20"/>
          <w:szCs w:val="20"/>
        </w:rPr>
        <w:t>, 39–48 (1994).</w:t>
      </w:r>
    </w:p>
    <w:p w14:paraId="670C4D4E" w14:textId="77777777" w:rsidR="00F26D09" w:rsidRPr="00852A7D" w:rsidRDefault="00F26D09" w:rsidP="00852A7D">
      <w:pPr>
        <w:pStyle w:val="Bibliography"/>
        <w:spacing w:line="240" w:lineRule="auto"/>
        <w:rPr>
          <w:sz w:val="20"/>
          <w:szCs w:val="20"/>
        </w:rPr>
      </w:pPr>
      <w:r w:rsidRPr="00852A7D">
        <w:rPr>
          <w:sz w:val="20"/>
          <w:szCs w:val="20"/>
        </w:rPr>
        <w:t>58.</w:t>
      </w:r>
      <w:r w:rsidRPr="00852A7D">
        <w:rPr>
          <w:sz w:val="20"/>
          <w:szCs w:val="20"/>
        </w:rPr>
        <w:tab/>
      </w:r>
      <w:r w:rsidRPr="00852A7D">
        <w:rPr>
          <w:i/>
          <w:iCs/>
          <w:sz w:val="20"/>
          <w:szCs w:val="20"/>
        </w:rPr>
        <w:t>WHO Housing and Health Guidelines</w:t>
      </w:r>
      <w:r w:rsidRPr="00852A7D">
        <w:rPr>
          <w:sz w:val="20"/>
          <w:szCs w:val="20"/>
        </w:rPr>
        <w:t>. (World Health Organization, 2018).</w:t>
      </w:r>
    </w:p>
    <w:p w14:paraId="5DFE9DA0" w14:textId="77777777" w:rsidR="00F26D09" w:rsidRPr="00852A7D" w:rsidRDefault="00F26D09" w:rsidP="00852A7D">
      <w:pPr>
        <w:pStyle w:val="Bibliography"/>
        <w:spacing w:line="240" w:lineRule="auto"/>
        <w:rPr>
          <w:sz w:val="20"/>
          <w:szCs w:val="20"/>
        </w:rPr>
      </w:pPr>
      <w:r w:rsidRPr="00852A7D">
        <w:rPr>
          <w:sz w:val="20"/>
          <w:szCs w:val="20"/>
        </w:rPr>
        <w:t>59.</w:t>
      </w:r>
      <w:r w:rsidRPr="00852A7D">
        <w:rPr>
          <w:sz w:val="20"/>
          <w:szCs w:val="20"/>
        </w:rPr>
        <w:tab/>
        <w:t xml:space="preserve">EIA. Table 5.6.A. Average Price of Electricity to Ultimate Customers by End-Use Sector. </w:t>
      </w:r>
      <w:r w:rsidRPr="00852A7D">
        <w:rPr>
          <w:i/>
          <w:iCs/>
          <w:sz w:val="20"/>
          <w:szCs w:val="20"/>
        </w:rPr>
        <w:t>U.S. Energy Information Administration</w:t>
      </w:r>
      <w:r w:rsidRPr="00852A7D">
        <w:rPr>
          <w:sz w:val="20"/>
          <w:szCs w:val="20"/>
        </w:rPr>
        <w:t xml:space="preserve"> https://www.eia.gov/electricity/monthly/epm_table_grapher.php (2023).</w:t>
      </w:r>
    </w:p>
    <w:p w14:paraId="0BF1D95F" w14:textId="77777777" w:rsidR="00F26D09" w:rsidRPr="00852A7D" w:rsidRDefault="00F26D09" w:rsidP="00852A7D">
      <w:pPr>
        <w:pStyle w:val="Bibliography"/>
        <w:spacing w:line="240" w:lineRule="auto"/>
        <w:rPr>
          <w:sz w:val="20"/>
          <w:szCs w:val="20"/>
        </w:rPr>
      </w:pPr>
      <w:r w:rsidRPr="00852A7D">
        <w:rPr>
          <w:sz w:val="20"/>
          <w:szCs w:val="20"/>
        </w:rPr>
        <w:t>60.</w:t>
      </w:r>
      <w:r w:rsidRPr="00852A7D">
        <w:rPr>
          <w:sz w:val="20"/>
          <w:szCs w:val="20"/>
        </w:rPr>
        <w:tab/>
        <w:t xml:space="preserve">GlobalPetrolPrices.com. Electricity prices around the world. </w:t>
      </w:r>
      <w:r w:rsidRPr="00852A7D">
        <w:rPr>
          <w:i/>
          <w:iCs/>
          <w:sz w:val="20"/>
          <w:szCs w:val="20"/>
        </w:rPr>
        <w:t>GlobalPetrolPrices.com</w:t>
      </w:r>
      <w:r w:rsidRPr="00852A7D">
        <w:rPr>
          <w:sz w:val="20"/>
          <w:szCs w:val="20"/>
        </w:rPr>
        <w:t xml:space="preserve"> https://www.globalpetrolprices.com/electricity_prices/.</w:t>
      </w:r>
    </w:p>
    <w:p w14:paraId="582CC79C" w14:textId="77777777" w:rsidR="00F26D09" w:rsidRPr="00852A7D" w:rsidRDefault="00F26D09" w:rsidP="00852A7D">
      <w:pPr>
        <w:pStyle w:val="Bibliography"/>
        <w:spacing w:line="240" w:lineRule="auto"/>
        <w:rPr>
          <w:sz w:val="20"/>
          <w:szCs w:val="20"/>
        </w:rPr>
      </w:pPr>
      <w:r w:rsidRPr="00852A7D">
        <w:rPr>
          <w:sz w:val="20"/>
          <w:szCs w:val="20"/>
        </w:rPr>
        <w:t>61.</w:t>
      </w:r>
      <w:r w:rsidRPr="00852A7D">
        <w:rPr>
          <w:sz w:val="20"/>
          <w:szCs w:val="20"/>
        </w:rPr>
        <w:tab/>
        <w:t xml:space="preserve">EIA. Natural Gas Prices. </w:t>
      </w:r>
      <w:r w:rsidRPr="00852A7D">
        <w:rPr>
          <w:i/>
          <w:iCs/>
          <w:sz w:val="20"/>
          <w:szCs w:val="20"/>
        </w:rPr>
        <w:t>U.S. Energy Information Administration</w:t>
      </w:r>
      <w:r w:rsidRPr="00852A7D">
        <w:rPr>
          <w:sz w:val="20"/>
          <w:szCs w:val="20"/>
        </w:rPr>
        <w:t xml:space="preserve"> https://www.eia.gov/dnav/ng/ng_pri_sum_a_EPG0_PRS_DMcf_m.htm (2023).</w:t>
      </w:r>
    </w:p>
    <w:p w14:paraId="48F28B0E" w14:textId="77777777" w:rsidR="00F26D09" w:rsidRPr="00852A7D" w:rsidRDefault="00F26D09" w:rsidP="00852A7D">
      <w:pPr>
        <w:pStyle w:val="Bibliography"/>
        <w:spacing w:line="240" w:lineRule="auto"/>
        <w:rPr>
          <w:sz w:val="20"/>
          <w:szCs w:val="20"/>
        </w:rPr>
      </w:pPr>
      <w:r w:rsidRPr="00852A7D">
        <w:rPr>
          <w:sz w:val="20"/>
          <w:szCs w:val="20"/>
        </w:rPr>
        <w:t>62.</w:t>
      </w:r>
      <w:r w:rsidRPr="00852A7D">
        <w:rPr>
          <w:sz w:val="20"/>
          <w:szCs w:val="20"/>
        </w:rPr>
        <w:tab/>
        <w:t>EIA. Frequently Asked Questions (FAQs) - U.S. Energy Information Administration (EIA). https://www.eia.gov/tools/faqs/faq.php (2023).</w:t>
      </w:r>
    </w:p>
    <w:p w14:paraId="1BCD7AB2" w14:textId="77777777" w:rsidR="00F26D09" w:rsidRPr="00852A7D" w:rsidRDefault="00F26D09" w:rsidP="00852A7D">
      <w:pPr>
        <w:pStyle w:val="Bibliography"/>
        <w:spacing w:line="240" w:lineRule="auto"/>
        <w:rPr>
          <w:sz w:val="20"/>
          <w:szCs w:val="20"/>
        </w:rPr>
      </w:pPr>
      <w:r w:rsidRPr="00852A7D">
        <w:rPr>
          <w:sz w:val="20"/>
          <w:szCs w:val="20"/>
        </w:rPr>
        <w:t>63.</w:t>
      </w:r>
      <w:r w:rsidRPr="00852A7D">
        <w:rPr>
          <w:sz w:val="20"/>
          <w:szCs w:val="20"/>
        </w:rPr>
        <w:tab/>
        <w:t xml:space="preserve">U.S. Census Bureau. B25041: Bedrooms - Census Bureau Table. </w:t>
      </w:r>
      <w:r w:rsidRPr="00852A7D">
        <w:rPr>
          <w:i/>
          <w:iCs/>
          <w:sz w:val="20"/>
          <w:szCs w:val="20"/>
        </w:rPr>
        <w:t>American Community Survey  1-Year Estimates Detailed Tables</w:t>
      </w:r>
      <w:r w:rsidRPr="00852A7D">
        <w:rPr>
          <w:sz w:val="20"/>
          <w:szCs w:val="20"/>
        </w:rPr>
        <w:t xml:space="preserve"> https://data.census.gov/table/ACSDT1Y2022.B25041?q=bedrooms&amp;t=Types%20of%20Rooms (2023).</w:t>
      </w:r>
    </w:p>
    <w:p w14:paraId="34E8B3A4" w14:textId="77777777" w:rsidR="00F26D09" w:rsidRPr="00852A7D" w:rsidRDefault="00F26D09" w:rsidP="00852A7D">
      <w:pPr>
        <w:pStyle w:val="Bibliography"/>
        <w:spacing w:line="240" w:lineRule="auto"/>
        <w:rPr>
          <w:sz w:val="20"/>
          <w:szCs w:val="20"/>
        </w:rPr>
      </w:pPr>
      <w:r w:rsidRPr="00852A7D">
        <w:rPr>
          <w:sz w:val="20"/>
          <w:szCs w:val="20"/>
        </w:rPr>
        <w:t>64.</w:t>
      </w:r>
      <w:r w:rsidRPr="00852A7D">
        <w:rPr>
          <w:sz w:val="20"/>
          <w:szCs w:val="20"/>
        </w:rPr>
        <w:tab/>
        <w:t xml:space="preserve">Eron, K. </w:t>
      </w:r>
      <w:r w:rsidRPr="00852A7D">
        <w:rPr>
          <w:i/>
          <w:iCs/>
          <w:sz w:val="20"/>
          <w:szCs w:val="20"/>
        </w:rPr>
        <w:t>et al.</w:t>
      </w:r>
      <w:r w:rsidRPr="00852A7D">
        <w:rPr>
          <w:sz w:val="20"/>
          <w:szCs w:val="20"/>
        </w:rPr>
        <w:t xml:space="preserve"> Weighted Blanket Use: A Systematic Review. </w:t>
      </w:r>
      <w:r w:rsidRPr="00852A7D">
        <w:rPr>
          <w:i/>
          <w:iCs/>
          <w:sz w:val="20"/>
          <w:szCs w:val="20"/>
        </w:rPr>
        <w:t>Am. J. Occup. Ther.</w:t>
      </w:r>
      <w:r w:rsidRPr="00852A7D">
        <w:rPr>
          <w:sz w:val="20"/>
          <w:szCs w:val="20"/>
        </w:rPr>
        <w:t xml:space="preserve"> </w:t>
      </w:r>
      <w:r w:rsidRPr="00852A7D">
        <w:rPr>
          <w:b/>
          <w:bCs/>
          <w:sz w:val="20"/>
          <w:szCs w:val="20"/>
        </w:rPr>
        <w:t>74</w:t>
      </w:r>
      <w:r w:rsidRPr="00852A7D">
        <w:rPr>
          <w:sz w:val="20"/>
          <w:szCs w:val="20"/>
        </w:rPr>
        <w:t>, 7402205010p1-7402205010p14 (2020).</w:t>
      </w:r>
    </w:p>
    <w:p w14:paraId="5E405E29" w14:textId="77777777" w:rsidR="00F26D09" w:rsidRPr="00852A7D" w:rsidRDefault="00F26D09" w:rsidP="00852A7D">
      <w:pPr>
        <w:pStyle w:val="Bibliography"/>
        <w:spacing w:line="240" w:lineRule="auto"/>
        <w:rPr>
          <w:sz w:val="20"/>
          <w:szCs w:val="20"/>
        </w:rPr>
      </w:pPr>
      <w:r w:rsidRPr="00852A7D">
        <w:rPr>
          <w:sz w:val="20"/>
          <w:szCs w:val="20"/>
        </w:rPr>
        <w:t>65.</w:t>
      </w:r>
      <w:r w:rsidRPr="00852A7D">
        <w:rPr>
          <w:sz w:val="20"/>
          <w:szCs w:val="20"/>
        </w:rPr>
        <w:tab/>
        <w:t xml:space="preserve">360 Research Reports. </w:t>
      </w:r>
      <w:r w:rsidRPr="00852A7D">
        <w:rPr>
          <w:i/>
          <w:iCs/>
          <w:sz w:val="20"/>
          <w:szCs w:val="20"/>
        </w:rPr>
        <w:t>Global Memory Foam Mattress Market Research Report</w:t>
      </w:r>
      <w:r w:rsidRPr="00852A7D">
        <w:rPr>
          <w:sz w:val="20"/>
          <w:szCs w:val="20"/>
        </w:rPr>
        <w:t>. 90 (2020).</w:t>
      </w:r>
    </w:p>
    <w:p w14:paraId="666944F3" w14:textId="77777777" w:rsidR="00F26D09" w:rsidRPr="00852A7D" w:rsidRDefault="00F26D09" w:rsidP="00852A7D">
      <w:pPr>
        <w:pStyle w:val="Bibliography"/>
        <w:spacing w:line="240" w:lineRule="auto"/>
        <w:rPr>
          <w:sz w:val="20"/>
          <w:szCs w:val="20"/>
        </w:rPr>
      </w:pPr>
      <w:r w:rsidRPr="00852A7D">
        <w:rPr>
          <w:sz w:val="20"/>
          <w:szCs w:val="20"/>
        </w:rPr>
        <w:t>66.</w:t>
      </w:r>
      <w:r w:rsidRPr="00852A7D">
        <w:rPr>
          <w:sz w:val="20"/>
          <w:szCs w:val="20"/>
        </w:rPr>
        <w:tab/>
        <w:t xml:space="preserve">Walpole, S. C. </w:t>
      </w:r>
      <w:r w:rsidRPr="00852A7D">
        <w:rPr>
          <w:i/>
          <w:iCs/>
          <w:sz w:val="20"/>
          <w:szCs w:val="20"/>
        </w:rPr>
        <w:t>et al.</w:t>
      </w:r>
      <w:r w:rsidRPr="00852A7D">
        <w:rPr>
          <w:sz w:val="20"/>
          <w:szCs w:val="20"/>
        </w:rPr>
        <w:t xml:space="preserve"> The weight of nations: an estimation of adult human biomass. </w:t>
      </w:r>
      <w:r w:rsidRPr="00852A7D">
        <w:rPr>
          <w:i/>
          <w:iCs/>
          <w:sz w:val="20"/>
          <w:szCs w:val="20"/>
        </w:rPr>
        <w:t>BMC Public Health</w:t>
      </w:r>
      <w:r w:rsidRPr="00852A7D">
        <w:rPr>
          <w:sz w:val="20"/>
          <w:szCs w:val="20"/>
        </w:rPr>
        <w:t xml:space="preserve"> </w:t>
      </w:r>
      <w:r w:rsidRPr="00852A7D">
        <w:rPr>
          <w:b/>
          <w:bCs/>
          <w:sz w:val="20"/>
          <w:szCs w:val="20"/>
        </w:rPr>
        <w:t>12</w:t>
      </w:r>
      <w:r w:rsidRPr="00852A7D">
        <w:rPr>
          <w:sz w:val="20"/>
          <w:szCs w:val="20"/>
        </w:rPr>
        <w:t>, 439 (2012).</w:t>
      </w:r>
    </w:p>
    <w:p w14:paraId="6F871A5B" w14:textId="77777777" w:rsidR="00F26D09" w:rsidRPr="00852A7D" w:rsidRDefault="00F26D09" w:rsidP="00852A7D">
      <w:pPr>
        <w:pStyle w:val="Bibliography"/>
        <w:spacing w:line="240" w:lineRule="auto"/>
        <w:rPr>
          <w:sz w:val="20"/>
          <w:szCs w:val="20"/>
        </w:rPr>
      </w:pPr>
      <w:r w:rsidRPr="00852A7D">
        <w:rPr>
          <w:sz w:val="20"/>
          <w:szCs w:val="20"/>
        </w:rPr>
        <w:t>67.</w:t>
      </w:r>
      <w:r w:rsidRPr="00852A7D">
        <w:rPr>
          <w:sz w:val="20"/>
          <w:szCs w:val="20"/>
        </w:rPr>
        <w:tab/>
        <w:t xml:space="preserve">Hume, K., Brink, M. &amp; Basner, M. Effects of environmental noise on sleep. </w:t>
      </w:r>
      <w:r w:rsidRPr="00852A7D">
        <w:rPr>
          <w:i/>
          <w:iCs/>
          <w:sz w:val="20"/>
          <w:szCs w:val="20"/>
        </w:rPr>
        <w:t>Noise Health</w:t>
      </w:r>
      <w:r w:rsidRPr="00852A7D">
        <w:rPr>
          <w:sz w:val="20"/>
          <w:szCs w:val="20"/>
        </w:rPr>
        <w:t xml:space="preserve"> </w:t>
      </w:r>
      <w:r w:rsidRPr="00852A7D">
        <w:rPr>
          <w:b/>
          <w:bCs/>
          <w:sz w:val="20"/>
          <w:szCs w:val="20"/>
        </w:rPr>
        <w:t>14</w:t>
      </w:r>
      <w:r w:rsidRPr="00852A7D">
        <w:rPr>
          <w:sz w:val="20"/>
          <w:szCs w:val="20"/>
        </w:rPr>
        <w:t>, 297 (2012).</w:t>
      </w:r>
    </w:p>
    <w:p w14:paraId="2D0B0D78" w14:textId="77777777" w:rsidR="00F26D09" w:rsidRPr="00852A7D" w:rsidRDefault="00F26D09" w:rsidP="00852A7D">
      <w:pPr>
        <w:pStyle w:val="Bibliography"/>
        <w:spacing w:line="240" w:lineRule="auto"/>
        <w:rPr>
          <w:sz w:val="20"/>
          <w:szCs w:val="20"/>
        </w:rPr>
      </w:pPr>
      <w:r w:rsidRPr="00852A7D">
        <w:rPr>
          <w:sz w:val="20"/>
          <w:szCs w:val="20"/>
        </w:rPr>
        <w:t>68.</w:t>
      </w:r>
      <w:r w:rsidRPr="00852A7D">
        <w:rPr>
          <w:sz w:val="20"/>
          <w:szCs w:val="20"/>
        </w:rPr>
        <w:tab/>
        <w:t xml:space="preserve">Riedy, S. M., Smith, M. G., Rocha, S. &amp; Basner, M. Noise as a sleep aid: A systematic review. </w:t>
      </w:r>
      <w:r w:rsidRPr="00852A7D">
        <w:rPr>
          <w:i/>
          <w:iCs/>
          <w:sz w:val="20"/>
          <w:szCs w:val="20"/>
        </w:rPr>
        <w:t>Sleep Med. Rev.</w:t>
      </w:r>
      <w:r w:rsidRPr="00852A7D">
        <w:rPr>
          <w:sz w:val="20"/>
          <w:szCs w:val="20"/>
        </w:rPr>
        <w:t xml:space="preserve"> </w:t>
      </w:r>
      <w:r w:rsidRPr="00852A7D">
        <w:rPr>
          <w:b/>
          <w:bCs/>
          <w:sz w:val="20"/>
          <w:szCs w:val="20"/>
        </w:rPr>
        <w:t>55</w:t>
      </w:r>
      <w:r w:rsidRPr="00852A7D">
        <w:rPr>
          <w:sz w:val="20"/>
          <w:szCs w:val="20"/>
        </w:rPr>
        <w:t>, 101385 (2021).</w:t>
      </w:r>
    </w:p>
    <w:p w14:paraId="1C108A8A" w14:textId="77777777" w:rsidR="00F26D09" w:rsidRPr="00852A7D" w:rsidRDefault="00F26D09" w:rsidP="00852A7D">
      <w:pPr>
        <w:pStyle w:val="Bibliography"/>
        <w:spacing w:line="240" w:lineRule="auto"/>
        <w:rPr>
          <w:sz w:val="20"/>
          <w:szCs w:val="20"/>
        </w:rPr>
      </w:pPr>
      <w:r w:rsidRPr="00852A7D">
        <w:rPr>
          <w:sz w:val="20"/>
          <w:szCs w:val="20"/>
        </w:rPr>
        <w:t>69.</w:t>
      </w:r>
      <w:r w:rsidRPr="00852A7D">
        <w:rPr>
          <w:sz w:val="20"/>
          <w:szCs w:val="20"/>
        </w:rPr>
        <w:tab/>
        <w:t xml:space="preserve">Inoue, Y., Shibasaki, M., Ueda, H. &amp; Ishizashi, H. Mechanisms underlying the age-related decrement in the human sweating response. </w:t>
      </w:r>
      <w:r w:rsidRPr="00852A7D">
        <w:rPr>
          <w:i/>
          <w:iCs/>
          <w:sz w:val="20"/>
          <w:szCs w:val="20"/>
        </w:rPr>
        <w:t>Eur. J. Appl. Physiol.</w:t>
      </w:r>
      <w:r w:rsidRPr="00852A7D">
        <w:rPr>
          <w:sz w:val="20"/>
          <w:szCs w:val="20"/>
        </w:rPr>
        <w:t xml:space="preserve"> </w:t>
      </w:r>
      <w:r w:rsidRPr="00852A7D">
        <w:rPr>
          <w:b/>
          <w:bCs/>
          <w:sz w:val="20"/>
          <w:szCs w:val="20"/>
        </w:rPr>
        <w:t>79</w:t>
      </w:r>
      <w:r w:rsidRPr="00852A7D">
        <w:rPr>
          <w:sz w:val="20"/>
          <w:szCs w:val="20"/>
        </w:rPr>
        <w:t>, 121–126 (1999).</w:t>
      </w:r>
    </w:p>
    <w:p w14:paraId="419F90B9" w14:textId="77777777" w:rsidR="00F26D09" w:rsidRPr="00852A7D" w:rsidRDefault="00F26D09" w:rsidP="00852A7D">
      <w:pPr>
        <w:pStyle w:val="Bibliography"/>
        <w:spacing w:line="240" w:lineRule="auto"/>
        <w:rPr>
          <w:sz w:val="20"/>
          <w:szCs w:val="20"/>
        </w:rPr>
      </w:pPr>
      <w:r w:rsidRPr="00852A7D">
        <w:rPr>
          <w:sz w:val="20"/>
          <w:szCs w:val="20"/>
        </w:rPr>
        <w:t>70.</w:t>
      </w:r>
      <w:r w:rsidRPr="00852A7D">
        <w:rPr>
          <w:sz w:val="20"/>
          <w:szCs w:val="20"/>
        </w:rPr>
        <w:tab/>
        <w:t xml:space="preserve">Arens, E., Zhang, H. &amp; Huizenga, C. Partial- and whole-body thermal sensation and comfort—Part II: Non-uniform environmental conditions. </w:t>
      </w:r>
      <w:r w:rsidRPr="00852A7D">
        <w:rPr>
          <w:i/>
          <w:iCs/>
          <w:sz w:val="20"/>
          <w:szCs w:val="20"/>
        </w:rPr>
        <w:t>J. Therm. Biol.</w:t>
      </w:r>
      <w:r w:rsidRPr="00852A7D">
        <w:rPr>
          <w:sz w:val="20"/>
          <w:szCs w:val="20"/>
        </w:rPr>
        <w:t xml:space="preserve"> </w:t>
      </w:r>
      <w:r w:rsidRPr="00852A7D">
        <w:rPr>
          <w:b/>
          <w:bCs/>
          <w:sz w:val="20"/>
          <w:szCs w:val="20"/>
        </w:rPr>
        <w:t>31</w:t>
      </w:r>
      <w:r w:rsidRPr="00852A7D">
        <w:rPr>
          <w:sz w:val="20"/>
          <w:szCs w:val="20"/>
        </w:rPr>
        <w:t>, 60–66 (2006).</w:t>
      </w:r>
    </w:p>
    <w:p w14:paraId="217FD2B7" w14:textId="77777777" w:rsidR="00F26D09" w:rsidRPr="00852A7D" w:rsidRDefault="00F26D09" w:rsidP="00852A7D">
      <w:pPr>
        <w:pStyle w:val="Bibliography"/>
        <w:spacing w:line="240" w:lineRule="auto"/>
        <w:rPr>
          <w:sz w:val="20"/>
          <w:szCs w:val="20"/>
        </w:rPr>
      </w:pPr>
      <w:r w:rsidRPr="00852A7D">
        <w:rPr>
          <w:sz w:val="20"/>
          <w:szCs w:val="20"/>
        </w:rPr>
        <w:t>71.</w:t>
      </w:r>
      <w:r w:rsidRPr="00852A7D">
        <w:rPr>
          <w:sz w:val="20"/>
          <w:szCs w:val="20"/>
        </w:rPr>
        <w:tab/>
        <w:t>Bauman, F. &amp; Arens, E. The development of a controlled environment chamber for the physical and subjective assessment of human comfort in office environments. (1988).</w:t>
      </w:r>
    </w:p>
    <w:p w14:paraId="3FC37139" w14:textId="77777777" w:rsidR="00F26D09" w:rsidRPr="00852A7D" w:rsidRDefault="00F26D09" w:rsidP="00852A7D">
      <w:pPr>
        <w:pStyle w:val="Bibliography"/>
        <w:spacing w:line="240" w:lineRule="auto"/>
        <w:rPr>
          <w:sz w:val="20"/>
          <w:szCs w:val="20"/>
        </w:rPr>
      </w:pPr>
      <w:r w:rsidRPr="00852A7D">
        <w:rPr>
          <w:sz w:val="20"/>
          <w:szCs w:val="20"/>
        </w:rPr>
        <w:t>72.</w:t>
      </w:r>
      <w:r w:rsidRPr="00852A7D">
        <w:rPr>
          <w:sz w:val="20"/>
          <w:szCs w:val="20"/>
        </w:rPr>
        <w:tab/>
        <w:t xml:space="preserve">Arens, E. a., Bauman, F. s., Johnston, L. p. &amp; Zhang, H. Testing of Localized Ventilation Systems in a New Controlled Environment Chamber. </w:t>
      </w:r>
      <w:r w:rsidRPr="00852A7D">
        <w:rPr>
          <w:i/>
          <w:iCs/>
          <w:sz w:val="20"/>
          <w:szCs w:val="20"/>
        </w:rPr>
        <w:t>Indoor Air</w:t>
      </w:r>
      <w:r w:rsidRPr="00852A7D">
        <w:rPr>
          <w:sz w:val="20"/>
          <w:szCs w:val="20"/>
        </w:rPr>
        <w:t xml:space="preserve"> </w:t>
      </w:r>
      <w:r w:rsidRPr="00852A7D">
        <w:rPr>
          <w:b/>
          <w:bCs/>
          <w:sz w:val="20"/>
          <w:szCs w:val="20"/>
        </w:rPr>
        <w:t>1</w:t>
      </w:r>
      <w:r w:rsidRPr="00852A7D">
        <w:rPr>
          <w:sz w:val="20"/>
          <w:szCs w:val="20"/>
        </w:rPr>
        <w:t>, 263–281 (1991).</w:t>
      </w:r>
    </w:p>
    <w:p w14:paraId="47DB8122" w14:textId="77777777" w:rsidR="00F26D09" w:rsidRPr="00852A7D" w:rsidRDefault="00F26D09" w:rsidP="00852A7D">
      <w:pPr>
        <w:pStyle w:val="Bibliography"/>
        <w:spacing w:line="240" w:lineRule="auto"/>
        <w:rPr>
          <w:sz w:val="20"/>
          <w:szCs w:val="20"/>
        </w:rPr>
      </w:pPr>
      <w:r w:rsidRPr="00852A7D">
        <w:rPr>
          <w:sz w:val="20"/>
          <w:szCs w:val="20"/>
        </w:rPr>
        <w:t>73.</w:t>
      </w:r>
      <w:r w:rsidRPr="00852A7D">
        <w:rPr>
          <w:sz w:val="20"/>
          <w:szCs w:val="20"/>
        </w:rPr>
        <w:tab/>
        <w:t>PT-Teknik. Thermal manikins.</w:t>
      </w:r>
    </w:p>
    <w:p w14:paraId="4AF5BEA2" w14:textId="77777777" w:rsidR="00F26D09" w:rsidRPr="00852A7D" w:rsidRDefault="00F26D09" w:rsidP="00852A7D">
      <w:pPr>
        <w:pStyle w:val="Bibliography"/>
        <w:spacing w:line="240" w:lineRule="auto"/>
        <w:rPr>
          <w:sz w:val="20"/>
          <w:szCs w:val="20"/>
        </w:rPr>
      </w:pPr>
      <w:r w:rsidRPr="00852A7D">
        <w:rPr>
          <w:sz w:val="20"/>
          <w:szCs w:val="20"/>
        </w:rPr>
        <w:t>74.</w:t>
      </w:r>
      <w:r w:rsidRPr="00852A7D">
        <w:rPr>
          <w:sz w:val="20"/>
          <w:szCs w:val="20"/>
        </w:rPr>
        <w:tab/>
        <w:t xml:space="preserve">Huizenga, C., Hui, Z. &amp; Arens, E. A model of human physiology and comfort for assessing complex thermal environments. </w:t>
      </w:r>
      <w:r w:rsidRPr="00852A7D">
        <w:rPr>
          <w:i/>
          <w:iCs/>
          <w:sz w:val="20"/>
          <w:szCs w:val="20"/>
        </w:rPr>
        <w:t>Build. Environ.</w:t>
      </w:r>
      <w:r w:rsidRPr="00852A7D">
        <w:rPr>
          <w:sz w:val="20"/>
          <w:szCs w:val="20"/>
        </w:rPr>
        <w:t xml:space="preserve"> </w:t>
      </w:r>
      <w:r w:rsidRPr="00852A7D">
        <w:rPr>
          <w:b/>
          <w:bCs/>
          <w:sz w:val="20"/>
          <w:szCs w:val="20"/>
        </w:rPr>
        <w:t>36</w:t>
      </w:r>
      <w:r w:rsidRPr="00852A7D">
        <w:rPr>
          <w:sz w:val="20"/>
          <w:szCs w:val="20"/>
        </w:rPr>
        <w:t>, 691–699 (2001).</w:t>
      </w:r>
    </w:p>
    <w:p w14:paraId="509F190E" w14:textId="77777777" w:rsidR="00F26D09" w:rsidRPr="00852A7D" w:rsidRDefault="00F26D09" w:rsidP="00852A7D">
      <w:pPr>
        <w:pStyle w:val="Bibliography"/>
        <w:spacing w:line="240" w:lineRule="auto"/>
        <w:rPr>
          <w:sz w:val="20"/>
          <w:szCs w:val="20"/>
        </w:rPr>
      </w:pPr>
      <w:r w:rsidRPr="00852A7D">
        <w:rPr>
          <w:sz w:val="20"/>
          <w:szCs w:val="20"/>
        </w:rPr>
        <w:t>75.</w:t>
      </w:r>
      <w:r w:rsidRPr="00852A7D">
        <w:rPr>
          <w:sz w:val="20"/>
          <w:szCs w:val="20"/>
        </w:rPr>
        <w:tab/>
        <w:t xml:space="preserve">BYTELINE. </w:t>
      </w:r>
      <w:r w:rsidRPr="00852A7D">
        <w:rPr>
          <w:i/>
          <w:iCs/>
          <w:sz w:val="20"/>
          <w:szCs w:val="20"/>
        </w:rPr>
        <w:t>Manikin Manual</w:t>
      </w:r>
      <w:r w:rsidRPr="00852A7D">
        <w:rPr>
          <w:sz w:val="20"/>
          <w:szCs w:val="20"/>
        </w:rPr>
        <w:t>. https://manikin.dk/ (2008).</w:t>
      </w:r>
    </w:p>
    <w:p w14:paraId="0290FD84" w14:textId="77777777" w:rsidR="00F26D09" w:rsidRPr="00852A7D" w:rsidRDefault="00F26D09" w:rsidP="00852A7D">
      <w:pPr>
        <w:pStyle w:val="Bibliography"/>
        <w:spacing w:line="240" w:lineRule="auto"/>
        <w:rPr>
          <w:sz w:val="20"/>
          <w:szCs w:val="20"/>
        </w:rPr>
      </w:pPr>
      <w:r w:rsidRPr="00852A7D">
        <w:rPr>
          <w:sz w:val="20"/>
          <w:szCs w:val="20"/>
        </w:rPr>
        <w:t>76.</w:t>
      </w:r>
      <w:r w:rsidRPr="00852A7D">
        <w:rPr>
          <w:sz w:val="20"/>
          <w:szCs w:val="20"/>
        </w:rPr>
        <w:tab/>
        <w:t xml:space="preserve">Melikov, A. Breathing thermal manikins for indoor environment assessment: important characteristics and requirements. </w:t>
      </w:r>
      <w:r w:rsidRPr="00852A7D">
        <w:rPr>
          <w:i/>
          <w:iCs/>
          <w:sz w:val="20"/>
          <w:szCs w:val="20"/>
        </w:rPr>
        <w:t>Eur. J. Appl. Physiol.</w:t>
      </w:r>
      <w:r w:rsidRPr="00852A7D">
        <w:rPr>
          <w:sz w:val="20"/>
          <w:szCs w:val="20"/>
        </w:rPr>
        <w:t xml:space="preserve"> </w:t>
      </w:r>
      <w:r w:rsidRPr="00852A7D">
        <w:rPr>
          <w:b/>
          <w:bCs/>
          <w:sz w:val="20"/>
          <w:szCs w:val="20"/>
        </w:rPr>
        <w:t>92</w:t>
      </w:r>
      <w:r w:rsidRPr="00852A7D">
        <w:rPr>
          <w:sz w:val="20"/>
          <w:szCs w:val="20"/>
        </w:rPr>
        <w:t>, 710–713 (2004).</w:t>
      </w:r>
    </w:p>
    <w:p w14:paraId="0F5A52C0" w14:textId="77777777" w:rsidR="00F26D09" w:rsidRPr="00852A7D" w:rsidRDefault="00F26D09" w:rsidP="00852A7D">
      <w:pPr>
        <w:pStyle w:val="Bibliography"/>
        <w:spacing w:line="240" w:lineRule="auto"/>
        <w:rPr>
          <w:sz w:val="20"/>
          <w:szCs w:val="20"/>
        </w:rPr>
      </w:pPr>
      <w:r w:rsidRPr="00852A7D">
        <w:rPr>
          <w:sz w:val="20"/>
          <w:szCs w:val="20"/>
        </w:rPr>
        <w:t>77.</w:t>
      </w:r>
      <w:r w:rsidRPr="00852A7D">
        <w:rPr>
          <w:sz w:val="20"/>
          <w:szCs w:val="20"/>
        </w:rPr>
        <w:tab/>
        <w:t>PT Teknik. Thermal manikin calibration. (2020).</w:t>
      </w:r>
    </w:p>
    <w:p w14:paraId="17254029" w14:textId="77777777" w:rsidR="00F26D09" w:rsidRPr="00852A7D" w:rsidRDefault="00F26D09" w:rsidP="00852A7D">
      <w:pPr>
        <w:pStyle w:val="Bibliography"/>
        <w:spacing w:line="240" w:lineRule="auto"/>
        <w:rPr>
          <w:sz w:val="20"/>
          <w:szCs w:val="20"/>
        </w:rPr>
      </w:pPr>
      <w:r w:rsidRPr="00852A7D">
        <w:rPr>
          <w:sz w:val="20"/>
          <w:szCs w:val="20"/>
        </w:rPr>
        <w:t>78.</w:t>
      </w:r>
      <w:r w:rsidRPr="00852A7D">
        <w:rPr>
          <w:sz w:val="20"/>
          <w:szCs w:val="20"/>
        </w:rPr>
        <w:tab/>
        <w:t xml:space="preserve">Zhai, Y. </w:t>
      </w:r>
      <w:r w:rsidRPr="00852A7D">
        <w:rPr>
          <w:i/>
          <w:iCs/>
          <w:sz w:val="20"/>
          <w:szCs w:val="20"/>
        </w:rPr>
        <w:t>et al.</w:t>
      </w:r>
      <w:r w:rsidRPr="00852A7D">
        <w:rPr>
          <w:sz w:val="20"/>
          <w:szCs w:val="20"/>
        </w:rPr>
        <w:t xml:space="preserve"> Using air movement for comfort during moderate exercise. (2015).</w:t>
      </w:r>
    </w:p>
    <w:p w14:paraId="0B1B160D" w14:textId="77777777" w:rsidR="00F26D09" w:rsidRPr="00852A7D" w:rsidRDefault="00F26D09" w:rsidP="00852A7D">
      <w:pPr>
        <w:pStyle w:val="Bibliography"/>
        <w:spacing w:line="240" w:lineRule="auto"/>
        <w:rPr>
          <w:sz w:val="20"/>
          <w:szCs w:val="20"/>
        </w:rPr>
      </w:pPr>
      <w:r w:rsidRPr="00852A7D">
        <w:rPr>
          <w:sz w:val="20"/>
          <w:szCs w:val="20"/>
        </w:rPr>
        <w:t>79.</w:t>
      </w:r>
      <w:r w:rsidRPr="00852A7D">
        <w:rPr>
          <w:sz w:val="20"/>
          <w:szCs w:val="20"/>
        </w:rPr>
        <w:tab/>
        <w:t xml:space="preserve">Schiavon, S. &amp; Melikov, A. K. Introduction of a Cooling-Fan Efficiency Index. </w:t>
      </w:r>
      <w:r w:rsidRPr="00852A7D">
        <w:rPr>
          <w:i/>
          <w:iCs/>
          <w:sz w:val="20"/>
          <w:szCs w:val="20"/>
        </w:rPr>
        <w:t>HVACR Res.</w:t>
      </w:r>
      <w:r w:rsidRPr="00852A7D">
        <w:rPr>
          <w:sz w:val="20"/>
          <w:szCs w:val="20"/>
        </w:rPr>
        <w:t xml:space="preserve"> </w:t>
      </w:r>
      <w:r w:rsidRPr="00852A7D">
        <w:rPr>
          <w:b/>
          <w:bCs/>
          <w:sz w:val="20"/>
          <w:szCs w:val="20"/>
        </w:rPr>
        <w:t>15</w:t>
      </w:r>
      <w:r w:rsidRPr="00852A7D">
        <w:rPr>
          <w:sz w:val="20"/>
          <w:szCs w:val="20"/>
        </w:rPr>
        <w:t>, 1121–1144 (2009).</w:t>
      </w:r>
    </w:p>
    <w:p w14:paraId="2929AA32" w14:textId="77777777" w:rsidR="00F26D09" w:rsidRPr="00852A7D" w:rsidRDefault="00F26D09" w:rsidP="00852A7D">
      <w:pPr>
        <w:pStyle w:val="Bibliography"/>
        <w:spacing w:line="240" w:lineRule="auto"/>
        <w:rPr>
          <w:sz w:val="20"/>
          <w:szCs w:val="20"/>
        </w:rPr>
      </w:pPr>
      <w:r w:rsidRPr="00852A7D">
        <w:rPr>
          <w:sz w:val="20"/>
          <w:szCs w:val="20"/>
        </w:rPr>
        <w:t>80.</w:t>
      </w:r>
      <w:r w:rsidRPr="00852A7D">
        <w:rPr>
          <w:sz w:val="20"/>
          <w:szCs w:val="20"/>
        </w:rPr>
        <w:tab/>
        <w:t xml:space="preserve">Yang, B. </w:t>
      </w:r>
      <w:r w:rsidRPr="00852A7D">
        <w:rPr>
          <w:i/>
          <w:iCs/>
          <w:sz w:val="20"/>
          <w:szCs w:val="20"/>
        </w:rPr>
        <w:t>et al.</w:t>
      </w:r>
      <w:r w:rsidRPr="00852A7D">
        <w:rPr>
          <w:sz w:val="20"/>
          <w:szCs w:val="20"/>
        </w:rPr>
        <w:t xml:space="preserve"> Cooling efficiency of a brushless direct current stand fan. </w:t>
      </w:r>
      <w:r w:rsidRPr="00852A7D">
        <w:rPr>
          <w:i/>
          <w:iCs/>
          <w:sz w:val="20"/>
          <w:szCs w:val="20"/>
        </w:rPr>
        <w:t>Build. Environ.</w:t>
      </w:r>
      <w:r w:rsidRPr="00852A7D">
        <w:rPr>
          <w:sz w:val="20"/>
          <w:szCs w:val="20"/>
        </w:rPr>
        <w:t xml:space="preserve"> </w:t>
      </w:r>
      <w:r w:rsidRPr="00852A7D">
        <w:rPr>
          <w:b/>
          <w:bCs/>
          <w:sz w:val="20"/>
          <w:szCs w:val="20"/>
        </w:rPr>
        <w:t>85</w:t>
      </w:r>
      <w:r w:rsidRPr="00852A7D">
        <w:rPr>
          <w:sz w:val="20"/>
          <w:szCs w:val="20"/>
        </w:rPr>
        <w:t>, 196–204 (2015).</w:t>
      </w:r>
    </w:p>
    <w:p w14:paraId="3E72FFDB" w14:textId="77777777" w:rsidR="00F26D09" w:rsidRPr="00852A7D" w:rsidRDefault="00F26D09" w:rsidP="00852A7D">
      <w:pPr>
        <w:pStyle w:val="Bibliography"/>
        <w:spacing w:line="240" w:lineRule="auto"/>
        <w:rPr>
          <w:sz w:val="20"/>
          <w:szCs w:val="20"/>
        </w:rPr>
      </w:pPr>
      <w:r w:rsidRPr="00852A7D">
        <w:rPr>
          <w:sz w:val="20"/>
          <w:szCs w:val="20"/>
        </w:rPr>
        <w:t>81.</w:t>
      </w:r>
      <w:r w:rsidRPr="00852A7D">
        <w:rPr>
          <w:sz w:val="20"/>
          <w:szCs w:val="20"/>
        </w:rPr>
        <w:tab/>
        <w:t>Emergency Blanket. https://www.surviveoutdoorslonger.com/survive-outdoors-longer-emergency-blanket.html.</w:t>
      </w:r>
    </w:p>
    <w:p w14:paraId="5CCE372B" w14:textId="77777777" w:rsidR="00F26D09" w:rsidRPr="00852A7D" w:rsidRDefault="00F26D09" w:rsidP="00852A7D">
      <w:pPr>
        <w:pStyle w:val="Bibliography"/>
        <w:spacing w:line="240" w:lineRule="auto"/>
        <w:rPr>
          <w:sz w:val="20"/>
          <w:szCs w:val="20"/>
        </w:rPr>
      </w:pPr>
      <w:r w:rsidRPr="00852A7D">
        <w:rPr>
          <w:sz w:val="20"/>
          <w:szCs w:val="20"/>
        </w:rPr>
        <w:t>82.</w:t>
      </w:r>
      <w:r w:rsidRPr="00852A7D">
        <w:rPr>
          <w:sz w:val="20"/>
          <w:szCs w:val="20"/>
        </w:rPr>
        <w:tab/>
        <w:t xml:space="preserve">Anttonen, H. </w:t>
      </w:r>
      <w:r w:rsidRPr="00852A7D">
        <w:rPr>
          <w:i/>
          <w:iCs/>
          <w:sz w:val="20"/>
          <w:szCs w:val="20"/>
        </w:rPr>
        <w:t>et al.</w:t>
      </w:r>
      <w:r w:rsidRPr="00852A7D">
        <w:rPr>
          <w:sz w:val="20"/>
          <w:szCs w:val="20"/>
        </w:rPr>
        <w:t xml:space="preserve"> Thermal Manikin Measurements—Exact or Not? </w:t>
      </w:r>
      <w:r w:rsidRPr="00852A7D">
        <w:rPr>
          <w:i/>
          <w:iCs/>
          <w:sz w:val="20"/>
          <w:szCs w:val="20"/>
        </w:rPr>
        <w:t>Int. J. Occup. Saf. Ergon.</w:t>
      </w:r>
      <w:r w:rsidRPr="00852A7D">
        <w:rPr>
          <w:sz w:val="20"/>
          <w:szCs w:val="20"/>
        </w:rPr>
        <w:t xml:space="preserve"> </w:t>
      </w:r>
      <w:r w:rsidRPr="00852A7D">
        <w:rPr>
          <w:b/>
          <w:bCs/>
          <w:sz w:val="20"/>
          <w:szCs w:val="20"/>
        </w:rPr>
        <w:t>10</w:t>
      </w:r>
      <w:r w:rsidRPr="00852A7D">
        <w:rPr>
          <w:sz w:val="20"/>
          <w:szCs w:val="20"/>
        </w:rPr>
        <w:t>, 291–300 (2004).</w:t>
      </w:r>
    </w:p>
    <w:p w14:paraId="6E2758D1" w14:textId="77777777" w:rsidR="00F26D09" w:rsidRPr="00852A7D" w:rsidRDefault="00F26D09" w:rsidP="00852A7D">
      <w:pPr>
        <w:pStyle w:val="Bibliography"/>
        <w:spacing w:line="240" w:lineRule="auto"/>
        <w:rPr>
          <w:sz w:val="20"/>
          <w:szCs w:val="20"/>
        </w:rPr>
      </w:pPr>
      <w:r w:rsidRPr="00852A7D">
        <w:rPr>
          <w:sz w:val="20"/>
          <w:szCs w:val="20"/>
        </w:rPr>
        <w:t>83.</w:t>
      </w:r>
      <w:r w:rsidRPr="00852A7D">
        <w:rPr>
          <w:sz w:val="20"/>
          <w:szCs w:val="20"/>
        </w:rPr>
        <w:tab/>
        <w:t xml:space="preserve">JCGM/WG1. </w:t>
      </w:r>
      <w:r w:rsidRPr="00852A7D">
        <w:rPr>
          <w:i/>
          <w:iCs/>
          <w:sz w:val="20"/>
          <w:szCs w:val="20"/>
        </w:rPr>
        <w:t>Evaluation of measurement data—Guide to the expression of uncertainty in measurement</w:t>
      </w:r>
      <w:r w:rsidRPr="00852A7D">
        <w:rPr>
          <w:sz w:val="20"/>
          <w:szCs w:val="20"/>
        </w:rPr>
        <w:t>. vol. 50 (International Standards Organization (ISO)), 2008).</w:t>
      </w:r>
    </w:p>
    <w:p w14:paraId="76872EDA" w14:textId="77777777" w:rsidR="00F26D09" w:rsidRPr="00852A7D" w:rsidRDefault="00F26D09" w:rsidP="00852A7D">
      <w:pPr>
        <w:pStyle w:val="Bibliography"/>
        <w:spacing w:line="240" w:lineRule="auto"/>
        <w:rPr>
          <w:sz w:val="20"/>
          <w:szCs w:val="20"/>
        </w:rPr>
      </w:pPr>
      <w:r w:rsidRPr="00852A7D">
        <w:rPr>
          <w:sz w:val="20"/>
          <w:szCs w:val="20"/>
        </w:rPr>
        <w:t>84.</w:t>
      </w:r>
      <w:r w:rsidRPr="00852A7D">
        <w:rPr>
          <w:sz w:val="20"/>
          <w:szCs w:val="20"/>
        </w:rPr>
        <w:tab/>
        <w:t>Bell, S. A. A beginner’s guide to uncertainty of measurement. (2001).</w:t>
      </w:r>
    </w:p>
    <w:p w14:paraId="3B1D54CF" w14:textId="77777777" w:rsidR="00F26D09" w:rsidRPr="00852A7D" w:rsidRDefault="00F26D09" w:rsidP="00852A7D">
      <w:pPr>
        <w:pStyle w:val="Bibliography"/>
        <w:spacing w:line="240" w:lineRule="auto"/>
        <w:rPr>
          <w:sz w:val="20"/>
          <w:szCs w:val="20"/>
        </w:rPr>
      </w:pPr>
      <w:r w:rsidRPr="00852A7D">
        <w:rPr>
          <w:sz w:val="20"/>
          <w:szCs w:val="20"/>
        </w:rPr>
        <w:lastRenderedPageBreak/>
        <w:t>85.</w:t>
      </w:r>
      <w:r w:rsidRPr="00852A7D">
        <w:rPr>
          <w:sz w:val="20"/>
          <w:szCs w:val="20"/>
        </w:rPr>
        <w:tab/>
        <w:t xml:space="preserve">Wehner, M., Stone, D., Krishnan, H., AchutaRao, K. &amp; Castillo, F. The Deadly Combination of Heat and Humidity in India and Pakistan in Summer 2015. </w:t>
      </w:r>
      <w:r w:rsidRPr="00852A7D">
        <w:rPr>
          <w:i/>
          <w:iCs/>
          <w:sz w:val="20"/>
          <w:szCs w:val="20"/>
        </w:rPr>
        <w:t>Bull. Am. Meteorol. Soc.</w:t>
      </w:r>
      <w:r w:rsidRPr="00852A7D">
        <w:rPr>
          <w:sz w:val="20"/>
          <w:szCs w:val="20"/>
        </w:rPr>
        <w:t xml:space="preserve"> </w:t>
      </w:r>
      <w:r w:rsidRPr="00852A7D">
        <w:rPr>
          <w:b/>
          <w:bCs/>
          <w:sz w:val="20"/>
          <w:szCs w:val="20"/>
        </w:rPr>
        <w:t>97</w:t>
      </w:r>
      <w:r w:rsidRPr="00852A7D">
        <w:rPr>
          <w:sz w:val="20"/>
          <w:szCs w:val="20"/>
        </w:rPr>
        <w:t>, S81–S86 (2016).</w:t>
      </w:r>
    </w:p>
    <w:p w14:paraId="6F4B6D87" w14:textId="77777777" w:rsidR="00F26D09" w:rsidRPr="00852A7D" w:rsidRDefault="00F26D09" w:rsidP="00852A7D">
      <w:pPr>
        <w:pStyle w:val="Bibliography"/>
        <w:spacing w:line="240" w:lineRule="auto"/>
        <w:rPr>
          <w:sz w:val="20"/>
          <w:szCs w:val="20"/>
        </w:rPr>
      </w:pPr>
      <w:r w:rsidRPr="00852A7D">
        <w:rPr>
          <w:sz w:val="20"/>
          <w:szCs w:val="20"/>
        </w:rPr>
        <w:t>86.</w:t>
      </w:r>
      <w:r w:rsidRPr="00852A7D">
        <w:rPr>
          <w:sz w:val="20"/>
          <w:szCs w:val="20"/>
        </w:rPr>
        <w:tab/>
        <w:t xml:space="preserve">Cohen, J., Agel, L., Barlow, M., Garfinkel, C. I. &amp; White, I. Linking Arctic variability and change with extreme winter weather in the United States. </w:t>
      </w:r>
      <w:r w:rsidRPr="00852A7D">
        <w:rPr>
          <w:i/>
          <w:iCs/>
          <w:sz w:val="20"/>
          <w:szCs w:val="20"/>
        </w:rPr>
        <w:t>Science</w:t>
      </w:r>
      <w:r w:rsidRPr="00852A7D">
        <w:rPr>
          <w:sz w:val="20"/>
          <w:szCs w:val="20"/>
        </w:rPr>
        <w:t xml:space="preserve"> </w:t>
      </w:r>
      <w:r w:rsidRPr="00852A7D">
        <w:rPr>
          <w:b/>
          <w:bCs/>
          <w:sz w:val="20"/>
          <w:szCs w:val="20"/>
        </w:rPr>
        <w:t>373</w:t>
      </w:r>
      <w:r w:rsidRPr="00852A7D">
        <w:rPr>
          <w:sz w:val="20"/>
          <w:szCs w:val="20"/>
        </w:rPr>
        <w:t>, 1116–1121 (2021).</w:t>
      </w:r>
    </w:p>
    <w:p w14:paraId="3BB5B633" w14:textId="77777777" w:rsidR="00F26D09" w:rsidRPr="00852A7D" w:rsidRDefault="00F26D09" w:rsidP="00852A7D">
      <w:pPr>
        <w:pStyle w:val="Bibliography"/>
        <w:spacing w:line="240" w:lineRule="auto"/>
        <w:rPr>
          <w:sz w:val="20"/>
          <w:szCs w:val="20"/>
        </w:rPr>
      </w:pPr>
      <w:r w:rsidRPr="00852A7D">
        <w:rPr>
          <w:sz w:val="20"/>
          <w:szCs w:val="20"/>
        </w:rPr>
        <w:t>87.</w:t>
      </w:r>
      <w:r w:rsidRPr="00852A7D">
        <w:rPr>
          <w:sz w:val="20"/>
          <w:szCs w:val="20"/>
        </w:rPr>
        <w:tab/>
        <w:t xml:space="preserve">Haider, K. &amp; Anis, K. Heat Wave Death Toll Rises to 2,000 in Pakistan’s Financial Hub. </w:t>
      </w:r>
      <w:r w:rsidRPr="00852A7D">
        <w:rPr>
          <w:i/>
          <w:iCs/>
          <w:sz w:val="20"/>
          <w:szCs w:val="20"/>
        </w:rPr>
        <w:t>Bloomberg.com</w:t>
      </w:r>
      <w:r w:rsidRPr="00852A7D">
        <w:rPr>
          <w:sz w:val="20"/>
          <w:szCs w:val="20"/>
        </w:rPr>
        <w:t xml:space="preserve"> (2015).</w:t>
      </w:r>
    </w:p>
    <w:p w14:paraId="451B9A6B" w14:textId="77777777" w:rsidR="00F26D09" w:rsidRPr="00852A7D" w:rsidRDefault="00F26D09" w:rsidP="00852A7D">
      <w:pPr>
        <w:pStyle w:val="Bibliography"/>
        <w:spacing w:line="240" w:lineRule="auto"/>
        <w:rPr>
          <w:sz w:val="20"/>
          <w:szCs w:val="20"/>
        </w:rPr>
      </w:pPr>
      <w:r w:rsidRPr="00852A7D">
        <w:rPr>
          <w:sz w:val="20"/>
          <w:szCs w:val="20"/>
        </w:rPr>
        <w:t>88.</w:t>
      </w:r>
      <w:r w:rsidRPr="00852A7D">
        <w:rPr>
          <w:sz w:val="20"/>
          <w:szCs w:val="20"/>
        </w:rPr>
        <w:tab/>
        <w:t xml:space="preserve">Davis, L., Gertler, P., Jarvis, S. &amp; Wolfram, C. Air conditioning and global inequality. </w:t>
      </w:r>
      <w:r w:rsidRPr="00852A7D">
        <w:rPr>
          <w:i/>
          <w:iCs/>
          <w:sz w:val="20"/>
          <w:szCs w:val="20"/>
        </w:rPr>
        <w:t>Glob. Environ. Change</w:t>
      </w:r>
      <w:r w:rsidRPr="00852A7D">
        <w:rPr>
          <w:sz w:val="20"/>
          <w:szCs w:val="20"/>
        </w:rPr>
        <w:t xml:space="preserve"> </w:t>
      </w:r>
      <w:r w:rsidRPr="00852A7D">
        <w:rPr>
          <w:b/>
          <w:bCs/>
          <w:sz w:val="20"/>
          <w:szCs w:val="20"/>
        </w:rPr>
        <w:t>69</w:t>
      </w:r>
      <w:r w:rsidRPr="00852A7D">
        <w:rPr>
          <w:sz w:val="20"/>
          <w:szCs w:val="20"/>
        </w:rPr>
        <w:t>, 102299 (2021).</w:t>
      </w:r>
    </w:p>
    <w:p w14:paraId="4EFFD72F" w14:textId="77777777" w:rsidR="00F26D09" w:rsidRPr="00852A7D" w:rsidRDefault="00F26D09" w:rsidP="00852A7D">
      <w:pPr>
        <w:pStyle w:val="Bibliography"/>
        <w:spacing w:line="240" w:lineRule="auto"/>
        <w:rPr>
          <w:sz w:val="20"/>
          <w:szCs w:val="20"/>
        </w:rPr>
      </w:pPr>
      <w:r w:rsidRPr="00852A7D">
        <w:rPr>
          <w:sz w:val="20"/>
          <w:szCs w:val="20"/>
        </w:rPr>
        <w:t>89.</w:t>
      </w:r>
      <w:r w:rsidRPr="00852A7D">
        <w:rPr>
          <w:sz w:val="20"/>
          <w:szCs w:val="20"/>
        </w:rPr>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47EEF785" w14:textId="77777777" w:rsidR="00F26D09" w:rsidRPr="00852A7D" w:rsidRDefault="00F26D09" w:rsidP="00852A7D">
      <w:pPr>
        <w:pStyle w:val="Bibliography"/>
        <w:spacing w:line="240" w:lineRule="auto"/>
        <w:rPr>
          <w:sz w:val="20"/>
          <w:szCs w:val="20"/>
        </w:rPr>
      </w:pPr>
      <w:r w:rsidRPr="00852A7D">
        <w:rPr>
          <w:sz w:val="20"/>
          <w:szCs w:val="20"/>
        </w:rPr>
        <w:t>90.</w:t>
      </w:r>
      <w:r w:rsidRPr="00852A7D">
        <w:rPr>
          <w:sz w:val="20"/>
          <w:szCs w:val="20"/>
        </w:rPr>
        <w:tab/>
        <w:t>Weather Data &amp; Weather API | Visual Crossing. https://www.visualcrossing.com/.</w:t>
      </w:r>
    </w:p>
    <w:p w14:paraId="359A942A" w14:textId="77777777" w:rsidR="00F26D09" w:rsidRPr="00852A7D" w:rsidRDefault="00F26D09" w:rsidP="00852A7D">
      <w:pPr>
        <w:pStyle w:val="Bibliography"/>
        <w:spacing w:line="240" w:lineRule="auto"/>
        <w:rPr>
          <w:sz w:val="20"/>
          <w:szCs w:val="20"/>
        </w:rPr>
      </w:pPr>
      <w:r w:rsidRPr="00852A7D">
        <w:rPr>
          <w:sz w:val="20"/>
          <w:szCs w:val="20"/>
        </w:rPr>
        <w:t>91.</w:t>
      </w:r>
      <w:r w:rsidRPr="00852A7D">
        <w:rPr>
          <w:sz w:val="20"/>
          <w:szCs w:val="20"/>
        </w:rPr>
        <w:tab/>
        <w:t xml:space="preserve">Parkinson, T. </w:t>
      </w:r>
      <w:r w:rsidRPr="00852A7D">
        <w:rPr>
          <w:i/>
          <w:iCs/>
          <w:sz w:val="20"/>
          <w:szCs w:val="20"/>
        </w:rPr>
        <w:t>et al.</w:t>
      </w:r>
      <w:r w:rsidRPr="00852A7D">
        <w:rPr>
          <w:sz w:val="20"/>
          <w:szCs w:val="20"/>
        </w:rPr>
        <w:t xml:space="preserve"> ASHRAE global database of thermal comfort field measurements. (2022).</w:t>
      </w:r>
    </w:p>
    <w:p w14:paraId="0632E9DA" w14:textId="77777777" w:rsidR="00F26D09" w:rsidRPr="00852A7D" w:rsidRDefault="00F26D09" w:rsidP="00852A7D">
      <w:pPr>
        <w:pStyle w:val="Bibliography"/>
        <w:spacing w:line="240" w:lineRule="auto"/>
        <w:rPr>
          <w:sz w:val="20"/>
          <w:szCs w:val="20"/>
        </w:rPr>
      </w:pPr>
      <w:r w:rsidRPr="00852A7D">
        <w:rPr>
          <w:sz w:val="20"/>
          <w:szCs w:val="20"/>
        </w:rPr>
        <w:t>92.</w:t>
      </w:r>
      <w:r w:rsidRPr="00852A7D">
        <w:rPr>
          <w:sz w:val="20"/>
          <w:szCs w:val="20"/>
        </w:rPr>
        <w:tab/>
        <w:t xml:space="preserve">Gagge, A. P., Stolwijk, J. &amp; Nishi, Y. An Effective Temperature Scale Based on a Simple Model of Human Physiological Regulatory Response. </w:t>
      </w:r>
      <w:r w:rsidRPr="00852A7D">
        <w:rPr>
          <w:i/>
          <w:iCs/>
          <w:sz w:val="20"/>
          <w:szCs w:val="20"/>
        </w:rPr>
        <w:t>ASHRAE Trans</w:t>
      </w:r>
      <w:r w:rsidRPr="00852A7D">
        <w:rPr>
          <w:sz w:val="20"/>
          <w:szCs w:val="20"/>
        </w:rPr>
        <w:t xml:space="preserve"> </w:t>
      </w:r>
      <w:r w:rsidRPr="00852A7D">
        <w:rPr>
          <w:b/>
          <w:bCs/>
          <w:sz w:val="20"/>
          <w:szCs w:val="20"/>
        </w:rPr>
        <w:t>77</w:t>
      </w:r>
      <w:r w:rsidRPr="00852A7D">
        <w:rPr>
          <w:sz w:val="20"/>
          <w:szCs w:val="20"/>
        </w:rPr>
        <w:t>, 247–257 (1971).</w:t>
      </w:r>
    </w:p>
    <w:p w14:paraId="6A41F475" w14:textId="77777777" w:rsidR="00F26D09" w:rsidRPr="00852A7D" w:rsidRDefault="00F26D09" w:rsidP="00852A7D">
      <w:pPr>
        <w:pStyle w:val="Bibliography"/>
        <w:spacing w:line="240" w:lineRule="auto"/>
        <w:rPr>
          <w:sz w:val="20"/>
          <w:szCs w:val="20"/>
        </w:rPr>
      </w:pPr>
      <w:r w:rsidRPr="00852A7D">
        <w:rPr>
          <w:sz w:val="20"/>
          <w:szCs w:val="20"/>
        </w:rPr>
        <w:t>93.</w:t>
      </w:r>
      <w:r w:rsidRPr="00852A7D">
        <w:rPr>
          <w:sz w:val="20"/>
          <w:szCs w:val="20"/>
        </w:rPr>
        <w:tab/>
        <w:t xml:space="preserve">Schweiker, M. </w:t>
      </w:r>
      <w:r w:rsidRPr="00852A7D">
        <w:rPr>
          <w:i/>
          <w:iCs/>
          <w:sz w:val="20"/>
          <w:szCs w:val="20"/>
        </w:rPr>
        <w:t>et al.</w:t>
      </w:r>
      <w:r w:rsidRPr="00852A7D">
        <w:rPr>
          <w:sz w:val="20"/>
          <w:szCs w:val="20"/>
        </w:rPr>
        <w:t xml:space="preserve"> comf: Models and Equations for Human Comfort Research. (2022).</w:t>
      </w:r>
    </w:p>
    <w:p w14:paraId="7F4C2968" w14:textId="77777777" w:rsidR="00F26D09" w:rsidRPr="00852A7D" w:rsidRDefault="00F26D09" w:rsidP="00852A7D">
      <w:pPr>
        <w:pStyle w:val="Bibliography"/>
        <w:spacing w:line="240" w:lineRule="auto"/>
        <w:rPr>
          <w:sz w:val="20"/>
          <w:szCs w:val="20"/>
        </w:rPr>
      </w:pPr>
      <w:r w:rsidRPr="00852A7D">
        <w:rPr>
          <w:sz w:val="20"/>
          <w:szCs w:val="20"/>
        </w:rPr>
        <w:t>94.</w:t>
      </w:r>
      <w:r w:rsidRPr="00852A7D">
        <w:rPr>
          <w:sz w:val="20"/>
          <w:szCs w:val="20"/>
        </w:rPr>
        <w:tab/>
        <w:t xml:space="preserve">Dawe, M., Raftery, P., Woolley, J., Schiavon, S. &amp; Bauman, F. Comparison of mean radiant and air temperatures in mechanically-conditioned commercial buildings from over 200,000 field and laboratory measurements. </w:t>
      </w:r>
      <w:r w:rsidRPr="00852A7D">
        <w:rPr>
          <w:i/>
          <w:iCs/>
          <w:sz w:val="20"/>
          <w:szCs w:val="20"/>
        </w:rPr>
        <w:t>Energy Build.</w:t>
      </w:r>
      <w:r w:rsidRPr="00852A7D">
        <w:rPr>
          <w:sz w:val="20"/>
          <w:szCs w:val="20"/>
        </w:rPr>
        <w:t xml:space="preserve"> </w:t>
      </w:r>
      <w:r w:rsidRPr="00852A7D">
        <w:rPr>
          <w:b/>
          <w:bCs/>
          <w:sz w:val="20"/>
          <w:szCs w:val="20"/>
        </w:rPr>
        <w:t>206</w:t>
      </w:r>
      <w:r w:rsidRPr="00852A7D">
        <w:rPr>
          <w:sz w:val="20"/>
          <w:szCs w:val="20"/>
        </w:rPr>
        <w:t>, 109582 (2020).</w:t>
      </w:r>
    </w:p>
    <w:p w14:paraId="27DD731E" w14:textId="77777777" w:rsidR="00F26D09" w:rsidRPr="00852A7D" w:rsidRDefault="00F26D09" w:rsidP="00852A7D">
      <w:pPr>
        <w:pStyle w:val="Bibliography"/>
        <w:spacing w:line="240" w:lineRule="auto"/>
        <w:rPr>
          <w:sz w:val="20"/>
          <w:szCs w:val="20"/>
        </w:rPr>
      </w:pPr>
      <w:r w:rsidRPr="00852A7D">
        <w:rPr>
          <w:sz w:val="20"/>
          <w:szCs w:val="20"/>
        </w:rPr>
        <w:t>95.</w:t>
      </w:r>
      <w:r w:rsidRPr="00852A7D">
        <w:rPr>
          <w:sz w:val="20"/>
          <w:szCs w:val="20"/>
        </w:rPr>
        <w:tab/>
        <w:t xml:space="preserve">ASHRAE. </w:t>
      </w:r>
      <w:r w:rsidRPr="00852A7D">
        <w:rPr>
          <w:i/>
          <w:iCs/>
          <w:sz w:val="20"/>
          <w:szCs w:val="20"/>
        </w:rPr>
        <w:t>Thermal Environmental Conditions for Human Occupancy</w:t>
      </w:r>
      <w:r w:rsidRPr="00852A7D">
        <w:rPr>
          <w:sz w:val="20"/>
          <w:szCs w:val="20"/>
        </w:rPr>
        <w:t>. https://www.ashrae.org/technical-resources/bookstore/standard-55-thermal-environmental-conditions-for-human-occupancy (2020).</w:t>
      </w:r>
    </w:p>
    <w:p w14:paraId="759614CC" w14:textId="77777777" w:rsidR="00F26D09" w:rsidRPr="00852A7D" w:rsidRDefault="00F26D09" w:rsidP="00852A7D">
      <w:pPr>
        <w:pStyle w:val="Bibliography"/>
        <w:spacing w:line="240" w:lineRule="auto"/>
        <w:rPr>
          <w:sz w:val="20"/>
          <w:szCs w:val="20"/>
        </w:rPr>
      </w:pPr>
      <w:r w:rsidRPr="00852A7D">
        <w:rPr>
          <w:sz w:val="20"/>
          <w:szCs w:val="20"/>
        </w:rPr>
        <w:t>96.</w:t>
      </w:r>
      <w:r w:rsidRPr="00852A7D">
        <w:rPr>
          <w:sz w:val="20"/>
          <w:szCs w:val="20"/>
        </w:rPr>
        <w:tab/>
        <w:t xml:space="preserve">Lapillonne, B. </w:t>
      </w:r>
      <w:r w:rsidRPr="00852A7D">
        <w:rPr>
          <w:i/>
          <w:iCs/>
          <w:sz w:val="20"/>
          <w:szCs w:val="20"/>
        </w:rPr>
        <w:t>Future of Air-Conditioning</w:t>
      </w:r>
      <w:r w:rsidRPr="00852A7D">
        <w:rPr>
          <w:sz w:val="20"/>
          <w:szCs w:val="20"/>
        </w:rPr>
        <w:t>. https://www.enerdata.net/publications/executive-briefing/the-future-air-conditioning-global-demand.html (2019).</w:t>
      </w:r>
    </w:p>
    <w:p w14:paraId="19A8BA37" w14:textId="77777777" w:rsidR="00F26D09" w:rsidRPr="00852A7D" w:rsidRDefault="00F26D09" w:rsidP="00852A7D">
      <w:pPr>
        <w:pStyle w:val="Bibliography"/>
        <w:spacing w:line="240" w:lineRule="auto"/>
        <w:rPr>
          <w:sz w:val="20"/>
          <w:szCs w:val="20"/>
        </w:rPr>
      </w:pPr>
      <w:r w:rsidRPr="00852A7D">
        <w:rPr>
          <w:sz w:val="20"/>
          <w:szCs w:val="20"/>
        </w:rPr>
        <w:t>97.</w:t>
      </w:r>
      <w:r w:rsidRPr="00852A7D">
        <w:rPr>
          <w:sz w:val="20"/>
          <w:szCs w:val="20"/>
        </w:rPr>
        <w:tab/>
        <w:t xml:space="preserve">Winter Storm Uri. </w:t>
      </w:r>
      <w:r w:rsidRPr="00852A7D">
        <w:rPr>
          <w:i/>
          <w:iCs/>
          <w:sz w:val="20"/>
          <w:szCs w:val="20"/>
        </w:rPr>
        <w:t>Federal Communications Commission</w:t>
      </w:r>
      <w:r w:rsidRPr="00852A7D">
        <w:rPr>
          <w:sz w:val="20"/>
          <w:szCs w:val="20"/>
        </w:rPr>
        <w:t xml:space="preserve"> https://www.fcc.gov/uri (2021).</w:t>
      </w:r>
    </w:p>
    <w:p w14:paraId="78FC9D3A" w14:textId="77777777" w:rsidR="00F26D09" w:rsidRPr="00852A7D" w:rsidRDefault="00F26D09" w:rsidP="00852A7D">
      <w:pPr>
        <w:pStyle w:val="Bibliography"/>
        <w:spacing w:line="240" w:lineRule="auto"/>
        <w:rPr>
          <w:sz w:val="20"/>
          <w:szCs w:val="20"/>
        </w:rPr>
      </w:pPr>
      <w:r w:rsidRPr="00852A7D">
        <w:rPr>
          <w:sz w:val="20"/>
          <w:szCs w:val="20"/>
        </w:rPr>
        <w:t>98.</w:t>
      </w:r>
      <w:r w:rsidRPr="00852A7D">
        <w:rPr>
          <w:sz w:val="20"/>
          <w:szCs w:val="20"/>
        </w:rPr>
        <w:tab/>
        <w:t xml:space="preserve">Doan, L. How Many Millions Are Without Power in Texas? It’s Impossible to Know for Sure. </w:t>
      </w:r>
      <w:r w:rsidRPr="00852A7D">
        <w:rPr>
          <w:i/>
          <w:iCs/>
          <w:sz w:val="20"/>
          <w:szCs w:val="20"/>
        </w:rPr>
        <w:t>Time</w:t>
      </w:r>
      <w:r w:rsidRPr="00852A7D">
        <w:rPr>
          <w:sz w:val="20"/>
          <w:szCs w:val="20"/>
        </w:rPr>
        <w:t xml:space="preserve"> (2021).</w:t>
      </w:r>
    </w:p>
    <w:p w14:paraId="0E28C4B1" w14:textId="77777777" w:rsidR="00F26D09" w:rsidRPr="00852A7D" w:rsidRDefault="00F26D09" w:rsidP="00852A7D">
      <w:pPr>
        <w:pStyle w:val="Bibliography"/>
        <w:spacing w:line="240" w:lineRule="auto"/>
        <w:rPr>
          <w:sz w:val="20"/>
          <w:szCs w:val="20"/>
        </w:rPr>
      </w:pPr>
      <w:r w:rsidRPr="00852A7D">
        <w:rPr>
          <w:sz w:val="20"/>
          <w:szCs w:val="20"/>
        </w:rPr>
        <w:t>99.</w:t>
      </w:r>
      <w:r w:rsidRPr="00852A7D">
        <w:rPr>
          <w:sz w:val="20"/>
          <w:szCs w:val="20"/>
        </w:rPr>
        <w:tab/>
        <w:t>Texas uses natural gas for electricity generation and home heating. https://www.eia.gov/todayinenergy/detail.php?id=47116.</w:t>
      </w:r>
    </w:p>
    <w:p w14:paraId="4D0E6F20" w14:textId="77777777" w:rsidR="00F26D09" w:rsidRPr="00852A7D" w:rsidRDefault="00F26D09" w:rsidP="00852A7D">
      <w:pPr>
        <w:pStyle w:val="Bibliography"/>
        <w:spacing w:line="240" w:lineRule="auto"/>
        <w:rPr>
          <w:sz w:val="20"/>
          <w:szCs w:val="20"/>
        </w:rPr>
      </w:pPr>
      <w:r w:rsidRPr="00852A7D">
        <w:rPr>
          <w:sz w:val="20"/>
          <w:szCs w:val="20"/>
        </w:rPr>
        <w:t>100.</w:t>
      </w:r>
      <w:r w:rsidRPr="00852A7D">
        <w:rPr>
          <w:sz w:val="20"/>
          <w:szCs w:val="20"/>
        </w:rPr>
        <w:tab/>
        <w:t xml:space="preserve">Subramanian, S. </w:t>
      </w:r>
      <w:r w:rsidRPr="00852A7D">
        <w:rPr>
          <w:i/>
          <w:iCs/>
          <w:sz w:val="20"/>
          <w:szCs w:val="20"/>
        </w:rPr>
        <w:t>et al.</w:t>
      </w:r>
      <w:r w:rsidRPr="00852A7D">
        <w:rPr>
          <w:sz w:val="20"/>
          <w:szCs w:val="20"/>
        </w:rPr>
        <w:t xml:space="preserve"> </w:t>
      </w:r>
      <w:r w:rsidRPr="00852A7D">
        <w:rPr>
          <w:i/>
          <w:iCs/>
          <w:sz w:val="20"/>
          <w:szCs w:val="20"/>
        </w:rPr>
        <w:t>2022 State Energy Efficiency Scorecard</w:t>
      </w:r>
      <w:r w:rsidRPr="00852A7D">
        <w:rPr>
          <w:sz w:val="20"/>
          <w:szCs w:val="20"/>
        </w:rPr>
        <w:t>. (2022).</w:t>
      </w:r>
    </w:p>
    <w:p w14:paraId="3DC9FAA3" w14:textId="77777777" w:rsidR="00F26D09" w:rsidRPr="00852A7D" w:rsidRDefault="00F26D09" w:rsidP="00852A7D">
      <w:pPr>
        <w:pStyle w:val="Bibliography"/>
        <w:spacing w:line="240" w:lineRule="auto"/>
        <w:rPr>
          <w:sz w:val="20"/>
          <w:szCs w:val="20"/>
        </w:rPr>
      </w:pPr>
      <w:r w:rsidRPr="00852A7D">
        <w:rPr>
          <w:sz w:val="20"/>
          <w:szCs w:val="20"/>
        </w:rPr>
        <w:t>101.</w:t>
      </w:r>
      <w:r w:rsidRPr="00852A7D">
        <w:rPr>
          <w:sz w:val="20"/>
          <w:szCs w:val="20"/>
        </w:rPr>
        <w:tab/>
        <w:t xml:space="preserve">Hellerstedt, J. </w:t>
      </w:r>
      <w:r w:rsidRPr="00852A7D">
        <w:rPr>
          <w:i/>
          <w:iCs/>
          <w:sz w:val="20"/>
          <w:szCs w:val="20"/>
        </w:rPr>
        <w:t>February 2021 Winter Storm-Related Deaths – Texas</w:t>
      </w:r>
      <w:r w:rsidRPr="00852A7D">
        <w:rPr>
          <w:sz w:val="20"/>
          <w:szCs w:val="20"/>
        </w:rPr>
        <w:t>. https://www.dshs.texas.gov/news/updates/SMOC_FebWinterStorm_MortalitySurvReport_12-30-21.pdf (2021).</w:t>
      </w:r>
    </w:p>
    <w:p w14:paraId="08A11B28" w14:textId="77777777" w:rsidR="00F26D09" w:rsidRPr="00852A7D" w:rsidRDefault="00F26D09" w:rsidP="00852A7D">
      <w:pPr>
        <w:pStyle w:val="Bibliography"/>
        <w:spacing w:line="240" w:lineRule="auto"/>
        <w:rPr>
          <w:sz w:val="20"/>
          <w:szCs w:val="20"/>
        </w:rPr>
      </w:pPr>
      <w:r w:rsidRPr="00852A7D">
        <w:rPr>
          <w:sz w:val="20"/>
          <w:szCs w:val="20"/>
        </w:rPr>
        <w:t>102.</w:t>
      </w:r>
      <w:r w:rsidRPr="00852A7D">
        <w:rPr>
          <w:sz w:val="20"/>
          <w:szCs w:val="20"/>
        </w:rPr>
        <w:tab/>
        <w:t>U.S. DOE. EnergyPlus. (2022).</w:t>
      </w:r>
    </w:p>
    <w:p w14:paraId="279B7C23" w14:textId="77777777" w:rsidR="00F26D09" w:rsidRPr="00852A7D" w:rsidRDefault="00F26D09" w:rsidP="00852A7D">
      <w:pPr>
        <w:pStyle w:val="Bibliography"/>
        <w:spacing w:line="240" w:lineRule="auto"/>
        <w:rPr>
          <w:sz w:val="20"/>
          <w:szCs w:val="20"/>
        </w:rPr>
      </w:pPr>
      <w:r w:rsidRPr="00852A7D">
        <w:rPr>
          <w:sz w:val="20"/>
          <w:szCs w:val="20"/>
        </w:rPr>
        <w:t>103.</w:t>
      </w:r>
      <w:r w:rsidRPr="00852A7D">
        <w:rPr>
          <w:sz w:val="20"/>
          <w:szCs w:val="20"/>
        </w:rPr>
        <w:tab/>
        <w:t>Texas Building Permit Data - Texas Real Estate Research Center. https://www.recenter.tamu.edu:443/data/building-permits.</w:t>
      </w:r>
    </w:p>
    <w:p w14:paraId="12F623CF" w14:textId="77777777" w:rsidR="00F26D09" w:rsidRPr="00852A7D" w:rsidRDefault="00F26D09" w:rsidP="00852A7D">
      <w:pPr>
        <w:pStyle w:val="Bibliography"/>
        <w:spacing w:line="240" w:lineRule="auto"/>
        <w:rPr>
          <w:sz w:val="20"/>
          <w:szCs w:val="20"/>
        </w:rPr>
      </w:pPr>
      <w:r w:rsidRPr="00852A7D">
        <w:rPr>
          <w:sz w:val="20"/>
          <w:szCs w:val="20"/>
        </w:rPr>
        <w:t>104.</w:t>
      </w:r>
      <w:r w:rsidRPr="00852A7D">
        <w:rPr>
          <w:sz w:val="20"/>
          <w:szCs w:val="20"/>
        </w:rPr>
        <w:tab/>
        <w:t>Texas Section-ASCE. Recommended Practice for the Design of Residential Foundations. (2007).</w:t>
      </w:r>
    </w:p>
    <w:p w14:paraId="07C86E8E" w14:textId="77777777" w:rsidR="00F26D09" w:rsidRPr="00852A7D" w:rsidRDefault="00F26D09" w:rsidP="00852A7D">
      <w:pPr>
        <w:pStyle w:val="Bibliography"/>
        <w:spacing w:line="240" w:lineRule="auto"/>
        <w:rPr>
          <w:sz w:val="20"/>
          <w:szCs w:val="20"/>
        </w:rPr>
      </w:pPr>
      <w:r w:rsidRPr="00852A7D">
        <w:rPr>
          <w:sz w:val="20"/>
          <w:szCs w:val="20"/>
        </w:rPr>
        <w:t>105.</w:t>
      </w:r>
      <w:r w:rsidRPr="00852A7D">
        <w:rPr>
          <w:sz w:val="20"/>
          <w:szCs w:val="20"/>
        </w:rPr>
        <w:tab/>
        <w:t xml:space="preserve">Mendon, V. V. &amp; Taylor, Z. T. </w:t>
      </w:r>
      <w:r w:rsidRPr="00852A7D">
        <w:rPr>
          <w:i/>
          <w:iCs/>
          <w:sz w:val="20"/>
          <w:szCs w:val="20"/>
        </w:rPr>
        <w:t>Development of residential prototype building models and analysis system for large-scale energy efficiency studies using EnergyPlus</w:t>
      </w:r>
      <w:r w:rsidRPr="00852A7D">
        <w:rPr>
          <w:sz w:val="20"/>
          <w:szCs w:val="20"/>
        </w:rPr>
        <w:t>. (2014).</w:t>
      </w:r>
    </w:p>
    <w:p w14:paraId="2F45F376" w14:textId="77777777" w:rsidR="00F26D09" w:rsidRPr="00852A7D" w:rsidRDefault="00F26D09" w:rsidP="00852A7D">
      <w:pPr>
        <w:pStyle w:val="Bibliography"/>
        <w:spacing w:line="240" w:lineRule="auto"/>
        <w:rPr>
          <w:sz w:val="20"/>
          <w:szCs w:val="20"/>
        </w:rPr>
      </w:pPr>
      <w:r w:rsidRPr="00852A7D">
        <w:rPr>
          <w:sz w:val="20"/>
          <w:szCs w:val="20"/>
        </w:rPr>
        <w:t>106.</w:t>
      </w:r>
      <w:r w:rsidRPr="00852A7D">
        <w:rPr>
          <w:sz w:val="20"/>
          <w:szCs w:val="20"/>
        </w:rPr>
        <w:tab/>
        <w:t xml:space="preserve">Taylor, Z., Mendon, V. &amp; Fernandez, N. </w:t>
      </w:r>
      <w:r w:rsidRPr="00852A7D">
        <w:rPr>
          <w:i/>
          <w:iCs/>
          <w:sz w:val="20"/>
          <w:szCs w:val="20"/>
        </w:rPr>
        <w:t>Methodology for Evaluating Cost-Effectiveness of Residential Energy Code Changes</w:t>
      </w:r>
      <w:r w:rsidRPr="00852A7D">
        <w:rPr>
          <w:sz w:val="20"/>
          <w:szCs w:val="20"/>
        </w:rPr>
        <w:t>. https://www.energycodes.gov/sites/default/files/2021-07/residential_methodology_2015.pdf (2015).</w:t>
      </w:r>
    </w:p>
    <w:p w14:paraId="2999C059" w14:textId="77777777" w:rsidR="00F26D09" w:rsidRPr="00852A7D" w:rsidRDefault="00F26D09" w:rsidP="00852A7D">
      <w:pPr>
        <w:pStyle w:val="Bibliography"/>
        <w:spacing w:line="240" w:lineRule="auto"/>
        <w:rPr>
          <w:sz w:val="20"/>
          <w:szCs w:val="20"/>
        </w:rPr>
      </w:pPr>
      <w:r w:rsidRPr="00852A7D">
        <w:rPr>
          <w:sz w:val="20"/>
          <w:szCs w:val="20"/>
        </w:rPr>
        <w:t>107.</w:t>
      </w:r>
      <w:r w:rsidRPr="00852A7D">
        <w:rPr>
          <w:sz w:val="20"/>
          <w:szCs w:val="20"/>
        </w:rPr>
        <w:tab/>
        <w:t>Prototype Building Models | Building Energy Codes Program. https://www.energycodes.gov/prototype-building-models#Residential.</w:t>
      </w:r>
    </w:p>
    <w:p w14:paraId="561AF77B" w14:textId="7D6C97BF" w:rsidR="00A46F95" w:rsidRDefault="00306945" w:rsidP="00852A7D">
      <w:pPr>
        <w:pStyle w:val="Heading1"/>
        <w:spacing w:line="240" w:lineRule="auto"/>
      </w:pPr>
      <w:r w:rsidRPr="008851D2">
        <w:rPr>
          <w:sz w:val="20"/>
          <w:szCs w:val="20"/>
        </w:rPr>
        <w:fldChar w:fldCharType="end"/>
      </w:r>
      <w:r w:rsidR="00A46F95">
        <w:t>Acknowledgements</w:t>
      </w:r>
    </w:p>
    <w:p w14:paraId="639515A7" w14:textId="697C4AAF" w:rsidR="00A46F95" w:rsidRDefault="00A46F95" w:rsidP="00A46F95">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w:t>
      </w:r>
      <w:ins w:id="70" w:author="Arfa Aijazi" w:date="2024-02-04T16:44:00Z">
        <w:r w:rsidR="00405D7E">
          <w:t xml:space="preserve"> CBE</w:t>
        </w:r>
      </w:ins>
      <w:del w:id="71" w:author="Arfa Aijazi" w:date="2024-02-04T16:44:00Z">
        <w:r w:rsidDel="00405D7E">
          <w:delText>,</w:delText>
        </w:r>
      </w:del>
      <w:r>
        <w:t xml:space="preserve"> is advised by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w:t>
      </w:r>
      <w:ins w:id="72" w:author="Arfa Aijazi" w:date="2024-02-04T16:45:00Z">
        <w:r w:rsidR="00405D7E">
          <w:t xml:space="preserve"> to CBE</w:t>
        </w:r>
      </w:ins>
      <w:r>
        <w:t xml:space="preserve"> from Big Ass Solutions and </w:t>
      </w:r>
      <w:proofErr w:type="spellStart"/>
      <w:r>
        <w:t>Sleepme</w:t>
      </w:r>
      <w:proofErr w:type="spellEnd"/>
      <w:r>
        <w:t xml:space="preserve">. The authors also thank Professor Ed </w:t>
      </w:r>
      <w:proofErr w:type="spellStart"/>
      <w:r>
        <w:t>Arens</w:t>
      </w:r>
      <w:proofErr w:type="spellEnd"/>
      <w:r>
        <w:t xml:space="preserve">, Charlie Huizenga, Dr. </w:t>
      </w:r>
      <w:proofErr w:type="spellStart"/>
      <w:r>
        <w:t>Yingdong</w:t>
      </w:r>
      <w:proofErr w:type="spellEnd"/>
      <w:r>
        <w:t xml:space="preserve"> He</w:t>
      </w:r>
      <w:r w:rsidR="00A12AE1">
        <w:t xml:space="preserve">, and visiting PhD student Thomas </w:t>
      </w:r>
      <w:proofErr w:type="spellStart"/>
      <w:r w:rsidR="00A12AE1">
        <w:t>Hirn</w:t>
      </w:r>
      <w:proofErr w:type="spellEnd"/>
      <w:r>
        <w:t xml:space="preserve"> with the CBE at the University of California, Berkeley for their assistance with </w:t>
      </w:r>
      <w:r>
        <w:lastRenderedPageBreak/>
        <w:t>using the Controlled Environmental Chamber (CEC) and the thermal manikin</w:t>
      </w:r>
      <w:r w:rsidR="004B5FC9">
        <w:t>,</w:t>
      </w:r>
      <w:r w:rsidR="00025846">
        <w:t xml:space="preserve"> </w:t>
      </w:r>
      <w:r w:rsidR="002E3622">
        <w:t xml:space="preserve">Dr. </w:t>
      </w:r>
      <w:r w:rsidR="00025846">
        <w:t xml:space="preserve">Federico Tartarini, </w:t>
      </w:r>
      <w:r w:rsidR="00863756">
        <w:t>formerly affiliated with the Berkeley Education Alliance for Research in Singapore (BEARS), for his help with the case study methodology</w:t>
      </w:r>
      <w:r w:rsidR="004B5FC9">
        <w:t>, and Dr. Carlos Duarte with CBE for his help estimating the power rating of conventional HVAC systems</w:t>
      </w:r>
      <w:r w:rsidR="00863756">
        <w:t xml:space="preserve">. </w:t>
      </w:r>
      <w:r w:rsidR="003847D0" w:rsidRPr="008B513A">
        <w:t>We also acknowledge that this study significantly builds upon a</w:t>
      </w:r>
      <w:r w:rsidR="00C82EC0" w:rsidRPr="008B513A">
        <w:t xml:space="preserve"> thermal manikin</w:t>
      </w:r>
      <w:r w:rsidR="003847D0" w:rsidRPr="008B513A">
        <w:t xml:space="preserve"> study conducted by </w:t>
      </w:r>
      <w:r w:rsidR="008B513A">
        <w:t>Professor</w:t>
      </w:r>
      <w:r w:rsidR="003847D0" w:rsidRPr="008B513A">
        <w:t xml:space="preserve"> </w:t>
      </w:r>
      <w:r w:rsidR="008B513A">
        <w:t xml:space="preserve">Young-Hum </w:t>
      </w:r>
      <w:r w:rsidR="003847D0" w:rsidRPr="008B513A">
        <w:t xml:space="preserve">Cho, </w:t>
      </w:r>
      <w:r w:rsidR="00C82EC0" w:rsidRPr="008B513A">
        <w:t xml:space="preserve">affiliated with </w:t>
      </w:r>
      <w:r w:rsidR="008B513A">
        <w:t xml:space="preserve">the </w:t>
      </w:r>
      <w:r w:rsidR="008B513A" w:rsidRPr="008B513A">
        <w:t xml:space="preserve">School of Architecture, </w:t>
      </w:r>
      <w:proofErr w:type="spellStart"/>
      <w:r w:rsidR="008B513A" w:rsidRPr="008B513A">
        <w:t>Yeungnam</w:t>
      </w:r>
      <w:proofErr w:type="spellEnd"/>
      <w:r w:rsidR="008B513A" w:rsidRPr="008B513A">
        <w:t xml:space="preserve"> University, Republic of Korea</w:t>
      </w:r>
      <w:r w:rsidR="00C82EC0" w:rsidRPr="008B513A">
        <w:t xml:space="preserve"> and formerly a CBE visiting scholar.</w:t>
      </w:r>
      <w:r w:rsidR="00C82EC0">
        <w:t xml:space="preserve">  </w:t>
      </w:r>
    </w:p>
    <w:p w14:paraId="696C9E0D" w14:textId="77777777" w:rsidR="00A46F95" w:rsidRDefault="00A46F95" w:rsidP="00751670">
      <w:pPr>
        <w:pStyle w:val="Heading1"/>
      </w:pPr>
      <w:r>
        <w:t>Author information</w:t>
      </w:r>
      <w:r>
        <w:tab/>
      </w:r>
    </w:p>
    <w:p w14:paraId="06F858A1" w14:textId="77777777" w:rsidR="00A46F95" w:rsidRDefault="00A46F95" w:rsidP="00A46F95">
      <w:pPr>
        <w:pStyle w:val="Heading2"/>
      </w:pPr>
      <w:r>
        <w:t>Authors and Affiliations</w:t>
      </w:r>
    </w:p>
    <w:p w14:paraId="006CCE4A" w14:textId="77777777" w:rsidR="00A46F95" w:rsidRPr="00852A7D" w:rsidRDefault="00A46F95" w:rsidP="00751670">
      <w:pPr>
        <w:pStyle w:val="Heading1"/>
        <w:rPr>
          <w:b w:val="0"/>
          <w:u w:val="single"/>
        </w:rPr>
      </w:pPr>
      <w:r w:rsidRPr="00852A7D">
        <w:rPr>
          <w:b w:val="0"/>
          <w:u w:val="single"/>
        </w:rPr>
        <w:t>Center for the Built Environment (CBE), University of California, Berkeley, Berkeley, CA, USA</w:t>
      </w:r>
    </w:p>
    <w:p w14:paraId="6932B064" w14:textId="45B89313" w:rsidR="00A46F95" w:rsidRDefault="00A46F95" w:rsidP="00A46F95">
      <w:proofErr w:type="spellStart"/>
      <w:r>
        <w:t>Arfa</w:t>
      </w:r>
      <w:proofErr w:type="spellEnd"/>
      <w:r>
        <w:t xml:space="preserve"> </w:t>
      </w:r>
      <w:proofErr w:type="spellStart"/>
      <w:r>
        <w:t>Aijazi</w:t>
      </w:r>
      <w:proofErr w:type="spellEnd"/>
      <w:r>
        <w:t>, Thomas Parkinson, Hui Zhang,</w:t>
      </w:r>
      <w:r w:rsidRPr="00660E52">
        <w:t xml:space="preserve"> </w:t>
      </w:r>
      <w:r>
        <w:t>Stefano Schiavon</w:t>
      </w:r>
    </w:p>
    <w:p w14:paraId="22E01409" w14:textId="68DF9423" w:rsidR="00CA6C4C" w:rsidRPr="00852A7D" w:rsidRDefault="00CA6C4C" w:rsidP="00852A7D">
      <w:pPr>
        <w:pStyle w:val="Heading1"/>
        <w:rPr>
          <w:u w:val="single"/>
        </w:rPr>
      </w:pPr>
      <w:r w:rsidRPr="00852A7D">
        <w:rPr>
          <w:b w:val="0"/>
          <w:u w:val="single"/>
        </w:rPr>
        <w:t>School of Architecture, University of Waterloo, Canada</w:t>
      </w:r>
    </w:p>
    <w:p w14:paraId="7767496F" w14:textId="26739381" w:rsidR="00CA6C4C" w:rsidRDefault="00CA6C4C" w:rsidP="00A46F95">
      <w:proofErr w:type="spellStart"/>
      <w:r>
        <w:t>Arfa</w:t>
      </w:r>
      <w:proofErr w:type="spellEnd"/>
      <w:r>
        <w:t xml:space="preserve"> </w:t>
      </w:r>
      <w:proofErr w:type="spellStart"/>
      <w:r>
        <w:t>Aijazi</w:t>
      </w:r>
      <w:proofErr w:type="spellEnd"/>
    </w:p>
    <w:p w14:paraId="0921E5AB" w14:textId="38531279" w:rsidR="00CA6C4C" w:rsidRPr="00852A7D" w:rsidRDefault="00CA6C4C" w:rsidP="00852A7D">
      <w:pPr>
        <w:pStyle w:val="Heading1"/>
        <w:rPr>
          <w:u w:val="single"/>
        </w:rPr>
      </w:pPr>
      <w:r w:rsidRPr="00852A7D">
        <w:rPr>
          <w:b w:val="0"/>
          <w:u w:val="single"/>
        </w:rPr>
        <w:t>Indoor Environmental Quality (IEQ) Lab, The University of Sydney, Australia</w:t>
      </w:r>
    </w:p>
    <w:p w14:paraId="162931F6" w14:textId="4B563D52" w:rsidR="00CA6C4C" w:rsidRDefault="00CA6C4C" w:rsidP="00A46F95">
      <w:r>
        <w:t>Thomas Parkinson</w:t>
      </w:r>
    </w:p>
    <w:p w14:paraId="58A5DF6B" w14:textId="77777777" w:rsidR="00A46F95" w:rsidRDefault="00A46F95" w:rsidP="00A46F95">
      <w:pPr>
        <w:pStyle w:val="Heading2"/>
      </w:pPr>
      <w:r>
        <w:t>Contributions</w:t>
      </w:r>
    </w:p>
    <w:p w14:paraId="6E78F12C" w14:textId="54EF207C" w:rsidR="00A46F95" w:rsidRDefault="00A46F95" w:rsidP="00A46F95">
      <w:r>
        <w:t>A.A.: conceptualization (lead); methodology (lead); investigation; formal analysis; writing—original draft; writing—review and editing (</w:t>
      </w:r>
      <w:r w:rsidR="009E04B4">
        <w:t>lead</w:t>
      </w:r>
      <w:r>
        <w:t>); visualization.</w:t>
      </w:r>
    </w:p>
    <w:p w14:paraId="30C91501" w14:textId="77777777" w:rsidR="00A46F95" w:rsidRDefault="00A46F95" w:rsidP="00A46F95">
      <w:r>
        <w:t>T.P.: conceptualization (support); methodology (support); writing—review and editing (equal)</w:t>
      </w:r>
    </w:p>
    <w:p w14:paraId="47A0B70C" w14:textId="77777777" w:rsidR="00A46F95" w:rsidRDefault="00A46F95" w:rsidP="00A46F95">
      <w:r>
        <w:t>S.S.: conceptualization (support); methodology (support); writing—review and editing (equal)</w:t>
      </w:r>
    </w:p>
    <w:p w14:paraId="10853CB1" w14:textId="66325BE5" w:rsidR="00FA275D" w:rsidRDefault="00FA275D" w:rsidP="00A46F95">
      <w:r>
        <w:t>H.Z.: methodology (support)</w:t>
      </w:r>
      <w:r w:rsidR="009E04B4">
        <w:t xml:space="preserve">; </w:t>
      </w:r>
      <w:r w:rsidR="00DE7223">
        <w:t xml:space="preserve">resources (support); </w:t>
      </w:r>
      <w:r w:rsidR="009E04B4">
        <w:t>writing—review and editing (support)</w:t>
      </w:r>
    </w:p>
    <w:p w14:paraId="7B9B33A1" w14:textId="77777777" w:rsidR="00A46F95" w:rsidRDefault="00A46F95" w:rsidP="00A46F95">
      <w:pPr>
        <w:pStyle w:val="Heading2"/>
      </w:pPr>
      <w:r>
        <w:t>Corresponding author</w:t>
      </w:r>
    </w:p>
    <w:p w14:paraId="7117D1F1" w14:textId="39F4D2C9" w:rsidR="0016102B" w:rsidRDefault="00A46F95" w:rsidP="0016102B">
      <w:r>
        <w:t xml:space="preserve">Correspondence to </w:t>
      </w:r>
      <w:hyperlink r:id="rId21" w:history="1">
        <w:r w:rsidRPr="007C33C2">
          <w:rPr>
            <w:rStyle w:val="Hyperlink"/>
          </w:rPr>
          <w:t>Stefano Schiavon</w:t>
        </w:r>
      </w:hyperlink>
      <w:r>
        <w:t>.</w:t>
      </w:r>
    </w:p>
    <w:p w14:paraId="39DDEBA9" w14:textId="7A6FAE54" w:rsidR="0016102B" w:rsidRDefault="0016102B" w:rsidP="0016102B">
      <w:pPr>
        <w:pStyle w:val="Heading1"/>
      </w:pPr>
      <w:r>
        <w:t>Data availability</w:t>
      </w:r>
    </w:p>
    <w:p w14:paraId="71B6A660" w14:textId="78A887A6" w:rsidR="00AD6949" w:rsidRDefault="0016102B" w:rsidP="00852A7D">
      <w:pPr>
        <w:jc w:val="left"/>
      </w:pPr>
      <w:r>
        <w:t>All data and analysis code is provided on GitHub at</w:t>
      </w:r>
      <w:r w:rsidR="004214D0">
        <w:t xml:space="preserve">: </w:t>
      </w:r>
      <w:r>
        <w:fldChar w:fldCharType="begin"/>
      </w:r>
      <w:ins w:id="73" w:author="Arfa Aijazi" w:date="2024-02-04T16:47:00Z">
        <w:r w:rsidR="00405D7E">
          <w:instrText>HYPERLINK "https://github.com/anaijazi/thermalManikinSleep"</w:instrText>
        </w:r>
      </w:ins>
      <w:del w:id="74" w:author="Arfa Aijazi" w:date="2024-02-04T16:47:00Z">
        <w:r w:rsidDel="00405D7E">
          <w:delInstrText>HYPERLINK "https://github.com/anaijazi/thermalManikinSlee"</w:delInstrText>
        </w:r>
      </w:del>
      <w:r>
        <w:fldChar w:fldCharType="separate"/>
      </w:r>
      <w:r w:rsidR="004214D0" w:rsidRPr="00DE04C1">
        <w:rPr>
          <w:rStyle w:val="Hyperlink"/>
        </w:rPr>
        <w:t>https://github.com/anaijazi/thermalManikinSlee</w:t>
      </w:r>
      <w:r>
        <w:rPr>
          <w:rStyle w:val="Hyperlink"/>
        </w:rPr>
        <w:fldChar w:fldCharType="end"/>
      </w:r>
      <w:ins w:id="75" w:author="Arfa Aijazi" w:date="2024-02-04T16:46:00Z">
        <w:r w:rsidR="00405D7E">
          <w:rPr>
            <w:rStyle w:val="Hyperlink"/>
          </w:rPr>
          <w:t>p</w:t>
        </w:r>
      </w:ins>
    </w:p>
    <w:sectPr w:rsidR="00AD69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Arfa Aijazi" w:date="2024-02-03T22:23:00Z" w:initials="AA">
    <w:p w14:paraId="5BC04514" w14:textId="77777777" w:rsidR="00A97D14" w:rsidRDefault="00A97D14" w:rsidP="00A97D14">
      <w:pPr>
        <w:jc w:val="left"/>
      </w:pPr>
      <w:r>
        <w:rPr>
          <w:rStyle w:val="CommentReference"/>
        </w:rPr>
        <w:annotationRef/>
      </w:r>
      <w:r>
        <w:rPr>
          <w:sz w:val="20"/>
          <w:szCs w:val="20"/>
        </w:rPr>
        <w:t>Modified figure so it no longer contains third-party material</w:t>
      </w:r>
    </w:p>
  </w:comment>
  <w:comment w:id="19" w:author="Arfa Aijazi" w:date="2024-02-03T22:24:00Z" w:initials="AA">
    <w:p w14:paraId="79396C57" w14:textId="77777777" w:rsidR="00A97D14" w:rsidRDefault="00A97D14" w:rsidP="00A97D14">
      <w:pPr>
        <w:jc w:val="left"/>
      </w:pPr>
      <w:r>
        <w:rPr>
          <w:rStyle w:val="CommentReference"/>
        </w:rPr>
        <w:annotationRef/>
      </w:r>
      <w:r>
        <w:rPr>
          <w:sz w:val="20"/>
          <w:szCs w:val="20"/>
        </w:rPr>
        <w:t>Modified figure to meet third-party image license requirements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C04514" w15:done="0"/>
  <w15:commentEx w15:paraId="79396C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366F085" w16cex:dateUtc="2024-02-04T03:23:00Z"/>
  <w16cex:commentExtensible w16cex:durableId="171A9301" w16cex:dateUtc="2024-02-04T03: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C04514" w16cid:durableId="5366F085"/>
  <w16cid:commentId w16cid:paraId="79396C57" w16cid:durableId="171A93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E66DA" w14:textId="77777777" w:rsidR="0082375A" w:rsidRDefault="0082375A" w:rsidP="00D37EB0">
      <w:pPr>
        <w:spacing w:after="0" w:line="240" w:lineRule="auto"/>
      </w:pPr>
      <w:r>
        <w:separator/>
      </w:r>
    </w:p>
  </w:endnote>
  <w:endnote w:type="continuationSeparator" w:id="0">
    <w:p w14:paraId="131AD34B" w14:textId="77777777" w:rsidR="0082375A" w:rsidRDefault="0082375A" w:rsidP="00D37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DB263" w14:textId="77777777" w:rsidR="0082375A" w:rsidRDefault="0082375A" w:rsidP="00D37EB0">
      <w:pPr>
        <w:spacing w:after="0" w:line="240" w:lineRule="auto"/>
      </w:pPr>
      <w:r>
        <w:separator/>
      </w:r>
    </w:p>
  </w:footnote>
  <w:footnote w:type="continuationSeparator" w:id="0">
    <w:p w14:paraId="319F1C37" w14:textId="77777777" w:rsidR="0082375A" w:rsidRDefault="0082375A" w:rsidP="00D37E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C619F7"/>
    <w:multiLevelType w:val="multilevel"/>
    <w:tmpl w:val="7B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1330">
    <w:abstractNumId w:val="0"/>
  </w:num>
  <w:num w:numId="2" w16cid:durableId="426580237">
    <w:abstractNumId w:val="2"/>
  </w:num>
  <w:num w:numId="3" w16cid:durableId="10031666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fa Aijazi">
    <w15:presenceInfo w15:providerId="AD" w15:userId="S::aaijazi@uwaterloo.ca::c696df8e-bee2-4077-af5b-5aee718ea5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3EB6"/>
    <w:rsid w:val="00006CC9"/>
    <w:rsid w:val="000129E5"/>
    <w:rsid w:val="00017DEA"/>
    <w:rsid w:val="00025846"/>
    <w:rsid w:val="000311DB"/>
    <w:rsid w:val="00040BE4"/>
    <w:rsid w:val="00042D78"/>
    <w:rsid w:val="000434F8"/>
    <w:rsid w:val="00046A7D"/>
    <w:rsid w:val="00050481"/>
    <w:rsid w:val="00050CB2"/>
    <w:rsid w:val="00061E9B"/>
    <w:rsid w:val="00070C4D"/>
    <w:rsid w:val="00071641"/>
    <w:rsid w:val="000777C3"/>
    <w:rsid w:val="00091AA4"/>
    <w:rsid w:val="000A1551"/>
    <w:rsid w:val="000A1C92"/>
    <w:rsid w:val="000B0477"/>
    <w:rsid w:val="000B39C0"/>
    <w:rsid w:val="000B55C1"/>
    <w:rsid w:val="000C72EE"/>
    <w:rsid w:val="000D2C08"/>
    <w:rsid w:val="000E5263"/>
    <w:rsid w:val="000F1229"/>
    <w:rsid w:val="00104816"/>
    <w:rsid w:val="00105E3B"/>
    <w:rsid w:val="0011443F"/>
    <w:rsid w:val="00114AAF"/>
    <w:rsid w:val="00147501"/>
    <w:rsid w:val="0016102B"/>
    <w:rsid w:val="00161C8A"/>
    <w:rsid w:val="001658C9"/>
    <w:rsid w:val="001662A1"/>
    <w:rsid w:val="001752D2"/>
    <w:rsid w:val="00183113"/>
    <w:rsid w:val="00187EDA"/>
    <w:rsid w:val="00192BD7"/>
    <w:rsid w:val="001A5768"/>
    <w:rsid w:val="001B2BF7"/>
    <w:rsid w:val="001B3AD2"/>
    <w:rsid w:val="001C16F3"/>
    <w:rsid w:val="001C1EBD"/>
    <w:rsid w:val="001D51D8"/>
    <w:rsid w:val="001D7C13"/>
    <w:rsid w:val="001E5C84"/>
    <w:rsid w:val="001F2435"/>
    <w:rsid w:val="001F66F4"/>
    <w:rsid w:val="0020236F"/>
    <w:rsid w:val="002078DA"/>
    <w:rsid w:val="00213C73"/>
    <w:rsid w:val="00215B2C"/>
    <w:rsid w:val="00227E88"/>
    <w:rsid w:val="00230226"/>
    <w:rsid w:val="0023313F"/>
    <w:rsid w:val="00235A5A"/>
    <w:rsid w:val="00242493"/>
    <w:rsid w:val="0024337D"/>
    <w:rsid w:val="00252719"/>
    <w:rsid w:val="00271D16"/>
    <w:rsid w:val="00283883"/>
    <w:rsid w:val="00290AB3"/>
    <w:rsid w:val="002A2630"/>
    <w:rsid w:val="002A4E80"/>
    <w:rsid w:val="002A5C27"/>
    <w:rsid w:val="002C0CD5"/>
    <w:rsid w:val="002C705E"/>
    <w:rsid w:val="002C7A34"/>
    <w:rsid w:val="002D0D70"/>
    <w:rsid w:val="002D532E"/>
    <w:rsid w:val="002D6E33"/>
    <w:rsid w:val="002E0A8C"/>
    <w:rsid w:val="002E3622"/>
    <w:rsid w:val="0030322E"/>
    <w:rsid w:val="00306945"/>
    <w:rsid w:val="00326E3B"/>
    <w:rsid w:val="00340A56"/>
    <w:rsid w:val="00343121"/>
    <w:rsid w:val="00346C98"/>
    <w:rsid w:val="00355BEE"/>
    <w:rsid w:val="00364BE4"/>
    <w:rsid w:val="00365E0F"/>
    <w:rsid w:val="0037262D"/>
    <w:rsid w:val="0037269A"/>
    <w:rsid w:val="003847D0"/>
    <w:rsid w:val="00386C76"/>
    <w:rsid w:val="003917FD"/>
    <w:rsid w:val="00393B65"/>
    <w:rsid w:val="003943AB"/>
    <w:rsid w:val="003B426D"/>
    <w:rsid w:val="003D0E23"/>
    <w:rsid w:val="003E2724"/>
    <w:rsid w:val="003F02A6"/>
    <w:rsid w:val="00405056"/>
    <w:rsid w:val="00405D7E"/>
    <w:rsid w:val="00405F96"/>
    <w:rsid w:val="004142FF"/>
    <w:rsid w:val="00416536"/>
    <w:rsid w:val="004214D0"/>
    <w:rsid w:val="004253E5"/>
    <w:rsid w:val="00446A4F"/>
    <w:rsid w:val="00470A67"/>
    <w:rsid w:val="004749BE"/>
    <w:rsid w:val="00474B76"/>
    <w:rsid w:val="00483565"/>
    <w:rsid w:val="004A3A32"/>
    <w:rsid w:val="004A6E4A"/>
    <w:rsid w:val="004B5FC9"/>
    <w:rsid w:val="004C2C72"/>
    <w:rsid w:val="004C3ACC"/>
    <w:rsid w:val="004D74F8"/>
    <w:rsid w:val="004E5290"/>
    <w:rsid w:val="004F7E72"/>
    <w:rsid w:val="004F7F1A"/>
    <w:rsid w:val="00501060"/>
    <w:rsid w:val="00503764"/>
    <w:rsid w:val="00503E4D"/>
    <w:rsid w:val="00515E5E"/>
    <w:rsid w:val="005215B8"/>
    <w:rsid w:val="00527503"/>
    <w:rsid w:val="00531E1E"/>
    <w:rsid w:val="00533CC8"/>
    <w:rsid w:val="00551454"/>
    <w:rsid w:val="00561F98"/>
    <w:rsid w:val="00573620"/>
    <w:rsid w:val="005805BF"/>
    <w:rsid w:val="005951D7"/>
    <w:rsid w:val="005964D7"/>
    <w:rsid w:val="005A0458"/>
    <w:rsid w:val="005A1BEF"/>
    <w:rsid w:val="005A493A"/>
    <w:rsid w:val="005C4BAF"/>
    <w:rsid w:val="005C593F"/>
    <w:rsid w:val="005C702D"/>
    <w:rsid w:val="005D436F"/>
    <w:rsid w:val="005E7647"/>
    <w:rsid w:val="005F13FD"/>
    <w:rsid w:val="005F754C"/>
    <w:rsid w:val="006005ED"/>
    <w:rsid w:val="00615859"/>
    <w:rsid w:val="006212FB"/>
    <w:rsid w:val="00636F83"/>
    <w:rsid w:val="00644C33"/>
    <w:rsid w:val="00644DB8"/>
    <w:rsid w:val="00657CA8"/>
    <w:rsid w:val="00661799"/>
    <w:rsid w:val="00667D9A"/>
    <w:rsid w:val="0067340E"/>
    <w:rsid w:val="00693711"/>
    <w:rsid w:val="00696567"/>
    <w:rsid w:val="006971DB"/>
    <w:rsid w:val="006B43D3"/>
    <w:rsid w:val="006D0622"/>
    <w:rsid w:val="006D4B2A"/>
    <w:rsid w:val="006D4D1D"/>
    <w:rsid w:val="006E4A2D"/>
    <w:rsid w:val="00711CDA"/>
    <w:rsid w:val="007237C0"/>
    <w:rsid w:val="00723ED9"/>
    <w:rsid w:val="007268F9"/>
    <w:rsid w:val="007340F6"/>
    <w:rsid w:val="00737552"/>
    <w:rsid w:val="0074369D"/>
    <w:rsid w:val="00750FD0"/>
    <w:rsid w:val="00751038"/>
    <w:rsid w:val="00751670"/>
    <w:rsid w:val="0075710F"/>
    <w:rsid w:val="00760987"/>
    <w:rsid w:val="007610A8"/>
    <w:rsid w:val="007676DE"/>
    <w:rsid w:val="0078116C"/>
    <w:rsid w:val="007961CB"/>
    <w:rsid w:val="007A0889"/>
    <w:rsid w:val="007B66CB"/>
    <w:rsid w:val="007D0E8C"/>
    <w:rsid w:val="007D128D"/>
    <w:rsid w:val="007E004D"/>
    <w:rsid w:val="007E6B76"/>
    <w:rsid w:val="007F2B56"/>
    <w:rsid w:val="008019C3"/>
    <w:rsid w:val="00805797"/>
    <w:rsid w:val="00810380"/>
    <w:rsid w:val="0082218C"/>
    <w:rsid w:val="0082375A"/>
    <w:rsid w:val="008273CF"/>
    <w:rsid w:val="00836915"/>
    <w:rsid w:val="008374B8"/>
    <w:rsid w:val="00840EF8"/>
    <w:rsid w:val="0084123E"/>
    <w:rsid w:val="00845D6F"/>
    <w:rsid w:val="00852A7D"/>
    <w:rsid w:val="0085607A"/>
    <w:rsid w:val="00861ACB"/>
    <w:rsid w:val="00861F02"/>
    <w:rsid w:val="00863756"/>
    <w:rsid w:val="00867761"/>
    <w:rsid w:val="00872113"/>
    <w:rsid w:val="00875CB0"/>
    <w:rsid w:val="00875D37"/>
    <w:rsid w:val="00876193"/>
    <w:rsid w:val="00877F00"/>
    <w:rsid w:val="00880778"/>
    <w:rsid w:val="00881B2F"/>
    <w:rsid w:val="008851D2"/>
    <w:rsid w:val="008920CF"/>
    <w:rsid w:val="00895731"/>
    <w:rsid w:val="0089601C"/>
    <w:rsid w:val="008A3BCC"/>
    <w:rsid w:val="008A3CA2"/>
    <w:rsid w:val="008A6A7A"/>
    <w:rsid w:val="008A7AE4"/>
    <w:rsid w:val="008B0944"/>
    <w:rsid w:val="008B1AEA"/>
    <w:rsid w:val="008B513A"/>
    <w:rsid w:val="008B6D79"/>
    <w:rsid w:val="008E557D"/>
    <w:rsid w:val="009011DC"/>
    <w:rsid w:val="00906D08"/>
    <w:rsid w:val="009107BE"/>
    <w:rsid w:val="0091087B"/>
    <w:rsid w:val="009662F8"/>
    <w:rsid w:val="009670A9"/>
    <w:rsid w:val="009709FC"/>
    <w:rsid w:val="00974A79"/>
    <w:rsid w:val="00974FE7"/>
    <w:rsid w:val="0099175E"/>
    <w:rsid w:val="009969F4"/>
    <w:rsid w:val="009A5F49"/>
    <w:rsid w:val="009B4F35"/>
    <w:rsid w:val="009C60E0"/>
    <w:rsid w:val="009D11BF"/>
    <w:rsid w:val="009D3234"/>
    <w:rsid w:val="009E04B4"/>
    <w:rsid w:val="009E7124"/>
    <w:rsid w:val="009F11DF"/>
    <w:rsid w:val="00A0699E"/>
    <w:rsid w:val="00A12AE1"/>
    <w:rsid w:val="00A22649"/>
    <w:rsid w:val="00A23477"/>
    <w:rsid w:val="00A236DE"/>
    <w:rsid w:val="00A32F49"/>
    <w:rsid w:val="00A3761C"/>
    <w:rsid w:val="00A46F95"/>
    <w:rsid w:val="00A506D3"/>
    <w:rsid w:val="00A545D7"/>
    <w:rsid w:val="00A60B15"/>
    <w:rsid w:val="00A6530B"/>
    <w:rsid w:val="00A6595D"/>
    <w:rsid w:val="00A66AAB"/>
    <w:rsid w:val="00A7445D"/>
    <w:rsid w:val="00A76AC4"/>
    <w:rsid w:val="00A81897"/>
    <w:rsid w:val="00A85128"/>
    <w:rsid w:val="00A902C5"/>
    <w:rsid w:val="00A94109"/>
    <w:rsid w:val="00A97D14"/>
    <w:rsid w:val="00AB3AD3"/>
    <w:rsid w:val="00AC3DB7"/>
    <w:rsid w:val="00AC4FEA"/>
    <w:rsid w:val="00AD229B"/>
    <w:rsid w:val="00AD2AAE"/>
    <w:rsid w:val="00AD6949"/>
    <w:rsid w:val="00AE081B"/>
    <w:rsid w:val="00AE7BC6"/>
    <w:rsid w:val="00AF1157"/>
    <w:rsid w:val="00AF1813"/>
    <w:rsid w:val="00AF2C39"/>
    <w:rsid w:val="00AF735E"/>
    <w:rsid w:val="00AF7DBB"/>
    <w:rsid w:val="00B0241F"/>
    <w:rsid w:val="00B07C94"/>
    <w:rsid w:val="00B125A5"/>
    <w:rsid w:val="00B17011"/>
    <w:rsid w:val="00B20484"/>
    <w:rsid w:val="00B3225C"/>
    <w:rsid w:val="00B44199"/>
    <w:rsid w:val="00B44D84"/>
    <w:rsid w:val="00B4500C"/>
    <w:rsid w:val="00B518EF"/>
    <w:rsid w:val="00B51AA2"/>
    <w:rsid w:val="00B52057"/>
    <w:rsid w:val="00B54898"/>
    <w:rsid w:val="00B574D4"/>
    <w:rsid w:val="00B61458"/>
    <w:rsid w:val="00B66776"/>
    <w:rsid w:val="00B73BC3"/>
    <w:rsid w:val="00B877D9"/>
    <w:rsid w:val="00B92ADB"/>
    <w:rsid w:val="00B9330E"/>
    <w:rsid w:val="00BB0BB1"/>
    <w:rsid w:val="00BC2155"/>
    <w:rsid w:val="00BC21A7"/>
    <w:rsid w:val="00BC599B"/>
    <w:rsid w:val="00BF1F00"/>
    <w:rsid w:val="00C12724"/>
    <w:rsid w:val="00C27ABB"/>
    <w:rsid w:val="00C312AF"/>
    <w:rsid w:val="00C31C62"/>
    <w:rsid w:val="00C378BD"/>
    <w:rsid w:val="00C4422A"/>
    <w:rsid w:val="00C52F0B"/>
    <w:rsid w:val="00C544E9"/>
    <w:rsid w:val="00C559DD"/>
    <w:rsid w:val="00C62952"/>
    <w:rsid w:val="00C63EE7"/>
    <w:rsid w:val="00C662FF"/>
    <w:rsid w:val="00C66FF3"/>
    <w:rsid w:val="00C70212"/>
    <w:rsid w:val="00C7721E"/>
    <w:rsid w:val="00C82EC0"/>
    <w:rsid w:val="00C83AC6"/>
    <w:rsid w:val="00C8745F"/>
    <w:rsid w:val="00C90808"/>
    <w:rsid w:val="00C934D3"/>
    <w:rsid w:val="00CA6C4C"/>
    <w:rsid w:val="00CB039C"/>
    <w:rsid w:val="00CB4AD7"/>
    <w:rsid w:val="00CC0DA9"/>
    <w:rsid w:val="00CD4659"/>
    <w:rsid w:val="00CE4E32"/>
    <w:rsid w:val="00D00EBD"/>
    <w:rsid w:val="00D01290"/>
    <w:rsid w:val="00D133D5"/>
    <w:rsid w:val="00D17F37"/>
    <w:rsid w:val="00D32080"/>
    <w:rsid w:val="00D37E0D"/>
    <w:rsid w:val="00D37EB0"/>
    <w:rsid w:val="00D40FAA"/>
    <w:rsid w:val="00D4127F"/>
    <w:rsid w:val="00D44F6E"/>
    <w:rsid w:val="00D46C83"/>
    <w:rsid w:val="00D46CD4"/>
    <w:rsid w:val="00D56AFD"/>
    <w:rsid w:val="00D730C2"/>
    <w:rsid w:val="00D73C6A"/>
    <w:rsid w:val="00DA0210"/>
    <w:rsid w:val="00DB714A"/>
    <w:rsid w:val="00DD3B88"/>
    <w:rsid w:val="00DE04C1"/>
    <w:rsid w:val="00DE7223"/>
    <w:rsid w:val="00DF66D6"/>
    <w:rsid w:val="00DF6708"/>
    <w:rsid w:val="00E112B3"/>
    <w:rsid w:val="00E114F4"/>
    <w:rsid w:val="00E12277"/>
    <w:rsid w:val="00E1350B"/>
    <w:rsid w:val="00E21585"/>
    <w:rsid w:val="00E2551F"/>
    <w:rsid w:val="00E34645"/>
    <w:rsid w:val="00E35E04"/>
    <w:rsid w:val="00E50A78"/>
    <w:rsid w:val="00E63E53"/>
    <w:rsid w:val="00E8130F"/>
    <w:rsid w:val="00E87CB3"/>
    <w:rsid w:val="00E90867"/>
    <w:rsid w:val="00E978A8"/>
    <w:rsid w:val="00EC0DE9"/>
    <w:rsid w:val="00EC3164"/>
    <w:rsid w:val="00ED30A4"/>
    <w:rsid w:val="00ED5988"/>
    <w:rsid w:val="00EF4927"/>
    <w:rsid w:val="00EF62E3"/>
    <w:rsid w:val="00F00ED7"/>
    <w:rsid w:val="00F06795"/>
    <w:rsid w:val="00F14522"/>
    <w:rsid w:val="00F15671"/>
    <w:rsid w:val="00F177AB"/>
    <w:rsid w:val="00F239A3"/>
    <w:rsid w:val="00F24186"/>
    <w:rsid w:val="00F244FB"/>
    <w:rsid w:val="00F26D09"/>
    <w:rsid w:val="00F26F11"/>
    <w:rsid w:val="00F3522F"/>
    <w:rsid w:val="00F5115E"/>
    <w:rsid w:val="00F51EFB"/>
    <w:rsid w:val="00F550D5"/>
    <w:rsid w:val="00F62F70"/>
    <w:rsid w:val="00F81E67"/>
    <w:rsid w:val="00F94423"/>
    <w:rsid w:val="00F94919"/>
    <w:rsid w:val="00FA0E21"/>
    <w:rsid w:val="00FA275D"/>
    <w:rsid w:val="00FB4352"/>
    <w:rsid w:val="00FC1C50"/>
    <w:rsid w:val="00FD64F3"/>
    <w:rsid w:val="00FE0C52"/>
    <w:rsid w:val="00FE4045"/>
    <w:rsid w:val="00FF1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docId w15:val="{FD8978BA-D150-5441-BFD9-D4ECE91D4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customStyle="1" w:styleId="UnresolvedMention1">
    <w:name w:val="Unresolved Mention1"/>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 w:type="paragraph" w:styleId="BalloonText">
    <w:name w:val="Balloon Text"/>
    <w:basedOn w:val="Normal"/>
    <w:link w:val="BalloonTextChar"/>
    <w:uiPriority w:val="99"/>
    <w:semiHidden/>
    <w:unhideWhenUsed/>
    <w:rsid w:val="00114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AF"/>
    <w:rPr>
      <w:rFonts w:ascii="Tahoma" w:hAnsi="Tahoma" w:cs="Tahoma"/>
      <w:sz w:val="16"/>
      <w:szCs w:val="16"/>
    </w:rPr>
  </w:style>
  <w:style w:type="character" w:styleId="UnresolvedMention">
    <w:name w:val="Unresolved Mention"/>
    <w:basedOn w:val="DefaultParagraphFont"/>
    <w:uiPriority w:val="99"/>
    <w:semiHidden/>
    <w:unhideWhenUsed/>
    <w:rsid w:val="00C90808"/>
    <w:rPr>
      <w:color w:val="605E5C"/>
      <w:shd w:val="clear" w:color="auto" w:fill="E1DFDD"/>
    </w:rPr>
  </w:style>
  <w:style w:type="paragraph" w:styleId="Header">
    <w:name w:val="header"/>
    <w:basedOn w:val="Normal"/>
    <w:link w:val="HeaderChar"/>
    <w:uiPriority w:val="99"/>
    <w:unhideWhenUsed/>
    <w:rsid w:val="00D37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EB0"/>
    <w:rPr>
      <w:rFonts w:ascii="Cambria" w:hAnsi="Cambria"/>
      <w:sz w:val="22"/>
      <w:szCs w:val="22"/>
    </w:rPr>
  </w:style>
  <w:style w:type="paragraph" w:styleId="Footer">
    <w:name w:val="footer"/>
    <w:basedOn w:val="Normal"/>
    <w:link w:val="FooterChar"/>
    <w:uiPriority w:val="99"/>
    <w:unhideWhenUsed/>
    <w:rsid w:val="00D37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EB0"/>
    <w:rPr>
      <w:rFonts w:ascii="Cambria" w:hAnsi="Cambr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8884">
      <w:bodyDiv w:val="1"/>
      <w:marLeft w:val="0"/>
      <w:marRight w:val="0"/>
      <w:marTop w:val="0"/>
      <w:marBottom w:val="0"/>
      <w:divBdr>
        <w:top w:val="none" w:sz="0" w:space="0" w:color="auto"/>
        <w:left w:val="none" w:sz="0" w:space="0" w:color="auto"/>
        <w:bottom w:val="none" w:sz="0" w:space="0" w:color="auto"/>
        <w:right w:val="none" w:sz="0" w:space="0" w:color="auto"/>
      </w:divBdr>
    </w:div>
    <w:div w:id="703529318">
      <w:bodyDiv w:val="1"/>
      <w:marLeft w:val="0"/>
      <w:marRight w:val="0"/>
      <w:marTop w:val="0"/>
      <w:marBottom w:val="0"/>
      <w:divBdr>
        <w:top w:val="none" w:sz="0" w:space="0" w:color="auto"/>
        <w:left w:val="none" w:sz="0" w:space="0" w:color="auto"/>
        <w:bottom w:val="none" w:sz="0" w:space="0" w:color="auto"/>
        <w:right w:val="none" w:sz="0" w:space="0" w:color="auto"/>
      </w:divBdr>
    </w:div>
    <w:div w:id="838623373">
      <w:bodyDiv w:val="1"/>
      <w:marLeft w:val="0"/>
      <w:marRight w:val="0"/>
      <w:marTop w:val="0"/>
      <w:marBottom w:val="0"/>
      <w:divBdr>
        <w:top w:val="none" w:sz="0" w:space="0" w:color="auto"/>
        <w:left w:val="none" w:sz="0" w:space="0" w:color="auto"/>
        <w:bottom w:val="none" w:sz="0" w:space="0" w:color="auto"/>
        <w:right w:val="none" w:sz="0" w:space="0" w:color="auto"/>
      </w:divBdr>
    </w:div>
    <w:div w:id="948854422">
      <w:bodyDiv w:val="1"/>
      <w:marLeft w:val="0"/>
      <w:marRight w:val="0"/>
      <w:marTop w:val="0"/>
      <w:marBottom w:val="0"/>
      <w:divBdr>
        <w:top w:val="none" w:sz="0" w:space="0" w:color="auto"/>
        <w:left w:val="none" w:sz="0" w:space="0" w:color="auto"/>
        <w:bottom w:val="none" w:sz="0" w:space="0" w:color="auto"/>
        <w:right w:val="none" w:sz="0" w:space="0" w:color="auto"/>
      </w:divBdr>
    </w:div>
    <w:div w:id="1450204115">
      <w:bodyDiv w:val="1"/>
      <w:marLeft w:val="0"/>
      <w:marRight w:val="0"/>
      <w:marTop w:val="0"/>
      <w:marBottom w:val="0"/>
      <w:divBdr>
        <w:top w:val="none" w:sz="0" w:space="0" w:color="auto"/>
        <w:left w:val="none" w:sz="0" w:space="0" w:color="auto"/>
        <w:bottom w:val="none" w:sz="0" w:space="0" w:color="auto"/>
        <w:right w:val="none" w:sz="0" w:space="0" w:color="auto"/>
      </w:divBdr>
    </w:div>
    <w:div w:id="1912151984">
      <w:bodyDiv w:val="1"/>
      <w:marLeft w:val="0"/>
      <w:marRight w:val="0"/>
      <w:marTop w:val="0"/>
      <w:marBottom w:val="0"/>
      <w:divBdr>
        <w:top w:val="none" w:sz="0" w:space="0" w:color="auto"/>
        <w:left w:val="none" w:sz="0" w:space="0" w:color="auto"/>
        <w:bottom w:val="none" w:sz="0" w:space="0" w:color="auto"/>
        <w:right w:val="none" w:sz="0" w:space="0" w:color="auto"/>
      </w:divBdr>
    </w:div>
    <w:div w:id="2041927323">
      <w:bodyDiv w:val="1"/>
      <w:marLeft w:val="0"/>
      <w:marRight w:val="0"/>
      <w:marTop w:val="0"/>
      <w:marBottom w:val="0"/>
      <w:divBdr>
        <w:top w:val="none" w:sz="0" w:space="0" w:color="auto"/>
        <w:left w:val="none" w:sz="0" w:space="0" w:color="auto"/>
        <w:bottom w:val="none" w:sz="0" w:space="0" w:color="auto"/>
        <w:right w:val="none" w:sz="0" w:space="0" w:color="auto"/>
      </w:divBdr>
    </w:div>
    <w:div w:id="2062366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schiavon@berkeley.edu" TargetMode="External"/><Relationship Id="rId7" Type="http://schemas.openxmlformats.org/officeDocument/2006/relationships/endnotes" Target="endnotes.xml"/><Relationship Id="rId12" Type="http://schemas.openxmlformats.org/officeDocument/2006/relationships/image" Target="media/image5.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comments" Target="comments.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72A3-2E6C-464F-A5E1-165073E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25</Pages>
  <Words>42091</Words>
  <Characters>239925</Characters>
  <Application>Microsoft Office Word</Application>
  <DocSecurity>0</DocSecurity>
  <Lines>1999</Lines>
  <Paragraphs>562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 Aijazi</dc:creator>
  <cp:keywords/>
  <dc:description/>
  <cp:lastModifiedBy>Arfa Aijazi</cp:lastModifiedBy>
  <cp:revision>6</cp:revision>
  <dcterms:created xsi:type="dcterms:W3CDTF">2024-02-04T21:41:00Z</dcterms:created>
  <dcterms:modified xsi:type="dcterms:W3CDTF">2024-02-04T22:31:00Z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id="H0uZokVw"/&gt;&lt;style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